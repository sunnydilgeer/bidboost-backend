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412"/>
        <w:tblW w:w="11136" w:type="dxa"/>
        <w:tblLayout w:type="fixed"/>
        <w:tblLook w:val="0000" w:firstRow="0" w:lastRow="0" w:firstColumn="0" w:lastColumn="0" w:noHBand="0" w:noVBand="0"/>
      </w:tblPr>
      <w:tblGrid>
        <w:gridCol w:w="707"/>
        <w:gridCol w:w="292"/>
        <w:gridCol w:w="1763"/>
        <w:gridCol w:w="293"/>
        <w:gridCol w:w="441"/>
        <w:gridCol w:w="368"/>
        <w:gridCol w:w="661"/>
        <w:gridCol w:w="1102"/>
        <w:gridCol w:w="73"/>
        <w:gridCol w:w="368"/>
        <w:gridCol w:w="220"/>
        <w:gridCol w:w="441"/>
        <w:gridCol w:w="429"/>
        <w:gridCol w:w="232"/>
        <w:gridCol w:w="1395"/>
        <w:gridCol w:w="145"/>
        <w:gridCol w:w="148"/>
        <w:gridCol w:w="295"/>
        <w:gridCol w:w="291"/>
        <w:gridCol w:w="443"/>
        <w:gridCol w:w="1029"/>
      </w:tblGrid>
      <w:tr w:rsidR="00264984" w14:paraId="261F3E36" w14:textId="77777777" w:rsidTr="00BD2FD3">
        <w:trPr>
          <w:cantSplit/>
        </w:trPr>
        <w:tc>
          <w:tcPr>
            <w:tcW w:w="7158" w:type="dxa"/>
            <w:gridSpan w:val="13"/>
            <w:tcBorders>
              <w:top w:val="single" w:sz="4" w:space="0" w:color="auto"/>
              <w:left w:val="single" w:sz="4" w:space="0" w:color="000000"/>
              <w:bottom w:val="single" w:sz="6" w:space="0" w:color="000000"/>
            </w:tcBorders>
          </w:tcPr>
          <w:p w14:paraId="36A11829" w14:textId="77777777" w:rsidR="00264984" w:rsidRDefault="00264984" w:rsidP="00BD2FD3">
            <w:pPr>
              <w:rPr>
                <w:b/>
                <w:smallCaps/>
                <w:sz w:val="20"/>
                <w:szCs w:val="20"/>
              </w:rPr>
            </w:pPr>
            <w:r>
              <w:rPr>
                <w:b/>
                <w:smallCaps/>
                <w:sz w:val="20"/>
                <w:szCs w:val="20"/>
              </w:rPr>
              <w:t>AMENDMENT OF SOLICITATION/MODIFICATION OF CONTRACT</w:t>
            </w:r>
          </w:p>
          <w:p w14:paraId="5D28A619" w14:textId="77777777" w:rsidR="00264984" w:rsidRDefault="00264984" w:rsidP="00BD2FD3">
            <w:pPr>
              <w:rPr>
                <w:b/>
                <w:smallCaps/>
                <w:sz w:val="16"/>
                <w:szCs w:val="16"/>
              </w:rPr>
            </w:pPr>
          </w:p>
        </w:tc>
        <w:tc>
          <w:tcPr>
            <w:tcW w:w="1920" w:type="dxa"/>
            <w:gridSpan w:val="4"/>
            <w:tcBorders>
              <w:top w:val="single" w:sz="4" w:space="0" w:color="auto"/>
              <w:left w:val="single" w:sz="6" w:space="0" w:color="000000"/>
              <w:bottom w:val="single" w:sz="6" w:space="0" w:color="000000"/>
              <w:right w:val="single" w:sz="6" w:space="0" w:color="000000"/>
            </w:tcBorders>
          </w:tcPr>
          <w:p w14:paraId="7B78F8AD" w14:textId="77777777" w:rsidR="00264984" w:rsidRDefault="00264984" w:rsidP="00BD2FD3">
            <w:pPr>
              <w:jc w:val="center"/>
              <w:rPr>
                <w:sz w:val="16"/>
                <w:szCs w:val="16"/>
              </w:rPr>
            </w:pPr>
          </w:p>
        </w:tc>
        <w:tc>
          <w:tcPr>
            <w:tcW w:w="1029" w:type="dxa"/>
            <w:gridSpan w:val="3"/>
            <w:tcBorders>
              <w:top w:val="single" w:sz="4" w:space="0" w:color="auto"/>
              <w:bottom w:val="single" w:sz="4" w:space="0" w:color="000000"/>
              <w:right w:val="single" w:sz="6" w:space="0" w:color="000000"/>
            </w:tcBorders>
          </w:tcPr>
          <w:p w14:paraId="6AE8FEC1" w14:textId="77777777" w:rsidR="00264984" w:rsidRDefault="00264984" w:rsidP="00BD2FD3">
            <w:pPr>
              <w:jc w:val="center"/>
              <w:rPr>
                <w:sz w:val="16"/>
                <w:szCs w:val="16"/>
              </w:rPr>
            </w:pPr>
            <w:r>
              <w:rPr>
                <w:sz w:val="16"/>
                <w:szCs w:val="16"/>
              </w:rPr>
              <w:t>1</w:t>
            </w:r>
          </w:p>
        </w:tc>
        <w:tc>
          <w:tcPr>
            <w:tcW w:w="1029" w:type="dxa"/>
            <w:tcBorders>
              <w:top w:val="single" w:sz="4" w:space="0" w:color="auto"/>
              <w:bottom w:val="single" w:sz="4" w:space="0" w:color="000000"/>
              <w:right w:val="single" w:sz="4" w:space="0" w:color="000000"/>
            </w:tcBorders>
          </w:tcPr>
          <w:p w14:paraId="07822056" w14:textId="3ED029BE" w:rsidR="00264984" w:rsidRDefault="006F2D47" w:rsidP="00BD2FD3">
            <w:pPr>
              <w:jc w:val="center"/>
              <w:rPr>
                <w:sz w:val="16"/>
                <w:szCs w:val="16"/>
              </w:rPr>
            </w:pPr>
            <w:r>
              <w:rPr>
                <w:sz w:val="16"/>
                <w:szCs w:val="16"/>
              </w:rPr>
              <w:t>119</w:t>
            </w:r>
          </w:p>
        </w:tc>
      </w:tr>
      <w:tr w:rsidR="00264984" w14:paraId="4572E011" w14:textId="77777777" w:rsidTr="00BD2FD3">
        <w:trPr>
          <w:cantSplit/>
          <w:trHeight w:val="390"/>
        </w:trPr>
        <w:tc>
          <w:tcPr>
            <w:tcW w:w="3496" w:type="dxa"/>
            <w:gridSpan w:val="5"/>
            <w:tcBorders>
              <w:left w:val="single" w:sz="4" w:space="0" w:color="000000"/>
            </w:tcBorders>
          </w:tcPr>
          <w:p w14:paraId="17A27596" w14:textId="77777777" w:rsidR="00264984" w:rsidRDefault="00264984" w:rsidP="00BD2FD3">
            <w:pPr>
              <w:rPr>
                <w:sz w:val="14"/>
                <w:szCs w:val="14"/>
              </w:rPr>
            </w:pPr>
            <w:r>
              <w:rPr>
                <w:sz w:val="14"/>
                <w:szCs w:val="14"/>
              </w:rPr>
              <w:t>2</w:t>
            </w:r>
            <w:proofErr w:type="gramStart"/>
            <w:r>
              <w:rPr>
                <w:sz w:val="14"/>
                <w:szCs w:val="14"/>
              </w:rPr>
              <w:t>.  AMENDMENT</w:t>
            </w:r>
            <w:proofErr w:type="gramEnd"/>
            <w:r>
              <w:rPr>
                <w:sz w:val="14"/>
                <w:szCs w:val="14"/>
              </w:rPr>
              <w:t>/MODIFICATION NO.</w:t>
            </w:r>
          </w:p>
        </w:tc>
        <w:tc>
          <w:tcPr>
            <w:tcW w:w="2204" w:type="dxa"/>
            <w:gridSpan w:val="4"/>
            <w:tcBorders>
              <w:left w:val="single" w:sz="6" w:space="0" w:color="000000"/>
              <w:right w:val="single" w:sz="6" w:space="0" w:color="000000"/>
            </w:tcBorders>
          </w:tcPr>
          <w:p w14:paraId="4E85B869" w14:textId="77777777" w:rsidR="00264984" w:rsidRDefault="00264984" w:rsidP="00BD2FD3">
            <w:pPr>
              <w:rPr>
                <w:sz w:val="14"/>
                <w:szCs w:val="14"/>
              </w:rPr>
            </w:pPr>
            <w:r>
              <w:rPr>
                <w:sz w:val="14"/>
                <w:szCs w:val="14"/>
              </w:rPr>
              <w:t>3.  EFFECTIVE DATE</w:t>
            </w:r>
          </w:p>
        </w:tc>
        <w:tc>
          <w:tcPr>
            <w:tcW w:w="3085" w:type="dxa"/>
            <w:gridSpan w:val="6"/>
            <w:tcBorders>
              <w:left w:val="single" w:sz="6" w:space="0" w:color="000000"/>
              <w:right w:val="single" w:sz="6" w:space="0" w:color="000000"/>
            </w:tcBorders>
          </w:tcPr>
          <w:p w14:paraId="7B006178" w14:textId="77777777" w:rsidR="00264984" w:rsidRDefault="00264984" w:rsidP="00BD2FD3">
            <w:pPr>
              <w:rPr>
                <w:sz w:val="14"/>
                <w:szCs w:val="14"/>
              </w:rPr>
            </w:pPr>
            <w:r>
              <w:rPr>
                <w:sz w:val="14"/>
                <w:szCs w:val="14"/>
              </w:rPr>
              <w:t>4</w:t>
            </w:r>
            <w:proofErr w:type="gramStart"/>
            <w:r>
              <w:rPr>
                <w:sz w:val="14"/>
                <w:szCs w:val="14"/>
              </w:rPr>
              <w:t>.  REQUISITION</w:t>
            </w:r>
            <w:proofErr w:type="gramEnd"/>
            <w:r>
              <w:rPr>
                <w:sz w:val="14"/>
                <w:szCs w:val="14"/>
              </w:rPr>
              <w:t>/PURCHASE REQ. NO.</w:t>
            </w:r>
          </w:p>
        </w:tc>
        <w:tc>
          <w:tcPr>
            <w:tcW w:w="2351" w:type="dxa"/>
            <w:gridSpan w:val="6"/>
            <w:tcBorders>
              <w:right w:val="single" w:sz="4" w:space="0" w:color="000000"/>
            </w:tcBorders>
          </w:tcPr>
          <w:p w14:paraId="58A823D1" w14:textId="77777777" w:rsidR="00264984" w:rsidRDefault="00264984" w:rsidP="00BD2FD3">
            <w:pPr>
              <w:rPr>
                <w:sz w:val="14"/>
                <w:szCs w:val="14"/>
              </w:rPr>
            </w:pPr>
            <w:r>
              <w:rPr>
                <w:sz w:val="14"/>
                <w:szCs w:val="14"/>
              </w:rPr>
              <w:t>5</w:t>
            </w:r>
            <w:proofErr w:type="gramStart"/>
            <w:r>
              <w:rPr>
                <w:sz w:val="14"/>
                <w:szCs w:val="14"/>
              </w:rPr>
              <w:t>.  PROJECT</w:t>
            </w:r>
            <w:proofErr w:type="gramEnd"/>
            <w:r>
              <w:rPr>
                <w:sz w:val="14"/>
                <w:szCs w:val="14"/>
              </w:rPr>
              <w:t xml:space="preserve"> NO. </w:t>
            </w:r>
            <w:r>
              <w:rPr>
                <w:i/>
                <w:sz w:val="14"/>
                <w:szCs w:val="14"/>
              </w:rPr>
              <w:t>(If applicable)</w:t>
            </w:r>
          </w:p>
        </w:tc>
      </w:tr>
      <w:tr w:rsidR="00264984" w14:paraId="3E166BD4" w14:textId="77777777" w:rsidTr="00BD2FD3">
        <w:trPr>
          <w:cantSplit/>
          <w:trHeight w:val="262"/>
        </w:trPr>
        <w:tc>
          <w:tcPr>
            <w:tcW w:w="3496" w:type="dxa"/>
            <w:gridSpan w:val="5"/>
            <w:tcBorders>
              <w:left w:val="single" w:sz="4" w:space="0" w:color="000000"/>
              <w:bottom w:val="single" w:sz="6" w:space="0" w:color="000000"/>
            </w:tcBorders>
          </w:tcPr>
          <w:p w14:paraId="630ACF87" w14:textId="6B297842" w:rsidR="00264984" w:rsidRDefault="00264984" w:rsidP="00BD2FD3">
            <w:pPr>
              <w:jc w:val="center"/>
            </w:pPr>
            <w:r>
              <w:t>Amendment 00</w:t>
            </w:r>
            <w:r w:rsidR="006F2D47">
              <w:t>1</w:t>
            </w:r>
          </w:p>
        </w:tc>
        <w:tc>
          <w:tcPr>
            <w:tcW w:w="2204" w:type="dxa"/>
            <w:gridSpan w:val="4"/>
            <w:tcBorders>
              <w:left w:val="single" w:sz="6" w:space="0" w:color="000000"/>
              <w:bottom w:val="single" w:sz="6" w:space="0" w:color="000000"/>
              <w:right w:val="single" w:sz="6" w:space="0" w:color="000000"/>
            </w:tcBorders>
          </w:tcPr>
          <w:p w14:paraId="30C868B4" w14:textId="78186B9B" w:rsidR="00264984" w:rsidRDefault="00264984" w:rsidP="00BD2FD3">
            <w:pPr>
              <w:jc w:val="center"/>
            </w:pPr>
            <w:r>
              <w:t>1/</w:t>
            </w:r>
            <w:r w:rsidR="00D91069">
              <w:t>2</w:t>
            </w:r>
            <w:r w:rsidR="00006DCE">
              <w:t>8</w:t>
            </w:r>
            <w:r>
              <w:t>/202</w:t>
            </w:r>
            <w:r w:rsidR="006F2D47">
              <w:t>6</w:t>
            </w:r>
          </w:p>
        </w:tc>
        <w:tc>
          <w:tcPr>
            <w:tcW w:w="3085" w:type="dxa"/>
            <w:gridSpan w:val="6"/>
            <w:tcBorders>
              <w:left w:val="single" w:sz="6" w:space="0" w:color="000000"/>
              <w:bottom w:val="single" w:sz="6" w:space="0" w:color="000000"/>
              <w:right w:val="single" w:sz="6" w:space="0" w:color="000000"/>
            </w:tcBorders>
          </w:tcPr>
          <w:p w14:paraId="13658222" w14:textId="77777777" w:rsidR="00264984" w:rsidRDefault="00264984" w:rsidP="00BD2FD3">
            <w:pPr>
              <w:pStyle w:val="Heading2"/>
            </w:pPr>
          </w:p>
        </w:tc>
        <w:tc>
          <w:tcPr>
            <w:tcW w:w="2351" w:type="dxa"/>
            <w:gridSpan w:val="6"/>
            <w:tcBorders>
              <w:bottom w:val="single" w:sz="6" w:space="0" w:color="000000"/>
              <w:right w:val="single" w:sz="4" w:space="0" w:color="000000"/>
            </w:tcBorders>
          </w:tcPr>
          <w:p w14:paraId="383E036E" w14:textId="77777777" w:rsidR="00264984" w:rsidRDefault="00264984" w:rsidP="00BD2FD3">
            <w:pPr>
              <w:jc w:val="center"/>
            </w:pPr>
          </w:p>
        </w:tc>
      </w:tr>
      <w:tr w:rsidR="00264984" w14:paraId="490E9539" w14:textId="77777777" w:rsidTr="00BD2FD3">
        <w:trPr>
          <w:cantSplit/>
          <w:trHeight w:val="251"/>
        </w:trPr>
        <w:tc>
          <w:tcPr>
            <w:tcW w:w="2762" w:type="dxa"/>
            <w:gridSpan w:val="3"/>
            <w:tcBorders>
              <w:left w:val="single" w:sz="4" w:space="0" w:color="000000"/>
            </w:tcBorders>
          </w:tcPr>
          <w:p w14:paraId="7D3367D3" w14:textId="77777777" w:rsidR="00264984" w:rsidRDefault="00264984" w:rsidP="00BD2FD3">
            <w:pPr>
              <w:rPr>
                <w:sz w:val="14"/>
                <w:szCs w:val="14"/>
              </w:rPr>
            </w:pPr>
            <w:r>
              <w:rPr>
                <w:sz w:val="14"/>
                <w:szCs w:val="14"/>
              </w:rPr>
              <w:t>6.  ISSUED BY</w:t>
            </w:r>
          </w:p>
        </w:tc>
        <w:tc>
          <w:tcPr>
            <w:tcW w:w="734" w:type="dxa"/>
            <w:gridSpan w:val="2"/>
          </w:tcPr>
          <w:p w14:paraId="3822F241" w14:textId="77777777" w:rsidR="00264984" w:rsidRDefault="00264984" w:rsidP="00BD2FD3">
            <w:pPr>
              <w:jc w:val="right"/>
              <w:rPr>
                <w:sz w:val="14"/>
                <w:szCs w:val="14"/>
              </w:rPr>
            </w:pPr>
            <w:r>
              <w:rPr>
                <w:sz w:val="14"/>
                <w:szCs w:val="14"/>
              </w:rPr>
              <w:t>CODE</w:t>
            </w:r>
          </w:p>
        </w:tc>
        <w:tc>
          <w:tcPr>
            <w:tcW w:w="2204" w:type="dxa"/>
            <w:gridSpan w:val="4"/>
            <w:tcBorders>
              <w:top w:val="single" w:sz="6" w:space="0" w:color="000000"/>
              <w:left w:val="single" w:sz="6" w:space="0" w:color="000000"/>
              <w:bottom w:val="single" w:sz="6" w:space="0" w:color="000000"/>
              <w:right w:val="single" w:sz="6" w:space="0" w:color="000000"/>
            </w:tcBorders>
          </w:tcPr>
          <w:p w14:paraId="2FB470F8" w14:textId="77777777" w:rsidR="00264984" w:rsidRDefault="00264984" w:rsidP="00BD2FD3">
            <w:pPr>
              <w:jc w:val="center"/>
            </w:pPr>
          </w:p>
        </w:tc>
        <w:tc>
          <w:tcPr>
            <w:tcW w:w="3230" w:type="dxa"/>
            <w:gridSpan w:val="7"/>
          </w:tcPr>
          <w:p w14:paraId="385EAD44" w14:textId="77777777" w:rsidR="00264984" w:rsidRDefault="00264984" w:rsidP="00BD2FD3">
            <w:pPr>
              <w:rPr>
                <w:sz w:val="14"/>
                <w:szCs w:val="14"/>
              </w:rPr>
            </w:pPr>
            <w:r>
              <w:rPr>
                <w:sz w:val="14"/>
                <w:szCs w:val="14"/>
              </w:rPr>
              <w:t>7</w:t>
            </w:r>
            <w:proofErr w:type="gramStart"/>
            <w:r>
              <w:rPr>
                <w:sz w:val="14"/>
                <w:szCs w:val="14"/>
              </w:rPr>
              <w:t>.  ADMINISTERED</w:t>
            </w:r>
            <w:proofErr w:type="gramEnd"/>
            <w:r>
              <w:rPr>
                <w:sz w:val="14"/>
                <w:szCs w:val="14"/>
              </w:rPr>
              <w:t xml:space="preserve"> BY </w:t>
            </w:r>
            <w:r>
              <w:rPr>
                <w:i/>
                <w:sz w:val="14"/>
                <w:szCs w:val="14"/>
              </w:rPr>
              <w:t>(If other than Item 6)</w:t>
            </w:r>
          </w:p>
        </w:tc>
        <w:tc>
          <w:tcPr>
            <w:tcW w:w="734" w:type="dxa"/>
            <w:gridSpan w:val="3"/>
          </w:tcPr>
          <w:p w14:paraId="2329D502" w14:textId="77777777" w:rsidR="00264984" w:rsidRDefault="00264984" w:rsidP="00BD2FD3">
            <w:pPr>
              <w:rPr>
                <w:sz w:val="14"/>
                <w:szCs w:val="14"/>
              </w:rPr>
            </w:pPr>
            <w:r>
              <w:rPr>
                <w:sz w:val="14"/>
                <w:szCs w:val="14"/>
              </w:rPr>
              <w:t>CODE</w:t>
            </w:r>
          </w:p>
        </w:tc>
        <w:tc>
          <w:tcPr>
            <w:tcW w:w="1472" w:type="dxa"/>
            <w:gridSpan w:val="2"/>
            <w:tcBorders>
              <w:left w:val="single" w:sz="6" w:space="0" w:color="000000"/>
              <w:bottom w:val="single" w:sz="6" w:space="0" w:color="000000"/>
              <w:right w:val="single" w:sz="4" w:space="0" w:color="000000"/>
            </w:tcBorders>
          </w:tcPr>
          <w:p w14:paraId="16DD7643" w14:textId="77777777" w:rsidR="00264984" w:rsidRDefault="00264984" w:rsidP="00BD2FD3">
            <w:pPr>
              <w:jc w:val="center"/>
            </w:pPr>
          </w:p>
        </w:tc>
      </w:tr>
      <w:tr w:rsidR="00264984" w14:paraId="594892DB" w14:textId="77777777" w:rsidTr="00BD2FD3">
        <w:trPr>
          <w:cantSplit/>
          <w:trHeight w:val="262"/>
        </w:trPr>
        <w:tc>
          <w:tcPr>
            <w:tcW w:w="5700" w:type="dxa"/>
            <w:gridSpan w:val="9"/>
            <w:tcBorders>
              <w:left w:val="single" w:sz="4" w:space="0" w:color="000000"/>
              <w:right w:val="single" w:sz="6" w:space="0" w:color="000000"/>
            </w:tcBorders>
          </w:tcPr>
          <w:p w14:paraId="4F7F7DFA" w14:textId="77777777" w:rsidR="00264984" w:rsidRDefault="00264984" w:rsidP="00BD2FD3">
            <w:pPr>
              <w:ind w:left="288"/>
            </w:pPr>
          </w:p>
          <w:p w14:paraId="6910CA97" w14:textId="77777777" w:rsidR="00264984" w:rsidRDefault="00264984" w:rsidP="00BD2FD3">
            <w:pPr>
              <w:ind w:left="288"/>
            </w:pPr>
            <w:r>
              <w:t>National Archives &amp; Records Administration</w:t>
            </w:r>
          </w:p>
        </w:tc>
        <w:tc>
          <w:tcPr>
            <w:tcW w:w="5436" w:type="dxa"/>
            <w:gridSpan w:val="12"/>
            <w:tcBorders>
              <w:left w:val="single" w:sz="6" w:space="0" w:color="000000"/>
              <w:right w:val="single" w:sz="6" w:space="0" w:color="000000"/>
            </w:tcBorders>
          </w:tcPr>
          <w:p w14:paraId="4438FCD7" w14:textId="77777777" w:rsidR="00264984" w:rsidRDefault="00264984" w:rsidP="00BD2FD3">
            <w:pPr>
              <w:ind w:left="288"/>
            </w:pPr>
            <w:r>
              <w:t>Same as Block #6</w:t>
            </w:r>
          </w:p>
        </w:tc>
      </w:tr>
      <w:tr w:rsidR="00264984" w14:paraId="6E550351" w14:textId="77777777" w:rsidTr="00BD2FD3">
        <w:trPr>
          <w:cantSplit/>
          <w:trHeight w:val="262"/>
        </w:trPr>
        <w:tc>
          <w:tcPr>
            <w:tcW w:w="5700" w:type="dxa"/>
            <w:gridSpan w:val="9"/>
            <w:tcBorders>
              <w:left w:val="single" w:sz="4" w:space="0" w:color="000000"/>
              <w:right w:val="single" w:sz="6" w:space="0" w:color="000000"/>
            </w:tcBorders>
          </w:tcPr>
          <w:p w14:paraId="5036B1BA" w14:textId="77777777" w:rsidR="00264984" w:rsidRDefault="00264984" w:rsidP="00BD2FD3">
            <w:pPr>
              <w:ind w:left="288"/>
            </w:pPr>
            <w:r>
              <w:t>8601 Adelphi Road - Room 3340</w:t>
            </w:r>
          </w:p>
        </w:tc>
        <w:tc>
          <w:tcPr>
            <w:tcW w:w="5436" w:type="dxa"/>
            <w:gridSpan w:val="12"/>
            <w:tcBorders>
              <w:left w:val="single" w:sz="6" w:space="0" w:color="000000"/>
              <w:right w:val="single" w:sz="6" w:space="0" w:color="000000"/>
            </w:tcBorders>
          </w:tcPr>
          <w:p w14:paraId="5D4D0210" w14:textId="77777777" w:rsidR="00264984" w:rsidRDefault="00264984" w:rsidP="00BD2FD3">
            <w:pPr>
              <w:ind w:left="288"/>
            </w:pPr>
          </w:p>
        </w:tc>
      </w:tr>
      <w:tr w:rsidR="00264984" w14:paraId="22FCDDE4" w14:textId="77777777" w:rsidTr="00BD2FD3">
        <w:trPr>
          <w:cantSplit/>
          <w:trHeight w:val="251"/>
        </w:trPr>
        <w:tc>
          <w:tcPr>
            <w:tcW w:w="5700" w:type="dxa"/>
            <w:gridSpan w:val="9"/>
            <w:tcBorders>
              <w:left w:val="single" w:sz="4" w:space="0" w:color="000000"/>
              <w:right w:val="single" w:sz="6" w:space="0" w:color="000000"/>
            </w:tcBorders>
          </w:tcPr>
          <w:p w14:paraId="4E6D1CA8" w14:textId="77777777" w:rsidR="00264984" w:rsidRDefault="00264984" w:rsidP="00BD2FD3">
            <w:pPr>
              <w:ind w:left="288"/>
            </w:pPr>
            <w:r>
              <w:t>College Park, MD  20740</w:t>
            </w:r>
          </w:p>
        </w:tc>
        <w:tc>
          <w:tcPr>
            <w:tcW w:w="5436" w:type="dxa"/>
            <w:gridSpan w:val="12"/>
            <w:tcBorders>
              <w:left w:val="single" w:sz="6" w:space="0" w:color="000000"/>
              <w:right w:val="single" w:sz="6" w:space="0" w:color="000000"/>
            </w:tcBorders>
          </w:tcPr>
          <w:p w14:paraId="4AF137F7" w14:textId="77777777" w:rsidR="00264984" w:rsidRDefault="00264984" w:rsidP="00BD2FD3">
            <w:pPr>
              <w:ind w:left="288"/>
            </w:pPr>
          </w:p>
        </w:tc>
      </w:tr>
      <w:tr w:rsidR="00264984" w14:paraId="50CFC4D9" w14:textId="77777777" w:rsidTr="00BD2FD3">
        <w:trPr>
          <w:cantSplit/>
          <w:trHeight w:val="262"/>
        </w:trPr>
        <w:tc>
          <w:tcPr>
            <w:tcW w:w="5700" w:type="dxa"/>
            <w:gridSpan w:val="9"/>
            <w:tcBorders>
              <w:left w:val="single" w:sz="4" w:space="0" w:color="000000"/>
              <w:bottom w:val="single" w:sz="4" w:space="0" w:color="000000"/>
              <w:right w:val="single" w:sz="6" w:space="0" w:color="000000"/>
            </w:tcBorders>
          </w:tcPr>
          <w:p w14:paraId="59D94187" w14:textId="77777777" w:rsidR="00264984" w:rsidRDefault="00264984" w:rsidP="00BD2FD3"/>
        </w:tc>
        <w:tc>
          <w:tcPr>
            <w:tcW w:w="5436" w:type="dxa"/>
            <w:gridSpan w:val="12"/>
            <w:tcBorders>
              <w:left w:val="single" w:sz="6" w:space="0" w:color="000000"/>
              <w:bottom w:val="single" w:sz="4" w:space="0" w:color="000000"/>
              <w:right w:val="single" w:sz="6" w:space="0" w:color="000000"/>
            </w:tcBorders>
          </w:tcPr>
          <w:p w14:paraId="7EB3BFBD" w14:textId="77777777" w:rsidR="00264984" w:rsidRDefault="00264984" w:rsidP="00BD2FD3"/>
        </w:tc>
      </w:tr>
      <w:tr w:rsidR="00264984" w14:paraId="3F284520" w14:textId="77777777" w:rsidTr="00BD2FD3">
        <w:trPr>
          <w:cantSplit/>
          <w:trHeight w:val="179"/>
        </w:trPr>
        <w:tc>
          <w:tcPr>
            <w:tcW w:w="6288" w:type="dxa"/>
            <w:gridSpan w:val="11"/>
            <w:tcBorders>
              <w:top w:val="single" w:sz="4" w:space="0" w:color="000000"/>
              <w:left w:val="single" w:sz="4" w:space="0" w:color="000000"/>
            </w:tcBorders>
          </w:tcPr>
          <w:p w14:paraId="4DBF972B" w14:textId="77777777" w:rsidR="00264984" w:rsidRDefault="00264984" w:rsidP="00BD2FD3">
            <w:pPr>
              <w:rPr>
                <w:sz w:val="14"/>
                <w:szCs w:val="14"/>
              </w:rPr>
            </w:pPr>
            <w:r>
              <w:rPr>
                <w:sz w:val="14"/>
                <w:szCs w:val="14"/>
              </w:rPr>
              <w:t>8</w:t>
            </w:r>
            <w:proofErr w:type="gramStart"/>
            <w:r>
              <w:rPr>
                <w:sz w:val="14"/>
                <w:szCs w:val="14"/>
              </w:rPr>
              <w:t>.  NAME</w:t>
            </w:r>
            <w:proofErr w:type="gramEnd"/>
            <w:r>
              <w:rPr>
                <w:sz w:val="14"/>
                <w:szCs w:val="14"/>
              </w:rPr>
              <w:t xml:space="preserve"> AND ADDRESS OF CONTRACTOR </w:t>
            </w:r>
            <w:r>
              <w:rPr>
                <w:i/>
                <w:sz w:val="14"/>
                <w:szCs w:val="14"/>
              </w:rPr>
              <w:t>(No., street, county, State, and Zip Code)</w:t>
            </w:r>
          </w:p>
        </w:tc>
        <w:tc>
          <w:tcPr>
            <w:tcW w:w="441" w:type="dxa"/>
            <w:tcBorders>
              <w:top w:val="single" w:sz="4" w:space="0" w:color="000000"/>
              <w:left w:val="single" w:sz="6" w:space="0" w:color="000000"/>
              <w:right w:val="single" w:sz="6" w:space="0" w:color="000000"/>
            </w:tcBorders>
          </w:tcPr>
          <w:p w14:paraId="4A171A65" w14:textId="77777777" w:rsidR="00264984" w:rsidRDefault="00264984" w:rsidP="00BD2FD3">
            <w:pPr>
              <w:jc w:val="center"/>
              <w:rPr>
                <w:sz w:val="16"/>
                <w:szCs w:val="16"/>
              </w:rPr>
            </w:pPr>
            <w:r>
              <w:rPr>
                <w:b/>
                <w:sz w:val="16"/>
                <w:szCs w:val="16"/>
              </w:rPr>
              <w:t>(x)</w:t>
            </w:r>
          </w:p>
        </w:tc>
        <w:tc>
          <w:tcPr>
            <w:tcW w:w="4407" w:type="dxa"/>
            <w:gridSpan w:val="9"/>
            <w:tcBorders>
              <w:top w:val="single" w:sz="4" w:space="0" w:color="000000"/>
              <w:right w:val="single" w:sz="4" w:space="0" w:color="000000"/>
            </w:tcBorders>
          </w:tcPr>
          <w:p w14:paraId="735C835C" w14:textId="77777777" w:rsidR="00264984" w:rsidRDefault="00264984" w:rsidP="00BD2FD3">
            <w:pPr>
              <w:rPr>
                <w:sz w:val="14"/>
                <w:szCs w:val="14"/>
              </w:rPr>
            </w:pPr>
            <w:r>
              <w:rPr>
                <w:sz w:val="14"/>
                <w:szCs w:val="14"/>
              </w:rPr>
              <w:t>9A.  AMENDMENT OF SOLICITATION NO.</w:t>
            </w:r>
          </w:p>
        </w:tc>
      </w:tr>
      <w:tr w:rsidR="00264984" w14:paraId="5296D0E7" w14:textId="77777777" w:rsidTr="00BD2FD3">
        <w:trPr>
          <w:cantSplit/>
          <w:trHeight w:val="262"/>
        </w:trPr>
        <w:tc>
          <w:tcPr>
            <w:tcW w:w="6288" w:type="dxa"/>
            <w:gridSpan w:val="11"/>
            <w:tcBorders>
              <w:left w:val="single" w:sz="4" w:space="0" w:color="000000"/>
            </w:tcBorders>
          </w:tcPr>
          <w:p w14:paraId="06F0BB43" w14:textId="77777777" w:rsidR="00264984" w:rsidRDefault="00264984" w:rsidP="00BD2FD3">
            <w:pPr>
              <w:ind w:left="288"/>
            </w:pPr>
          </w:p>
        </w:tc>
        <w:tc>
          <w:tcPr>
            <w:tcW w:w="441" w:type="dxa"/>
            <w:tcBorders>
              <w:top w:val="single" w:sz="6" w:space="0" w:color="000000"/>
              <w:left w:val="single" w:sz="6" w:space="0" w:color="000000"/>
              <w:right w:val="single" w:sz="6" w:space="0" w:color="000000"/>
            </w:tcBorders>
          </w:tcPr>
          <w:p w14:paraId="5C4CBCA0" w14:textId="77777777" w:rsidR="00264984" w:rsidRDefault="00264984" w:rsidP="00BD2FD3">
            <w:pPr>
              <w:jc w:val="center"/>
            </w:pPr>
          </w:p>
        </w:tc>
        <w:tc>
          <w:tcPr>
            <w:tcW w:w="4407" w:type="dxa"/>
            <w:gridSpan w:val="9"/>
            <w:tcBorders>
              <w:right w:val="single" w:sz="4" w:space="0" w:color="000000"/>
            </w:tcBorders>
          </w:tcPr>
          <w:p w14:paraId="06ED2450" w14:textId="77777777" w:rsidR="00264984" w:rsidRDefault="00264984" w:rsidP="00BD2FD3">
            <w:pPr>
              <w:ind w:left="288"/>
            </w:pPr>
          </w:p>
        </w:tc>
      </w:tr>
      <w:tr w:rsidR="00264984" w14:paraId="426ED8FD" w14:textId="77777777" w:rsidTr="00BD2FD3">
        <w:trPr>
          <w:cantSplit/>
          <w:trHeight w:val="260"/>
        </w:trPr>
        <w:tc>
          <w:tcPr>
            <w:tcW w:w="6288" w:type="dxa"/>
            <w:gridSpan w:val="11"/>
            <w:tcBorders>
              <w:left w:val="single" w:sz="4" w:space="0" w:color="000000"/>
            </w:tcBorders>
          </w:tcPr>
          <w:p w14:paraId="7ED8FE76" w14:textId="77777777" w:rsidR="00264984" w:rsidRDefault="00264984" w:rsidP="00BD2FD3">
            <w:pPr>
              <w:ind w:left="288"/>
            </w:pPr>
          </w:p>
        </w:tc>
        <w:tc>
          <w:tcPr>
            <w:tcW w:w="441" w:type="dxa"/>
            <w:tcBorders>
              <w:left w:val="single" w:sz="6" w:space="0" w:color="000000"/>
              <w:right w:val="single" w:sz="6" w:space="0" w:color="000000"/>
            </w:tcBorders>
          </w:tcPr>
          <w:p w14:paraId="65A6FF2F" w14:textId="77777777" w:rsidR="00264984" w:rsidRDefault="00264984" w:rsidP="00BD2FD3">
            <w:pPr>
              <w:jc w:val="center"/>
            </w:pPr>
            <w:r>
              <w:t>X</w:t>
            </w:r>
          </w:p>
        </w:tc>
        <w:tc>
          <w:tcPr>
            <w:tcW w:w="4407" w:type="dxa"/>
            <w:gridSpan w:val="9"/>
            <w:tcBorders>
              <w:bottom w:val="single" w:sz="6" w:space="0" w:color="000000"/>
              <w:right w:val="single" w:sz="4" w:space="0" w:color="000000"/>
            </w:tcBorders>
          </w:tcPr>
          <w:p w14:paraId="529893E7" w14:textId="280E2E56" w:rsidR="00264984" w:rsidRDefault="006F2D47" w:rsidP="00BD2FD3">
            <w:pPr>
              <w:ind w:left="288"/>
            </w:pPr>
            <w:r w:rsidRPr="006F2D47">
              <w:rPr>
                <w:rFonts w:ascii="Arial" w:eastAsia="Arial" w:hAnsi="Arial" w:cs="Arial"/>
                <w:color w:val="000000"/>
                <w:sz w:val="20"/>
                <w:szCs w:val="20"/>
              </w:rPr>
              <w:t>88310326Q00008</w:t>
            </w:r>
          </w:p>
        </w:tc>
      </w:tr>
      <w:tr w:rsidR="00264984" w14:paraId="635771AB" w14:textId="77777777" w:rsidTr="00BD2FD3">
        <w:trPr>
          <w:cantSplit/>
          <w:trHeight w:val="262"/>
        </w:trPr>
        <w:tc>
          <w:tcPr>
            <w:tcW w:w="6288" w:type="dxa"/>
            <w:gridSpan w:val="11"/>
            <w:tcBorders>
              <w:left w:val="single" w:sz="4" w:space="0" w:color="000000"/>
            </w:tcBorders>
          </w:tcPr>
          <w:p w14:paraId="3187341C" w14:textId="77777777" w:rsidR="00264984" w:rsidRDefault="00264984" w:rsidP="00BD2FD3">
            <w:pPr>
              <w:ind w:left="288"/>
            </w:pPr>
          </w:p>
        </w:tc>
        <w:tc>
          <w:tcPr>
            <w:tcW w:w="441" w:type="dxa"/>
            <w:tcBorders>
              <w:left w:val="single" w:sz="6" w:space="0" w:color="000000"/>
              <w:right w:val="single" w:sz="6" w:space="0" w:color="000000"/>
            </w:tcBorders>
          </w:tcPr>
          <w:p w14:paraId="2AE6D39D" w14:textId="77777777" w:rsidR="00264984" w:rsidRDefault="00264984" w:rsidP="00BD2FD3">
            <w:pPr>
              <w:jc w:val="center"/>
            </w:pPr>
          </w:p>
        </w:tc>
        <w:tc>
          <w:tcPr>
            <w:tcW w:w="4407" w:type="dxa"/>
            <w:gridSpan w:val="9"/>
            <w:tcBorders>
              <w:right w:val="single" w:sz="4" w:space="0" w:color="000000"/>
            </w:tcBorders>
          </w:tcPr>
          <w:p w14:paraId="745105C6" w14:textId="77777777" w:rsidR="00264984" w:rsidRDefault="00264984" w:rsidP="00BD2FD3">
            <w:pPr>
              <w:rPr>
                <w:sz w:val="14"/>
                <w:szCs w:val="14"/>
              </w:rPr>
            </w:pPr>
            <w:r>
              <w:rPr>
                <w:sz w:val="14"/>
                <w:szCs w:val="14"/>
              </w:rPr>
              <w:t xml:space="preserve">9B.  DATED </w:t>
            </w:r>
            <w:r>
              <w:rPr>
                <w:i/>
                <w:sz w:val="14"/>
                <w:szCs w:val="14"/>
              </w:rPr>
              <w:t>(SEE ITEM 11)</w:t>
            </w:r>
          </w:p>
        </w:tc>
      </w:tr>
      <w:tr w:rsidR="00264984" w14:paraId="63D20E67" w14:textId="77777777" w:rsidTr="00BD2FD3">
        <w:trPr>
          <w:cantSplit/>
          <w:trHeight w:val="290"/>
        </w:trPr>
        <w:tc>
          <w:tcPr>
            <w:tcW w:w="6288" w:type="dxa"/>
            <w:gridSpan w:val="11"/>
            <w:tcBorders>
              <w:left w:val="single" w:sz="4" w:space="0" w:color="000000"/>
            </w:tcBorders>
          </w:tcPr>
          <w:p w14:paraId="2CB086F6" w14:textId="77777777" w:rsidR="00264984" w:rsidRDefault="00264984" w:rsidP="00BD2FD3">
            <w:pPr>
              <w:ind w:left="288"/>
            </w:pPr>
          </w:p>
        </w:tc>
        <w:tc>
          <w:tcPr>
            <w:tcW w:w="441" w:type="dxa"/>
            <w:tcBorders>
              <w:left w:val="single" w:sz="6" w:space="0" w:color="000000"/>
              <w:right w:val="single" w:sz="6" w:space="0" w:color="000000"/>
            </w:tcBorders>
          </w:tcPr>
          <w:p w14:paraId="0B365D0B" w14:textId="77777777" w:rsidR="00264984" w:rsidRDefault="00264984" w:rsidP="00BD2FD3">
            <w:pPr>
              <w:jc w:val="center"/>
            </w:pPr>
          </w:p>
        </w:tc>
        <w:tc>
          <w:tcPr>
            <w:tcW w:w="4407" w:type="dxa"/>
            <w:gridSpan w:val="9"/>
            <w:tcBorders>
              <w:bottom w:val="single" w:sz="6" w:space="0" w:color="000000"/>
              <w:right w:val="single" w:sz="4" w:space="0" w:color="000000"/>
            </w:tcBorders>
          </w:tcPr>
          <w:p w14:paraId="3F9C2206" w14:textId="0AD9F452" w:rsidR="00264984" w:rsidRDefault="00015E26" w:rsidP="00BD2FD3">
            <w:pPr>
              <w:ind w:left="288"/>
            </w:pPr>
            <w:r>
              <w:t>01/09</w:t>
            </w:r>
            <w:r w:rsidR="00264984">
              <w:t>/202</w:t>
            </w:r>
            <w:r>
              <w:t>6</w:t>
            </w:r>
          </w:p>
        </w:tc>
      </w:tr>
      <w:tr w:rsidR="00264984" w14:paraId="5F112995" w14:textId="77777777" w:rsidTr="00BD2FD3">
        <w:trPr>
          <w:cantSplit/>
          <w:trHeight w:val="262"/>
        </w:trPr>
        <w:tc>
          <w:tcPr>
            <w:tcW w:w="6288" w:type="dxa"/>
            <w:gridSpan w:val="11"/>
            <w:tcBorders>
              <w:left w:val="single" w:sz="4" w:space="0" w:color="000000"/>
            </w:tcBorders>
          </w:tcPr>
          <w:p w14:paraId="0C7F778A" w14:textId="77777777" w:rsidR="00264984" w:rsidRDefault="00264984" w:rsidP="00BD2FD3">
            <w:pPr>
              <w:ind w:left="288"/>
            </w:pPr>
          </w:p>
        </w:tc>
        <w:tc>
          <w:tcPr>
            <w:tcW w:w="441" w:type="dxa"/>
            <w:tcBorders>
              <w:top w:val="single" w:sz="6" w:space="0" w:color="000000"/>
              <w:left w:val="single" w:sz="6" w:space="0" w:color="000000"/>
              <w:right w:val="single" w:sz="6" w:space="0" w:color="000000"/>
            </w:tcBorders>
          </w:tcPr>
          <w:p w14:paraId="11198EC0" w14:textId="77777777" w:rsidR="00264984" w:rsidRDefault="00264984" w:rsidP="00BD2FD3">
            <w:pPr>
              <w:jc w:val="center"/>
            </w:pPr>
          </w:p>
        </w:tc>
        <w:tc>
          <w:tcPr>
            <w:tcW w:w="4407" w:type="dxa"/>
            <w:gridSpan w:val="9"/>
            <w:tcBorders>
              <w:right w:val="single" w:sz="4" w:space="0" w:color="000000"/>
            </w:tcBorders>
          </w:tcPr>
          <w:p w14:paraId="1C861646" w14:textId="77777777" w:rsidR="00264984" w:rsidRDefault="00264984" w:rsidP="00BD2FD3">
            <w:pPr>
              <w:rPr>
                <w:sz w:val="14"/>
                <w:szCs w:val="14"/>
              </w:rPr>
            </w:pPr>
            <w:r>
              <w:rPr>
                <w:sz w:val="14"/>
                <w:szCs w:val="14"/>
              </w:rPr>
              <w:t>10A.  MODIFICATION OF CONTRACT/ORDER NO.</w:t>
            </w:r>
          </w:p>
        </w:tc>
      </w:tr>
      <w:tr w:rsidR="00264984" w14:paraId="619F36E7" w14:textId="77777777" w:rsidTr="00BD2FD3">
        <w:trPr>
          <w:cantSplit/>
          <w:trHeight w:val="251"/>
        </w:trPr>
        <w:tc>
          <w:tcPr>
            <w:tcW w:w="6288" w:type="dxa"/>
            <w:gridSpan w:val="11"/>
            <w:tcBorders>
              <w:left w:val="single" w:sz="4" w:space="0" w:color="000000"/>
            </w:tcBorders>
          </w:tcPr>
          <w:p w14:paraId="30753523" w14:textId="77777777" w:rsidR="00264984" w:rsidRDefault="00264984" w:rsidP="00BD2FD3">
            <w:pPr>
              <w:ind w:left="288"/>
            </w:pPr>
          </w:p>
        </w:tc>
        <w:tc>
          <w:tcPr>
            <w:tcW w:w="441" w:type="dxa"/>
            <w:tcBorders>
              <w:left w:val="single" w:sz="6" w:space="0" w:color="000000"/>
              <w:right w:val="single" w:sz="6" w:space="0" w:color="000000"/>
            </w:tcBorders>
          </w:tcPr>
          <w:p w14:paraId="1B844ACC" w14:textId="77777777" w:rsidR="00264984" w:rsidRDefault="00264984" w:rsidP="00BD2FD3">
            <w:pPr>
              <w:jc w:val="center"/>
            </w:pPr>
          </w:p>
        </w:tc>
        <w:tc>
          <w:tcPr>
            <w:tcW w:w="4407" w:type="dxa"/>
            <w:gridSpan w:val="9"/>
            <w:tcBorders>
              <w:bottom w:val="single" w:sz="6" w:space="0" w:color="000000"/>
              <w:right w:val="single" w:sz="4" w:space="0" w:color="000000"/>
            </w:tcBorders>
          </w:tcPr>
          <w:p w14:paraId="3D3627BC" w14:textId="77777777" w:rsidR="00264984" w:rsidRDefault="00264984" w:rsidP="00BD2FD3">
            <w:pPr>
              <w:ind w:left="288"/>
            </w:pPr>
          </w:p>
        </w:tc>
      </w:tr>
      <w:tr w:rsidR="00264984" w14:paraId="5C5148AF" w14:textId="77777777" w:rsidTr="00BD2FD3">
        <w:trPr>
          <w:cantSplit/>
          <w:trHeight w:val="262"/>
        </w:trPr>
        <w:tc>
          <w:tcPr>
            <w:tcW w:w="6288" w:type="dxa"/>
            <w:gridSpan w:val="11"/>
            <w:tcBorders>
              <w:left w:val="single" w:sz="4" w:space="0" w:color="000000"/>
            </w:tcBorders>
          </w:tcPr>
          <w:p w14:paraId="340A336E" w14:textId="77777777" w:rsidR="00264984" w:rsidRDefault="00264984" w:rsidP="00BD2FD3"/>
        </w:tc>
        <w:tc>
          <w:tcPr>
            <w:tcW w:w="441" w:type="dxa"/>
            <w:tcBorders>
              <w:left w:val="single" w:sz="6" w:space="0" w:color="000000"/>
              <w:right w:val="single" w:sz="6" w:space="0" w:color="000000"/>
            </w:tcBorders>
          </w:tcPr>
          <w:p w14:paraId="0663D1F0" w14:textId="77777777" w:rsidR="00264984" w:rsidRDefault="00264984" w:rsidP="00BD2FD3">
            <w:pPr>
              <w:jc w:val="center"/>
            </w:pPr>
          </w:p>
        </w:tc>
        <w:tc>
          <w:tcPr>
            <w:tcW w:w="4407" w:type="dxa"/>
            <w:gridSpan w:val="9"/>
            <w:tcBorders>
              <w:right w:val="single" w:sz="4" w:space="0" w:color="000000"/>
            </w:tcBorders>
          </w:tcPr>
          <w:p w14:paraId="3E79A8E6" w14:textId="77777777" w:rsidR="00264984" w:rsidRDefault="00264984" w:rsidP="00BD2FD3">
            <w:pPr>
              <w:rPr>
                <w:sz w:val="14"/>
                <w:szCs w:val="14"/>
              </w:rPr>
            </w:pPr>
            <w:r>
              <w:rPr>
                <w:sz w:val="14"/>
                <w:szCs w:val="14"/>
              </w:rPr>
              <w:t xml:space="preserve">10B.  DATED </w:t>
            </w:r>
            <w:r>
              <w:rPr>
                <w:i/>
                <w:sz w:val="14"/>
                <w:szCs w:val="14"/>
              </w:rPr>
              <w:t>(SEE ITEM 13)</w:t>
            </w:r>
          </w:p>
        </w:tc>
      </w:tr>
      <w:tr w:rsidR="00264984" w14:paraId="07575C0C" w14:textId="77777777" w:rsidTr="00BD2FD3">
        <w:trPr>
          <w:cantSplit/>
          <w:trHeight w:val="262"/>
        </w:trPr>
        <w:tc>
          <w:tcPr>
            <w:tcW w:w="999" w:type="dxa"/>
            <w:gridSpan w:val="2"/>
            <w:tcBorders>
              <w:top w:val="single" w:sz="6" w:space="0" w:color="000000"/>
              <w:left w:val="single" w:sz="4" w:space="0" w:color="000000"/>
              <w:bottom w:val="single" w:sz="6" w:space="0" w:color="000000"/>
            </w:tcBorders>
          </w:tcPr>
          <w:p w14:paraId="355E4634" w14:textId="77777777" w:rsidR="00264984" w:rsidRDefault="00264984" w:rsidP="00BD2FD3">
            <w:pPr>
              <w:rPr>
                <w:sz w:val="14"/>
                <w:szCs w:val="14"/>
              </w:rPr>
            </w:pPr>
            <w:r>
              <w:rPr>
                <w:sz w:val="14"/>
                <w:szCs w:val="14"/>
              </w:rPr>
              <w:t>CODE</w:t>
            </w:r>
          </w:p>
        </w:tc>
        <w:tc>
          <w:tcPr>
            <w:tcW w:w="2056" w:type="dxa"/>
            <w:gridSpan w:val="2"/>
            <w:tcBorders>
              <w:top w:val="single" w:sz="6" w:space="0" w:color="000000"/>
              <w:bottom w:val="single" w:sz="6" w:space="0" w:color="000000"/>
              <w:right w:val="single" w:sz="6" w:space="0" w:color="000000"/>
            </w:tcBorders>
          </w:tcPr>
          <w:p w14:paraId="7CB8108E" w14:textId="77777777" w:rsidR="00264984" w:rsidRDefault="00264984" w:rsidP="00BD2FD3"/>
        </w:tc>
        <w:tc>
          <w:tcPr>
            <w:tcW w:w="1470" w:type="dxa"/>
            <w:gridSpan w:val="3"/>
            <w:tcBorders>
              <w:top w:val="single" w:sz="6" w:space="0" w:color="000000"/>
              <w:bottom w:val="single" w:sz="6" w:space="0" w:color="000000"/>
            </w:tcBorders>
          </w:tcPr>
          <w:p w14:paraId="3C60055B" w14:textId="77777777" w:rsidR="00264984" w:rsidRDefault="00264984" w:rsidP="00BD2FD3">
            <w:pPr>
              <w:rPr>
                <w:sz w:val="14"/>
                <w:szCs w:val="14"/>
              </w:rPr>
            </w:pPr>
            <w:r>
              <w:rPr>
                <w:sz w:val="14"/>
                <w:szCs w:val="14"/>
              </w:rPr>
              <w:t>FACILITY CODE</w:t>
            </w:r>
          </w:p>
        </w:tc>
        <w:tc>
          <w:tcPr>
            <w:tcW w:w="1763" w:type="dxa"/>
            <w:gridSpan w:val="4"/>
            <w:tcBorders>
              <w:top w:val="single" w:sz="6" w:space="0" w:color="000000"/>
              <w:bottom w:val="single" w:sz="6" w:space="0" w:color="000000"/>
            </w:tcBorders>
          </w:tcPr>
          <w:p w14:paraId="4ABA51F2" w14:textId="77777777" w:rsidR="00264984" w:rsidRDefault="00264984" w:rsidP="00BD2FD3"/>
        </w:tc>
        <w:tc>
          <w:tcPr>
            <w:tcW w:w="441" w:type="dxa"/>
            <w:tcBorders>
              <w:left w:val="single" w:sz="6" w:space="0" w:color="000000"/>
              <w:bottom w:val="single" w:sz="6" w:space="0" w:color="000000"/>
              <w:right w:val="single" w:sz="6" w:space="0" w:color="000000"/>
            </w:tcBorders>
          </w:tcPr>
          <w:p w14:paraId="68E67B3E" w14:textId="77777777" w:rsidR="00264984" w:rsidRDefault="00264984" w:rsidP="00BD2FD3">
            <w:pPr>
              <w:jc w:val="center"/>
            </w:pPr>
          </w:p>
        </w:tc>
        <w:tc>
          <w:tcPr>
            <w:tcW w:w="4407" w:type="dxa"/>
            <w:gridSpan w:val="9"/>
            <w:tcBorders>
              <w:bottom w:val="single" w:sz="6" w:space="0" w:color="000000"/>
              <w:right w:val="single" w:sz="4" w:space="0" w:color="000000"/>
            </w:tcBorders>
          </w:tcPr>
          <w:p w14:paraId="6D12DA8E" w14:textId="77777777" w:rsidR="00264984" w:rsidRDefault="00264984" w:rsidP="00BD2FD3">
            <w:pPr>
              <w:ind w:left="288"/>
            </w:pPr>
          </w:p>
        </w:tc>
      </w:tr>
      <w:tr w:rsidR="00264984" w14:paraId="7AF6D79F" w14:textId="77777777" w:rsidTr="00BD2FD3">
        <w:trPr>
          <w:cantSplit/>
          <w:trHeight w:val="262"/>
        </w:trPr>
        <w:tc>
          <w:tcPr>
            <w:tcW w:w="11136" w:type="dxa"/>
            <w:gridSpan w:val="21"/>
            <w:tcBorders>
              <w:left w:val="single" w:sz="4" w:space="0" w:color="000000"/>
              <w:bottom w:val="single" w:sz="6" w:space="0" w:color="000000"/>
              <w:right w:val="single" w:sz="4" w:space="0" w:color="000000"/>
            </w:tcBorders>
          </w:tcPr>
          <w:p w14:paraId="3D72DF8C" w14:textId="77777777" w:rsidR="00264984" w:rsidRDefault="00264984" w:rsidP="00BD2FD3">
            <w:pPr>
              <w:rPr>
                <w:sz w:val="20"/>
                <w:szCs w:val="20"/>
              </w:rPr>
            </w:pPr>
            <w:r>
              <w:rPr>
                <w:sz w:val="20"/>
                <w:szCs w:val="20"/>
              </w:rPr>
              <w:t>11</w:t>
            </w:r>
            <w:proofErr w:type="gramStart"/>
            <w:r>
              <w:rPr>
                <w:sz w:val="20"/>
                <w:szCs w:val="20"/>
              </w:rPr>
              <w:t>.  THIS</w:t>
            </w:r>
            <w:proofErr w:type="gramEnd"/>
            <w:r>
              <w:rPr>
                <w:sz w:val="20"/>
                <w:szCs w:val="20"/>
              </w:rPr>
              <w:t xml:space="preserve"> ITEM ONLY APPLIES TO AMENDMENTS OF SOLICITATIONS</w:t>
            </w:r>
          </w:p>
        </w:tc>
      </w:tr>
      <w:tr w:rsidR="00264984" w14:paraId="1E29A59A" w14:textId="77777777" w:rsidTr="00BD2FD3">
        <w:trPr>
          <w:cantSplit/>
          <w:trHeight w:val="274"/>
        </w:trPr>
        <w:tc>
          <w:tcPr>
            <w:tcW w:w="11136" w:type="dxa"/>
            <w:gridSpan w:val="21"/>
            <w:tcBorders>
              <w:left w:val="single" w:sz="4" w:space="0" w:color="000000"/>
              <w:right w:val="single" w:sz="4" w:space="0" w:color="000000"/>
            </w:tcBorders>
          </w:tcPr>
          <w:p w14:paraId="6ABADFD4" w14:textId="1FACDAEF" w:rsidR="00264984" w:rsidRDefault="00264984" w:rsidP="00BD2FD3">
            <w:pPr>
              <w:rPr>
                <w:sz w:val="16"/>
                <w:szCs w:val="16"/>
              </w:rPr>
            </w:pPr>
            <w:r>
              <w:t>[</w:t>
            </w:r>
            <w:proofErr w:type="gramStart"/>
            <w:r>
              <w:t>X ]</w:t>
            </w:r>
            <w:r>
              <w:rPr>
                <w:sz w:val="14"/>
                <w:szCs w:val="14"/>
              </w:rPr>
              <w:t>The</w:t>
            </w:r>
            <w:proofErr w:type="gramEnd"/>
            <w:r>
              <w:rPr>
                <w:sz w:val="14"/>
                <w:szCs w:val="14"/>
              </w:rPr>
              <w:t xml:space="preserve"> above numbered solicitation is amended as set forth in Item 14.  The hour and date specified for receipt of </w:t>
            </w:r>
            <w:proofErr w:type="gramStart"/>
            <w:r>
              <w:rPr>
                <w:sz w:val="14"/>
                <w:szCs w:val="14"/>
              </w:rPr>
              <w:t xml:space="preserve">Offers  </w:t>
            </w:r>
            <w:r>
              <w:t>[</w:t>
            </w:r>
            <w:proofErr w:type="gramEnd"/>
            <w:r w:rsidR="00006DCE">
              <w:t>X</w:t>
            </w:r>
            <w:proofErr w:type="gramStart"/>
            <w:r>
              <w:t>]</w:t>
            </w:r>
            <w:r>
              <w:rPr>
                <w:sz w:val="14"/>
                <w:szCs w:val="14"/>
              </w:rPr>
              <w:t xml:space="preserve">  is</w:t>
            </w:r>
            <w:proofErr w:type="gramEnd"/>
            <w:r>
              <w:rPr>
                <w:sz w:val="14"/>
                <w:szCs w:val="14"/>
              </w:rPr>
              <w:t xml:space="preserve"> extended, </w:t>
            </w:r>
            <w:proofErr w:type="gramStart"/>
            <w:r>
              <w:t>[]</w:t>
            </w:r>
            <w:r>
              <w:rPr>
                <w:sz w:val="14"/>
                <w:szCs w:val="14"/>
              </w:rPr>
              <w:t xml:space="preserve">  is</w:t>
            </w:r>
            <w:proofErr w:type="gramEnd"/>
            <w:r>
              <w:rPr>
                <w:sz w:val="14"/>
                <w:szCs w:val="14"/>
              </w:rPr>
              <w:t xml:space="preserve"> not extended.</w:t>
            </w:r>
          </w:p>
        </w:tc>
      </w:tr>
      <w:tr w:rsidR="00264984" w14:paraId="7CBA9FF0" w14:textId="77777777" w:rsidTr="00BD2FD3">
        <w:trPr>
          <w:cantSplit/>
          <w:trHeight w:val="1145"/>
        </w:trPr>
        <w:tc>
          <w:tcPr>
            <w:tcW w:w="11136" w:type="dxa"/>
            <w:gridSpan w:val="21"/>
            <w:tcBorders>
              <w:left w:val="single" w:sz="4" w:space="0" w:color="000000"/>
              <w:right w:val="single" w:sz="4" w:space="0" w:color="000000"/>
            </w:tcBorders>
          </w:tcPr>
          <w:p w14:paraId="3EC2D9C4" w14:textId="77777777" w:rsidR="00264984" w:rsidRDefault="00264984" w:rsidP="00BD2FD3">
            <w:pPr>
              <w:rPr>
                <w:sz w:val="14"/>
                <w:szCs w:val="14"/>
              </w:rPr>
            </w:pPr>
            <w:r>
              <w:rPr>
                <w:sz w:val="14"/>
                <w:szCs w:val="14"/>
              </w:rPr>
              <w:t xml:space="preserve">Offers must acknowledge receipt of this amendment prior to the </w:t>
            </w:r>
            <w:proofErr w:type="gramStart"/>
            <w:r>
              <w:rPr>
                <w:sz w:val="14"/>
                <w:szCs w:val="14"/>
              </w:rPr>
              <w:t>hour</w:t>
            </w:r>
            <w:proofErr w:type="gramEnd"/>
            <w:r>
              <w:rPr>
                <w:sz w:val="14"/>
                <w:szCs w:val="14"/>
              </w:rPr>
              <w:t xml:space="preserve"> and date specified in the solicitation or as amended, by one of the following methods:</w:t>
            </w:r>
          </w:p>
          <w:p w14:paraId="5428FF5B" w14:textId="77777777" w:rsidR="00264984" w:rsidRDefault="00264984" w:rsidP="00BD2FD3">
            <w:pPr>
              <w:rPr>
                <w:sz w:val="14"/>
                <w:szCs w:val="14"/>
              </w:rPr>
            </w:pPr>
          </w:p>
          <w:p w14:paraId="43D92704" w14:textId="77777777" w:rsidR="00264984" w:rsidRDefault="00264984" w:rsidP="00BD2FD3">
            <w:pPr>
              <w:rPr>
                <w:sz w:val="14"/>
                <w:szCs w:val="14"/>
              </w:rPr>
            </w:pPr>
            <w:r>
              <w:rPr>
                <w:sz w:val="14"/>
                <w:szCs w:val="14"/>
              </w:rPr>
              <w:t>(</w:t>
            </w:r>
            <w:r>
              <w:rPr>
                <w:b/>
                <w:sz w:val="14"/>
                <w:szCs w:val="14"/>
              </w:rPr>
              <w:t xml:space="preserve">a) By completing Items 8 and </w:t>
            </w:r>
            <w:proofErr w:type="gramStart"/>
            <w:r>
              <w:rPr>
                <w:b/>
                <w:sz w:val="14"/>
                <w:szCs w:val="14"/>
              </w:rPr>
              <w:t>15, and</w:t>
            </w:r>
            <w:proofErr w:type="gramEnd"/>
            <w:r>
              <w:rPr>
                <w:b/>
                <w:sz w:val="14"/>
                <w:szCs w:val="14"/>
              </w:rPr>
              <w:t xml:space="preserve"> returning </w:t>
            </w:r>
            <w:r>
              <w:rPr>
                <w:b/>
                <w:sz w:val="14"/>
                <w:szCs w:val="14"/>
                <w:u w:val="single"/>
              </w:rPr>
              <w:t>__1</w:t>
            </w:r>
            <w:r>
              <w:rPr>
                <w:b/>
                <w:sz w:val="14"/>
                <w:szCs w:val="14"/>
              </w:rPr>
              <w:t>__ copies of the amendment;</w:t>
            </w:r>
            <w:r>
              <w:rPr>
                <w:sz w:val="14"/>
                <w:szCs w:val="14"/>
              </w:rPr>
              <w:t xml:space="preserve"> (b) By acknowledging receipt of this amendment on each copy of the offer submitted; or (c) By separate letter or telegram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telegram or letter, provided each telegram or letter </w:t>
            </w:r>
            <w:proofErr w:type="gramStart"/>
            <w:r>
              <w:rPr>
                <w:sz w:val="14"/>
                <w:szCs w:val="14"/>
              </w:rPr>
              <w:t>makes reference</w:t>
            </w:r>
            <w:proofErr w:type="gramEnd"/>
            <w:r>
              <w:rPr>
                <w:sz w:val="14"/>
                <w:szCs w:val="14"/>
              </w:rPr>
              <w:t xml:space="preserve"> to the solicitation and this amendment, and is received prior to the opening hour and date specified.</w:t>
            </w:r>
          </w:p>
        </w:tc>
      </w:tr>
      <w:tr w:rsidR="00264984" w14:paraId="163A4E5C" w14:textId="77777777" w:rsidTr="00BD2FD3">
        <w:trPr>
          <w:cantSplit/>
          <w:trHeight w:val="167"/>
        </w:trPr>
        <w:tc>
          <w:tcPr>
            <w:tcW w:w="11136" w:type="dxa"/>
            <w:gridSpan w:val="21"/>
            <w:tcBorders>
              <w:top w:val="single" w:sz="6" w:space="0" w:color="000000"/>
              <w:left w:val="single" w:sz="4" w:space="0" w:color="000000"/>
              <w:right w:val="single" w:sz="4" w:space="0" w:color="000000"/>
            </w:tcBorders>
          </w:tcPr>
          <w:p w14:paraId="1E96B213" w14:textId="77777777" w:rsidR="00264984" w:rsidRDefault="00264984" w:rsidP="00BD2FD3">
            <w:pPr>
              <w:rPr>
                <w:sz w:val="14"/>
                <w:szCs w:val="14"/>
              </w:rPr>
            </w:pPr>
            <w:r>
              <w:rPr>
                <w:sz w:val="14"/>
                <w:szCs w:val="14"/>
              </w:rPr>
              <w:t>12</w:t>
            </w:r>
            <w:proofErr w:type="gramStart"/>
            <w:r>
              <w:rPr>
                <w:sz w:val="14"/>
                <w:szCs w:val="14"/>
              </w:rPr>
              <w:t>.  ACCOUNTING</w:t>
            </w:r>
            <w:proofErr w:type="gramEnd"/>
            <w:r>
              <w:rPr>
                <w:sz w:val="14"/>
                <w:szCs w:val="14"/>
              </w:rPr>
              <w:t xml:space="preserve"> AND APPROPRIATION DATA </w:t>
            </w:r>
            <w:r>
              <w:rPr>
                <w:i/>
                <w:sz w:val="14"/>
                <w:szCs w:val="14"/>
              </w:rPr>
              <w:t>(If required)</w:t>
            </w:r>
          </w:p>
        </w:tc>
      </w:tr>
      <w:tr w:rsidR="00264984" w14:paraId="1312390D" w14:textId="77777777" w:rsidTr="00BD2FD3">
        <w:trPr>
          <w:cantSplit/>
          <w:trHeight w:val="251"/>
        </w:trPr>
        <w:tc>
          <w:tcPr>
            <w:tcW w:w="11136" w:type="dxa"/>
            <w:gridSpan w:val="21"/>
            <w:tcBorders>
              <w:left w:val="single" w:sz="4" w:space="0" w:color="000000"/>
              <w:right w:val="single" w:sz="4" w:space="0" w:color="000000"/>
            </w:tcBorders>
          </w:tcPr>
          <w:p w14:paraId="55DCCF86" w14:textId="77777777" w:rsidR="00264984" w:rsidRDefault="00264984" w:rsidP="00BD2FD3">
            <w:pPr>
              <w:ind w:left="288"/>
            </w:pPr>
          </w:p>
        </w:tc>
      </w:tr>
      <w:tr w:rsidR="00264984" w14:paraId="47F12ADE" w14:textId="77777777" w:rsidTr="00BD2FD3">
        <w:trPr>
          <w:cantSplit/>
          <w:trHeight w:val="382"/>
        </w:trPr>
        <w:tc>
          <w:tcPr>
            <w:tcW w:w="11136" w:type="dxa"/>
            <w:gridSpan w:val="21"/>
            <w:tcBorders>
              <w:top w:val="single" w:sz="6" w:space="0" w:color="000000"/>
              <w:left w:val="single" w:sz="4" w:space="0" w:color="000000"/>
              <w:bottom w:val="single" w:sz="6" w:space="0" w:color="000000"/>
              <w:right w:val="single" w:sz="4" w:space="0" w:color="000000"/>
            </w:tcBorders>
          </w:tcPr>
          <w:p w14:paraId="3D235461" w14:textId="77777777" w:rsidR="00264984" w:rsidRDefault="00264984" w:rsidP="00BD2FD3">
            <w:pPr>
              <w:rPr>
                <w:sz w:val="16"/>
                <w:szCs w:val="16"/>
              </w:rPr>
            </w:pPr>
            <w:r>
              <w:rPr>
                <w:sz w:val="16"/>
                <w:szCs w:val="16"/>
              </w:rPr>
              <w:t>13</w:t>
            </w:r>
            <w:proofErr w:type="gramStart"/>
            <w:r>
              <w:rPr>
                <w:sz w:val="16"/>
                <w:szCs w:val="16"/>
              </w:rPr>
              <w:t>.  THIS</w:t>
            </w:r>
            <w:proofErr w:type="gramEnd"/>
            <w:r>
              <w:rPr>
                <w:sz w:val="16"/>
                <w:szCs w:val="16"/>
              </w:rPr>
              <w:t xml:space="preserve"> ITEM APPLIES ONLY TO MODIFICATIONS OF CONTRACTS/ORDERS,</w:t>
            </w:r>
          </w:p>
          <w:p w14:paraId="0F68F0F9" w14:textId="77777777" w:rsidR="00264984" w:rsidRDefault="00264984" w:rsidP="00BD2FD3">
            <w:r>
              <w:rPr>
                <w:sz w:val="16"/>
                <w:szCs w:val="16"/>
              </w:rPr>
              <w:t>IT MODIFIES THE CONTRACT/ORDER NO. AS DESCRIBED IN ITEM 14.</w:t>
            </w:r>
          </w:p>
        </w:tc>
      </w:tr>
      <w:tr w:rsidR="00264984" w14:paraId="21610EBC" w14:textId="77777777" w:rsidTr="00BD2FD3">
        <w:trPr>
          <w:cantSplit/>
          <w:trHeight w:val="334"/>
        </w:trPr>
        <w:tc>
          <w:tcPr>
            <w:tcW w:w="707" w:type="dxa"/>
            <w:tcBorders>
              <w:top w:val="single" w:sz="6" w:space="0" w:color="000000"/>
              <w:left w:val="single" w:sz="4" w:space="0" w:color="000000"/>
              <w:bottom w:val="single" w:sz="6" w:space="0" w:color="000000"/>
              <w:right w:val="single" w:sz="6" w:space="0" w:color="000000"/>
            </w:tcBorders>
          </w:tcPr>
          <w:p w14:paraId="0A065926" w14:textId="77777777" w:rsidR="00264984" w:rsidRDefault="00264984" w:rsidP="00BD2FD3">
            <w:pPr>
              <w:jc w:val="center"/>
              <w:rPr>
                <w:sz w:val="16"/>
                <w:szCs w:val="16"/>
              </w:rPr>
            </w:pPr>
            <w:r>
              <w:rPr>
                <w:sz w:val="16"/>
                <w:szCs w:val="16"/>
              </w:rPr>
              <w:t xml:space="preserve"> </w:t>
            </w:r>
          </w:p>
        </w:tc>
        <w:tc>
          <w:tcPr>
            <w:tcW w:w="10429" w:type="dxa"/>
            <w:gridSpan w:val="20"/>
            <w:tcBorders>
              <w:right w:val="single" w:sz="4" w:space="0" w:color="000000"/>
            </w:tcBorders>
          </w:tcPr>
          <w:p w14:paraId="3096B9C2" w14:textId="77777777" w:rsidR="00264984" w:rsidRDefault="00264984" w:rsidP="00BD2FD3">
            <w:pPr>
              <w:rPr>
                <w:sz w:val="14"/>
                <w:szCs w:val="14"/>
              </w:rPr>
            </w:pPr>
            <w:r>
              <w:rPr>
                <w:smallCaps/>
                <w:sz w:val="14"/>
                <w:szCs w:val="14"/>
              </w:rPr>
              <w:t>A.  THIS CHANGE ORDER IS ISSUED PURSUANT TO</w:t>
            </w:r>
            <w:proofErr w:type="gramStart"/>
            <w:r>
              <w:rPr>
                <w:smallCaps/>
                <w:sz w:val="14"/>
                <w:szCs w:val="14"/>
              </w:rPr>
              <w:t>:</w:t>
            </w:r>
            <w:r>
              <w:rPr>
                <w:sz w:val="14"/>
                <w:szCs w:val="14"/>
              </w:rPr>
              <w:t xml:space="preserve"> </w:t>
            </w:r>
            <w:r>
              <w:rPr>
                <w:i/>
                <w:sz w:val="14"/>
                <w:szCs w:val="14"/>
              </w:rPr>
              <w:t xml:space="preserve"> (</w:t>
            </w:r>
            <w:proofErr w:type="gramEnd"/>
            <w:r>
              <w:rPr>
                <w:i/>
                <w:sz w:val="14"/>
                <w:szCs w:val="14"/>
              </w:rPr>
              <w:t xml:space="preserve">Specify </w:t>
            </w:r>
            <w:proofErr w:type="gramStart"/>
            <w:r>
              <w:rPr>
                <w:i/>
                <w:sz w:val="14"/>
                <w:szCs w:val="14"/>
              </w:rPr>
              <w:t>authority)</w:t>
            </w:r>
            <w:r>
              <w:rPr>
                <w:sz w:val="14"/>
                <w:szCs w:val="14"/>
              </w:rPr>
              <w:t xml:space="preserve">  </w:t>
            </w:r>
            <w:r>
              <w:rPr>
                <w:smallCaps/>
                <w:sz w:val="14"/>
                <w:szCs w:val="14"/>
              </w:rPr>
              <w:t>THE</w:t>
            </w:r>
            <w:proofErr w:type="gramEnd"/>
            <w:r>
              <w:rPr>
                <w:smallCaps/>
                <w:sz w:val="14"/>
                <w:szCs w:val="14"/>
              </w:rPr>
              <w:t xml:space="preserve"> CHANGES SET FORTH IN ITEM 14 ARE MADE IN THE CONTRACT ORDER NO. IN ITEM 10A.</w:t>
            </w:r>
          </w:p>
        </w:tc>
      </w:tr>
      <w:tr w:rsidR="00264984" w14:paraId="6EEF77E5" w14:textId="77777777" w:rsidTr="00BD2FD3">
        <w:trPr>
          <w:cantSplit/>
          <w:trHeight w:val="477"/>
        </w:trPr>
        <w:tc>
          <w:tcPr>
            <w:tcW w:w="707" w:type="dxa"/>
            <w:tcBorders>
              <w:top w:val="single" w:sz="6" w:space="0" w:color="000000"/>
              <w:left w:val="single" w:sz="4" w:space="0" w:color="000000"/>
              <w:bottom w:val="single" w:sz="6" w:space="0" w:color="000000"/>
              <w:right w:val="single" w:sz="6" w:space="0" w:color="000000"/>
            </w:tcBorders>
          </w:tcPr>
          <w:p w14:paraId="237F122C" w14:textId="77777777" w:rsidR="00264984" w:rsidRDefault="00264984" w:rsidP="00BD2FD3">
            <w:pPr>
              <w:jc w:val="center"/>
            </w:pPr>
          </w:p>
        </w:tc>
        <w:tc>
          <w:tcPr>
            <w:tcW w:w="10429" w:type="dxa"/>
            <w:gridSpan w:val="20"/>
            <w:tcBorders>
              <w:top w:val="single" w:sz="6" w:space="0" w:color="000000"/>
              <w:bottom w:val="single" w:sz="6" w:space="0" w:color="000000"/>
              <w:right w:val="single" w:sz="4" w:space="0" w:color="000000"/>
            </w:tcBorders>
          </w:tcPr>
          <w:p w14:paraId="5CE8ED96" w14:textId="77777777" w:rsidR="00264984" w:rsidRDefault="00264984" w:rsidP="00BD2FD3">
            <w:pPr>
              <w:spacing w:before="72" w:after="72"/>
              <w:rPr>
                <w:sz w:val="14"/>
                <w:szCs w:val="14"/>
              </w:rPr>
            </w:pPr>
            <w:r>
              <w:rPr>
                <w:smallCaps/>
                <w:sz w:val="14"/>
                <w:szCs w:val="14"/>
              </w:rPr>
              <w:t xml:space="preserve">B.  THE ABOVE NUMBERED CONTRACT/ORDER IS MODIFIED TO REFLECT THE ADMINISTRATIVE CHANGES </w:t>
            </w:r>
            <w:r>
              <w:rPr>
                <w:i/>
                <w:sz w:val="14"/>
                <w:szCs w:val="14"/>
              </w:rPr>
              <w:t>(such as changes in paying office, appropriation date, etc.)</w:t>
            </w:r>
            <w:r>
              <w:rPr>
                <w:sz w:val="14"/>
                <w:szCs w:val="14"/>
              </w:rPr>
              <w:t xml:space="preserve"> </w:t>
            </w:r>
            <w:r>
              <w:rPr>
                <w:smallCaps/>
                <w:sz w:val="14"/>
                <w:szCs w:val="14"/>
              </w:rPr>
              <w:t>SET FORTH IN ITEM 14, PURSUANT TO THE AUTHORITY OF FAR 43.103(</w:t>
            </w:r>
            <w:r>
              <w:rPr>
                <w:sz w:val="14"/>
                <w:szCs w:val="14"/>
              </w:rPr>
              <w:t>b</w:t>
            </w:r>
            <w:r>
              <w:rPr>
                <w:smallCaps/>
                <w:sz w:val="14"/>
                <w:szCs w:val="14"/>
              </w:rPr>
              <w:t>).</w:t>
            </w:r>
          </w:p>
        </w:tc>
      </w:tr>
      <w:tr w:rsidR="00264984" w14:paraId="68C9ACE1" w14:textId="77777777" w:rsidTr="00BD2FD3">
        <w:trPr>
          <w:cantSplit/>
          <w:trHeight w:val="418"/>
        </w:trPr>
        <w:tc>
          <w:tcPr>
            <w:tcW w:w="707" w:type="dxa"/>
            <w:tcBorders>
              <w:top w:val="single" w:sz="6" w:space="0" w:color="000000"/>
              <w:left w:val="single" w:sz="4" w:space="0" w:color="000000"/>
              <w:bottom w:val="single" w:sz="6" w:space="0" w:color="000000"/>
              <w:right w:val="single" w:sz="6" w:space="0" w:color="000000"/>
            </w:tcBorders>
          </w:tcPr>
          <w:p w14:paraId="73D77550" w14:textId="77777777" w:rsidR="00264984" w:rsidRDefault="00264984" w:rsidP="00BD2FD3">
            <w:pPr>
              <w:jc w:val="center"/>
            </w:pPr>
          </w:p>
        </w:tc>
        <w:tc>
          <w:tcPr>
            <w:tcW w:w="10429" w:type="dxa"/>
            <w:gridSpan w:val="20"/>
            <w:tcBorders>
              <w:top w:val="single" w:sz="6" w:space="0" w:color="000000"/>
              <w:bottom w:val="single" w:sz="6" w:space="0" w:color="000000"/>
              <w:right w:val="single" w:sz="4" w:space="0" w:color="000000"/>
            </w:tcBorders>
          </w:tcPr>
          <w:p w14:paraId="2BBC7846" w14:textId="77777777" w:rsidR="00264984" w:rsidRDefault="00264984" w:rsidP="00BD2FD3">
            <w:pPr>
              <w:rPr>
                <w:sz w:val="14"/>
                <w:szCs w:val="14"/>
              </w:rPr>
            </w:pPr>
            <w:r>
              <w:rPr>
                <w:smallCaps/>
                <w:sz w:val="14"/>
                <w:szCs w:val="14"/>
              </w:rPr>
              <w:t>C.  THIS SUPPLEMENTAL AGREEMENT IS ENTERED INTO PURSUANT TO AUTHORITY OF:</w:t>
            </w:r>
          </w:p>
          <w:p w14:paraId="785ED2CB" w14:textId="77777777" w:rsidR="00264984" w:rsidRDefault="00264984" w:rsidP="00BD2FD3"/>
        </w:tc>
      </w:tr>
      <w:tr w:rsidR="00264984" w14:paraId="39A973D8" w14:textId="77777777" w:rsidTr="00BD2FD3">
        <w:trPr>
          <w:cantSplit/>
          <w:trHeight w:val="430"/>
        </w:trPr>
        <w:tc>
          <w:tcPr>
            <w:tcW w:w="707" w:type="dxa"/>
            <w:tcBorders>
              <w:top w:val="single" w:sz="6" w:space="0" w:color="000000"/>
              <w:left w:val="single" w:sz="4" w:space="0" w:color="000000"/>
              <w:bottom w:val="single" w:sz="6" w:space="0" w:color="000000"/>
              <w:right w:val="single" w:sz="6" w:space="0" w:color="000000"/>
            </w:tcBorders>
          </w:tcPr>
          <w:p w14:paraId="1BFA2CC0" w14:textId="77777777" w:rsidR="00264984" w:rsidRDefault="00264984" w:rsidP="00BD2FD3">
            <w:pPr>
              <w:jc w:val="center"/>
            </w:pPr>
          </w:p>
        </w:tc>
        <w:tc>
          <w:tcPr>
            <w:tcW w:w="10429" w:type="dxa"/>
            <w:gridSpan w:val="20"/>
            <w:tcBorders>
              <w:top w:val="single" w:sz="6" w:space="0" w:color="000000"/>
              <w:bottom w:val="single" w:sz="6" w:space="0" w:color="000000"/>
              <w:right w:val="single" w:sz="4" w:space="0" w:color="000000"/>
            </w:tcBorders>
          </w:tcPr>
          <w:p w14:paraId="679382A3" w14:textId="77777777" w:rsidR="00264984" w:rsidRDefault="00264984" w:rsidP="00BD2FD3">
            <w:pPr>
              <w:rPr>
                <w:sz w:val="14"/>
                <w:szCs w:val="14"/>
              </w:rPr>
            </w:pPr>
            <w:r>
              <w:rPr>
                <w:smallCaps/>
                <w:sz w:val="14"/>
                <w:szCs w:val="14"/>
              </w:rPr>
              <w:t>D.  OTHER</w:t>
            </w:r>
            <w:r>
              <w:rPr>
                <w:sz w:val="14"/>
                <w:szCs w:val="14"/>
              </w:rPr>
              <w:t xml:space="preserve"> </w:t>
            </w:r>
            <w:r>
              <w:rPr>
                <w:i/>
                <w:sz w:val="14"/>
                <w:szCs w:val="14"/>
              </w:rPr>
              <w:t>(Specify type of modification and authority)</w:t>
            </w:r>
          </w:p>
          <w:p w14:paraId="21078C98" w14:textId="77777777" w:rsidR="00264984" w:rsidRDefault="00264984" w:rsidP="00BD2FD3"/>
        </w:tc>
      </w:tr>
      <w:tr w:rsidR="00264984" w14:paraId="5A97F019" w14:textId="77777777" w:rsidTr="00BD2FD3">
        <w:trPr>
          <w:cantSplit/>
          <w:trHeight w:val="286"/>
        </w:trPr>
        <w:tc>
          <w:tcPr>
            <w:tcW w:w="11136" w:type="dxa"/>
            <w:gridSpan w:val="21"/>
            <w:tcBorders>
              <w:left w:val="single" w:sz="4" w:space="0" w:color="000000"/>
              <w:bottom w:val="single" w:sz="6" w:space="0" w:color="000000"/>
              <w:right w:val="single" w:sz="4" w:space="0" w:color="000000"/>
            </w:tcBorders>
          </w:tcPr>
          <w:p w14:paraId="34CDEA07" w14:textId="77777777" w:rsidR="00264984" w:rsidRDefault="00264984" w:rsidP="00BD2FD3">
            <w:pPr>
              <w:rPr>
                <w:sz w:val="16"/>
                <w:szCs w:val="16"/>
              </w:rPr>
            </w:pPr>
            <w:r>
              <w:rPr>
                <w:b/>
                <w:sz w:val="16"/>
                <w:szCs w:val="16"/>
              </w:rPr>
              <w:t>E.  IMPORTANT</w:t>
            </w:r>
            <w:proofErr w:type="gramStart"/>
            <w:r>
              <w:rPr>
                <w:b/>
                <w:sz w:val="16"/>
                <w:szCs w:val="16"/>
              </w:rPr>
              <w:t>:</w:t>
            </w:r>
            <w:r>
              <w:rPr>
                <w:sz w:val="16"/>
                <w:szCs w:val="16"/>
              </w:rPr>
              <w:t xml:space="preserve">  Contractor</w:t>
            </w:r>
            <w:proofErr w:type="gramEnd"/>
            <w:r>
              <w:rPr>
                <w:sz w:val="16"/>
                <w:szCs w:val="16"/>
              </w:rPr>
              <w:t xml:space="preserve"> </w:t>
            </w:r>
            <w:proofErr w:type="gramStart"/>
            <w:r>
              <w:t>[  ]</w:t>
            </w:r>
            <w:proofErr w:type="gramEnd"/>
            <w:r>
              <w:t xml:space="preserve"> </w:t>
            </w:r>
            <w:r>
              <w:rPr>
                <w:sz w:val="16"/>
                <w:szCs w:val="16"/>
              </w:rPr>
              <w:t>is not,</w:t>
            </w:r>
            <w:r>
              <w:rPr>
                <w:sz w:val="18"/>
                <w:szCs w:val="18"/>
              </w:rPr>
              <w:t xml:space="preserve"> </w:t>
            </w:r>
            <w:proofErr w:type="gramStart"/>
            <w:r>
              <w:t>[  ]</w:t>
            </w:r>
            <w:proofErr w:type="gramEnd"/>
            <w:r>
              <w:t xml:space="preserve"> </w:t>
            </w:r>
            <w:r>
              <w:rPr>
                <w:sz w:val="16"/>
                <w:szCs w:val="16"/>
              </w:rPr>
              <w:t xml:space="preserve">is required to sign this document and return </w:t>
            </w:r>
            <w:r>
              <w:rPr>
                <w:sz w:val="16"/>
                <w:szCs w:val="16"/>
                <w:u w:val="single"/>
              </w:rPr>
              <w:t xml:space="preserve">             </w:t>
            </w:r>
            <w:r>
              <w:rPr>
                <w:sz w:val="16"/>
                <w:szCs w:val="16"/>
              </w:rPr>
              <w:t xml:space="preserve"> copies to the issuing office.</w:t>
            </w:r>
          </w:p>
        </w:tc>
      </w:tr>
      <w:tr w:rsidR="00264984" w14:paraId="471CF68F" w14:textId="77777777" w:rsidTr="00BD2FD3">
        <w:trPr>
          <w:cantSplit/>
          <w:trHeight w:val="167"/>
        </w:trPr>
        <w:tc>
          <w:tcPr>
            <w:tcW w:w="11136" w:type="dxa"/>
            <w:gridSpan w:val="21"/>
            <w:tcBorders>
              <w:left w:val="single" w:sz="4" w:space="0" w:color="000000"/>
              <w:right w:val="single" w:sz="4" w:space="0" w:color="000000"/>
            </w:tcBorders>
          </w:tcPr>
          <w:p w14:paraId="11E2DBF5" w14:textId="77777777" w:rsidR="00264984" w:rsidRDefault="00264984" w:rsidP="00BD2FD3">
            <w:pPr>
              <w:rPr>
                <w:sz w:val="14"/>
                <w:szCs w:val="14"/>
              </w:rPr>
            </w:pPr>
            <w:r>
              <w:rPr>
                <w:smallCaps/>
                <w:sz w:val="14"/>
                <w:szCs w:val="14"/>
              </w:rPr>
              <w:t>14</w:t>
            </w:r>
            <w:proofErr w:type="gramStart"/>
            <w:r>
              <w:rPr>
                <w:smallCaps/>
                <w:sz w:val="14"/>
                <w:szCs w:val="14"/>
              </w:rPr>
              <w:t>.  DESCRIPTION</w:t>
            </w:r>
            <w:proofErr w:type="gramEnd"/>
            <w:r>
              <w:rPr>
                <w:smallCaps/>
                <w:sz w:val="14"/>
                <w:szCs w:val="14"/>
              </w:rPr>
              <w:t xml:space="preserve"> OF AMENDMENT/MODIFICATION</w:t>
            </w:r>
            <w:r>
              <w:rPr>
                <w:sz w:val="14"/>
                <w:szCs w:val="14"/>
              </w:rPr>
              <w:t xml:space="preserve"> </w:t>
            </w:r>
            <w:r>
              <w:rPr>
                <w:i/>
                <w:sz w:val="14"/>
                <w:szCs w:val="14"/>
              </w:rPr>
              <w:t>(Organized by UCF section headings, including solicitation/contract subject matter where feasible.)</w:t>
            </w:r>
          </w:p>
        </w:tc>
      </w:tr>
      <w:tr w:rsidR="00264984" w14:paraId="4CCF1BB6" w14:textId="77777777" w:rsidTr="00BD2FD3">
        <w:trPr>
          <w:cantSplit/>
          <w:trHeight w:val="144"/>
        </w:trPr>
        <w:tc>
          <w:tcPr>
            <w:tcW w:w="11136" w:type="dxa"/>
            <w:gridSpan w:val="21"/>
            <w:tcBorders>
              <w:left w:val="single" w:sz="4" w:space="0" w:color="000000"/>
              <w:right w:val="single" w:sz="4" w:space="0" w:color="000000"/>
            </w:tcBorders>
          </w:tcPr>
          <w:p w14:paraId="3D2B9A66" w14:textId="77777777" w:rsidR="00264984" w:rsidRDefault="00264984" w:rsidP="00BD2FD3">
            <w:pPr>
              <w:ind w:left="288"/>
              <w:rPr>
                <w:sz w:val="12"/>
                <w:szCs w:val="12"/>
              </w:rPr>
            </w:pPr>
          </w:p>
        </w:tc>
      </w:tr>
      <w:tr w:rsidR="00264984" w14:paraId="045F70AB" w14:textId="77777777" w:rsidTr="00BD2FD3">
        <w:trPr>
          <w:cantSplit/>
          <w:trHeight w:val="1539"/>
        </w:trPr>
        <w:tc>
          <w:tcPr>
            <w:tcW w:w="11136" w:type="dxa"/>
            <w:gridSpan w:val="21"/>
            <w:tcBorders>
              <w:left w:val="single" w:sz="4" w:space="0" w:color="000000"/>
              <w:right w:val="single" w:sz="4" w:space="0" w:color="000000"/>
            </w:tcBorders>
          </w:tcPr>
          <w:p w14:paraId="4066FB18" w14:textId="28D5B050" w:rsidR="00264984" w:rsidRDefault="00264984" w:rsidP="006F2D47">
            <w:pPr>
              <w:rPr>
                <w:rFonts w:ascii="Arial" w:eastAsia="Arial" w:hAnsi="Arial" w:cs="Arial"/>
                <w:color w:val="000000"/>
                <w:sz w:val="20"/>
                <w:szCs w:val="20"/>
              </w:rPr>
            </w:pPr>
            <w:r>
              <w:rPr>
                <w:rFonts w:ascii="Arial" w:eastAsia="Arial" w:hAnsi="Arial" w:cs="Arial"/>
                <w:color w:val="000000"/>
                <w:sz w:val="20"/>
                <w:szCs w:val="20"/>
              </w:rPr>
              <w:t xml:space="preserve">Solicitation </w:t>
            </w:r>
            <w:r w:rsidR="006F2D47" w:rsidRPr="006F2D47">
              <w:rPr>
                <w:rFonts w:ascii="Arial" w:eastAsia="Arial" w:hAnsi="Arial" w:cs="Arial"/>
                <w:color w:val="000000"/>
                <w:sz w:val="20"/>
                <w:szCs w:val="20"/>
              </w:rPr>
              <w:t xml:space="preserve">88310326Q00008 </w:t>
            </w:r>
            <w:r w:rsidR="006F2D47">
              <w:rPr>
                <w:rFonts w:ascii="Arial" w:eastAsia="Arial" w:hAnsi="Arial" w:cs="Arial"/>
                <w:color w:val="000000"/>
                <w:sz w:val="20"/>
                <w:szCs w:val="20"/>
              </w:rPr>
              <w:t>for</w:t>
            </w:r>
            <w:r w:rsidR="006F2D47" w:rsidRPr="006F2D47">
              <w:rPr>
                <w:rFonts w:ascii="Arial" w:eastAsia="Arial" w:hAnsi="Arial" w:cs="Arial"/>
                <w:color w:val="000000"/>
                <w:sz w:val="20"/>
                <w:szCs w:val="20"/>
              </w:rPr>
              <w:t xml:space="preserve"> Presidential Library Ticketing System</w:t>
            </w:r>
            <w:r w:rsidR="006F2D47">
              <w:rPr>
                <w:rFonts w:ascii="Arial" w:eastAsia="Arial" w:hAnsi="Arial" w:cs="Arial"/>
                <w:color w:val="000000"/>
                <w:sz w:val="20"/>
                <w:szCs w:val="20"/>
              </w:rPr>
              <w:t xml:space="preserve"> </w:t>
            </w:r>
            <w:r>
              <w:rPr>
                <w:rFonts w:ascii="Arial" w:eastAsia="Arial" w:hAnsi="Arial" w:cs="Arial"/>
                <w:color w:val="000000"/>
                <w:sz w:val="20"/>
                <w:szCs w:val="20"/>
              </w:rPr>
              <w:t>is hereby amended as follows:</w:t>
            </w:r>
          </w:p>
          <w:p w14:paraId="49BBA9BA" w14:textId="77777777" w:rsidR="00264984" w:rsidRDefault="00264984" w:rsidP="00BD2FD3">
            <w:pPr>
              <w:pBdr>
                <w:top w:val="nil"/>
                <w:left w:val="nil"/>
                <w:bottom w:val="nil"/>
                <w:right w:val="nil"/>
                <w:between w:val="nil"/>
              </w:pBdr>
              <w:shd w:val="clear" w:color="auto" w:fill="auto"/>
              <w:rPr>
                <w:rFonts w:ascii="Arial" w:eastAsia="Arial" w:hAnsi="Arial" w:cs="Arial"/>
                <w:color w:val="000000"/>
                <w:sz w:val="12"/>
                <w:szCs w:val="12"/>
              </w:rPr>
            </w:pPr>
          </w:p>
          <w:p w14:paraId="3F6B0E86" w14:textId="679383F9" w:rsidR="00264984" w:rsidRPr="006F2D47" w:rsidRDefault="00264984" w:rsidP="006F2D47">
            <w:pPr>
              <w:pStyle w:val="ListParagraph"/>
              <w:numPr>
                <w:ilvl w:val="0"/>
                <w:numId w:val="1"/>
              </w:numPr>
              <w:pBdr>
                <w:top w:val="nil"/>
                <w:left w:val="nil"/>
                <w:bottom w:val="nil"/>
                <w:right w:val="nil"/>
                <w:between w:val="nil"/>
              </w:pBdr>
              <w:shd w:val="clear" w:color="auto" w:fill="auto"/>
              <w:rPr>
                <w:rFonts w:ascii="Arial" w:eastAsia="Arial" w:hAnsi="Arial" w:cs="Arial"/>
                <w:color w:val="000000"/>
                <w:sz w:val="20"/>
                <w:szCs w:val="20"/>
              </w:rPr>
            </w:pPr>
            <w:r w:rsidRPr="006F2D47">
              <w:rPr>
                <w:rFonts w:ascii="Arial" w:eastAsia="Arial" w:hAnsi="Arial" w:cs="Arial"/>
                <w:color w:val="000000"/>
                <w:sz w:val="20"/>
                <w:szCs w:val="20"/>
              </w:rPr>
              <w:t>See attached, RFQ Questions and Answers.</w:t>
            </w:r>
          </w:p>
          <w:p w14:paraId="5437465F" w14:textId="4E51DE23" w:rsidR="006F2D47" w:rsidRDefault="006F2D47" w:rsidP="006F2D47">
            <w:pPr>
              <w:pStyle w:val="ListParagraph"/>
              <w:numPr>
                <w:ilvl w:val="0"/>
                <w:numId w:val="1"/>
              </w:numPr>
              <w:pBdr>
                <w:top w:val="nil"/>
                <w:left w:val="nil"/>
                <w:bottom w:val="nil"/>
                <w:right w:val="nil"/>
                <w:between w:val="nil"/>
              </w:pBdr>
              <w:shd w:val="clear" w:color="auto" w:fill="auto"/>
              <w:rPr>
                <w:rFonts w:ascii="Arial" w:eastAsia="Arial" w:hAnsi="Arial" w:cs="Arial"/>
                <w:color w:val="000000"/>
                <w:sz w:val="20"/>
                <w:szCs w:val="20"/>
              </w:rPr>
            </w:pPr>
            <w:r>
              <w:rPr>
                <w:rFonts w:ascii="Arial" w:eastAsia="Arial" w:hAnsi="Arial" w:cs="Arial"/>
                <w:color w:val="000000"/>
                <w:sz w:val="20"/>
                <w:szCs w:val="20"/>
              </w:rPr>
              <w:t xml:space="preserve">See </w:t>
            </w:r>
            <w:proofErr w:type="gramStart"/>
            <w:r>
              <w:rPr>
                <w:rFonts w:ascii="Arial" w:eastAsia="Arial" w:hAnsi="Arial" w:cs="Arial"/>
                <w:color w:val="000000"/>
                <w:sz w:val="20"/>
                <w:szCs w:val="20"/>
              </w:rPr>
              <w:t>attached,</w:t>
            </w:r>
            <w:proofErr w:type="gramEnd"/>
            <w:r>
              <w:rPr>
                <w:rFonts w:ascii="Arial" w:eastAsia="Arial" w:hAnsi="Arial" w:cs="Arial"/>
                <w:color w:val="000000"/>
                <w:sz w:val="20"/>
                <w:szCs w:val="20"/>
              </w:rPr>
              <w:t xml:space="preserve"> updates to RFQ (changes indicated with track changes and</w:t>
            </w:r>
            <w:r w:rsidR="00006DCE">
              <w:rPr>
                <w:rFonts w:ascii="Arial" w:eastAsia="Arial" w:hAnsi="Arial" w:cs="Arial"/>
                <w:color w:val="000000"/>
                <w:sz w:val="20"/>
                <w:szCs w:val="20"/>
              </w:rPr>
              <w:t>/or</w:t>
            </w:r>
            <w:r>
              <w:rPr>
                <w:rFonts w:ascii="Arial" w:eastAsia="Arial" w:hAnsi="Arial" w:cs="Arial"/>
                <w:color w:val="000000"/>
                <w:sz w:val="20"/>
                <w:szCs w:val="20"/>
              </w:rPr>
              <w:t xml:space="preserve"> highlighted in yellow)</w:t>
            </w:r>
          </w:p>
          <w:p w14:paraId="533E1F85" w14:textId="35C3B0C5" w:rsidR="00006DCE" w:rsidRPr="006F2D47" w:rsidRDefault="00006DCE" w:rsidP="006F2D47">
            <w:pPr>
              <w:pStyle w:val="ListParagraph"/>
              <w:numPr>
                <w:ilvl w:val="0"/>
                <w:numId w:val="1"/>
              </w:numPr>
              <w:pBdr>
                <w:top w:val="nil"/>
                <w:left w:val="nil"/>
                <w:bottom w:val="nil"/>
                <w:right w:val="nil"/>
                <w:between w:val="nil"/>
              </w:pBdr>
              <w:shd w:val="clear" w:color="auto" w:fill="auto"/>
              <w:rPr>
                <w:rFonts w:ascii="Arial" w:eastAsia="Arial" w:hAnsi="Arial" w:cs="Arial"/>
                <w:color w:val="000000"/>
                <w:sz w:val="20"/>
                <w:szCs w:val="20"/>
              </w:rPr>
            </w:pPr>
            <w:r>
              <w:rPr>
                <w:rFonts w:ascii="Arial" w:eastAsia="Arial" w:hAnsi="Arial" w:cs="Arial"/>
                <w:color w:val="000000"/>
                <w:sz w:val="20"/>
                <w:szCs w:val="20"/>
              </w:rPr>
              <w:t xml:space="preserve">The due date for quotations is hereby updated to </w:t>
            </w:r>
            <w:r w:rsidRPr="00006DCE">
              <w:rPr>
                <w:rFonts w:ascii="Arial" w:eastAsia="Arial" w:hAnsi="Arial" w:cs="Arial"/>
                <w:color w:val="000000"/>
                <w:sz w:val="20"/>
                <w:szCs w:val="20"/>
              </w:rPr>
              <w:t>1:00PM EST on Thursday, February 5, 2026</w:t>
            </w:r>
            <w:r>
              <w:rPr>
                <w:rFonts w:ascii="Arial" w:eastAsia="Arial" w:hAnsi="Arial" w:cs="Arial"/>
                <w:color w:val="000000"/>
                <w:sz w:val="20"/>
                <w:szCs w:val="20"/>
              </w:rPr>
              <w:t xml:space="preserve">.  </w:t>
            </w:r>
          </w:p>
          <w:p w14:paraId="09190F3D" w14:textId="77777777" w:rsidR="00264984" w:rsidRDefault="00264984" w:rsidP="00BD2FD3">
            <w:pPr>
              <w:pBdr>
                <w:top w:val="nil"/>
                <w:left w:val="nil"/>
                <w:bottom w:val="nil"/>
                <w:right w:val="nil"/>
                <w:between w:val="nil"/>
              </w:pBdr>
              <w:shd w:val="clear" w:color="auto" w:fill="auto"/>
              <w:rPr>
                <w:rFonts w:ascii="Arial" w:eastAsia="Arial" w:hAnsi="Arial" w:cs="Arial"/>
                <w:color w:val="000000"/>
                <w:sz w:val="12"/>
                <w:szCs w:val="12"/>
              </w:rPr>
            </w:pPr>
          </w:p>
          <w:p w14:paraId="216A417F" w14:textId="77777777" w:rsidR="00264984" w:rsidRDefault="00264984" w:rsidP="00BD2FD3">
            <w:pPr>
              <w:pBdr>
                <w:top w:val="nil"/>
                <w:left w:val="nil"/>
                <w:bottom w:val="nil"/>
                <w:right w:val="nil"/>
                <w:between w:val="nil"/>
              </w:pBdr>
              <w:shd w:val="clear" w:color="auto" w:fill="auto"/>
              <w:jc w:val="center"/>
              <w:rPr>
                <w:rFonts w:ascii="Arial" w:eastAsia="Arial" w:hAnsi="Arial" w:cs="Arial"/>
                <w:color w:val="000000"/>
                <w:sz w:val="22"/>
                <w:szCs w:val="22"/>
              </w:rPr>
            </w:pPr>
          </w:p>
        </w:tc>
      </w:tr>
      <w:tr w:rsidR="00264984" w14:paraId="1D8AD00C" w14:textId="77777777" w:rsidTr="00BD2FD3">
        <w:trPr>
          <w:cantSplit/>
          <w:trHeight w:val="167"/>
        </w:trPr>
        <w:tc>
          <w:tcPr>
            <w:tcW w:w="11136" w:type="dxa"/>
            <w:gridSpan w:val="21"/>
            <w:tcBorders>
              <w:left w:val="single" w:sz="4" w:space="0" w:color="000000"/>
              <w:bottom w:val="single" w:sz="6" w:space="0" w:color="000000"/>
              <w:right w:val="single" w:sz="4" w:space="0" w:color="000000"/>
            </w:tcBorders>
          </w:tcPr>
          <w:p w14:paraId="5C720731" w14:textId="77777777" w:rsidR="00264984" w:rsidRDefault="00264984" w:rsidP="00BD2FD3">
            <w:pPr>
              <w:rPr>
                <w:sz w:val="12"/>
                <w:szCs w:val="12"/>
              </w:rPr>
            </w:pPr>
            <w:r>
              <w:rPr>
                <w:sz w:val="12"/>
                <w:szCs w:val="12"/>
              </w:rPr>
              <w:t xml:space="preserve">Except as provided herein, all terms and conditions of the document referenced in Item 9A or 10A, as heretofore changed, </w:t>
            </w:r>
            <w:proofErr w:type="gramStart"/>
            <w:r>
              <w:rPr>
                <w:sz w:val="12"/>
                <w:szCs w:val="12"/>
              </w:rPr>
              <w:t>remains</w:t>
            </w:r>
            <w:proofErr w:type="gramEnd"/>
            <w:r>
              <w:rPr>
                <w:sz w:val="12"/>
                <w:szCs w:val="12"/>
              </w:rPr>
              <w:t xml:space="preserve"> unchanged and in full force and effect.</w:t>
            </w:r>
          </w:p>
        </w:tc>
      </w:tr>
      <w:tr w:rsidR="00264984" w14:paraId="4EA42F52" w14:textId="77777777" w:rsidTr="00BD2FD3">
        <w:trPr>
          <w:cantSplit/>
          <w:trHeight w:val="167"/>
        </w:trPr>
        <w:tc>
          <w:tcPr>
            <w:tcW w:w="5627" w:type="dxa"/>
            <w:gridSpan w:val="8"/>
            <w:tcBorders>
              <w:left w:val="single" w:sz="4" w:space="0" w:color="000000"/>
              <w:right w:val="single" w:sz="6" w:space="0" w:color="000000"/>
            </w:tcBorders>
          </w:tcPr>
          <w:p w14:paraId="715C2FC0" w14:textId="77777777" w:rsidR="00264984" w:rsidRDefault="00264984" w:rsidP="00BD2FD3">
            <w:pPr>
              <w:rPr>
                <w:sz w:val="14"/>
                <w:szCs w:val="14"/>
              </w:rPr>
            </w:pPr>
            <w:r>
              <w:rPr>
                <w:sz w:val="14"/>
                <w:szCs w:val="14"/>
              </w:rPr>
              <w:t xml:space="preserve">15A.  NAME AND TITLE OF SIGNER </w:t>
            </w:r>
            <w:r>
              <w:rPr>
                <w:i/>
                <w:sz w:val="14"/>
                <w:szCs w:val="14"/>
              </w:rPr>
              <w:t>(Type or print)</w:t>
            </w:r>
          </w:p>
        </w:tc>
        <w:tc>
          <w:tcPr>
            <w:tcW w:w="5509" w:type="dxa"/>
            <w:gridSpan w:val="13"/>
            <w:tcBorders>
              <w:left w:val="single" w:sz="6" w:space="0" w:color="000000"/>
              <w:right w:val="single" w:sz="6" w:space="0" w:color="000000"/>
            </w:tcBorders>
          </w:tcPr>
          <w:p w14:paraId="78A0DF51" w14:textId="77777777" w:rsidR="00264984" w:rsidRDefault="00264984" w:rsidP="00BD2FD3">
            <w:pPr>
              <w:rPr>
                <w:sz w:val="14"/>
                <w:szCs w:val="14"/>
              </w:rPr>
            </w:pPr>
            <w:r>
              <w:rPr>
                <w:sz w:val="14"/>
                <w:szCs w:val="14"/>
              </w:rPr>
              <w:t xml:space="preserve">16A.  NAME AND TITLE OF CONTRACTING OFFICER </w:t>
            </w:r>
            <w:r>
              <w:rPr>
                <w:i/>
                <w:sz w:val="14"/>
                <w:szCs w:val="14"/>
              </w:rPr>
              <w:t>(Type or print)</w:t>
            </w:r>
          </w:p>
        </w:tc>
      </w:tr>
      <w:tr w:rsidR="00264984" w14:paraId="6D1D8627" w14:textId="77777777" w:rsidTr="00BD2FD3">
        <w:trPr>
          <w:cantSplit/>
          <w:trHeight w:val="262"/>
        </w:trPr>
        <w:tc>
          <w:tcPr>
            <w:tcW w:w="5627" w:type="dxa"/>
            <w:gridSpan w:val="8"/>
            <w:tcBorders>
              <w:left w:val="single" w:sz="4" w:space="0" w:color="000000"/>
              <w:right w:val="single" w:sz="6" w:space="0" w:color="000000"/>
            </w:tcBorders>
          </w:tcPr>
          <w:p w14:paraId="0BB8313D" w14:textId="77777777" w:rsidR="00264984" w:rsidRDefault="00264984" w:rsidP="00BD2FD3">
            <w:pPr>
              <w:ind w:left="288"/>
            </w:pPr>
          </w:p>
        </w:tc>
        <w:tc>
          <w:tcPr>
            <w:tcW w:w="5509" w:type="dxa"/>
            <w:gridSpan w:val="13"/>
            <w:tcBorders>
              <w:left w:val="single" w:sz="6" w:space="0" w:color="000000"/>
              <w:right w:val="single" w:sz="6" w:space="0" w:color="000000"/>
            </w:tcBorders>
          </w:tcPr>
          <w:p w14:paraId="34459979" w14:textId="77777777" w:rsidR="00264984" w:rsidRDefault="00264984" w:rsidP="00BD2FD3">
            <w:pPr>
              <w:ind w:left="288"/>
            </w:pPr>
            <w:r>
              <w:t>Kevin Monahan</w:t>
            </w:r>
          </w:p>
        </w:tc>
      </w:tr>
      <w:tr w:rsidR="00264984" w14:paraId="24AFF2CB" w14:textId="77777777" w:rsidTr="00BD2FD3">
        <w:trPr>
          <w:cantSplit/>
          <w:trHeight w:val="251"/>
        </w:trPr>
        <w:tc>
          <w:tcPr>
            <w:tcW w:w="5627" w:type="dxa"/>
            <w:gridSpan w:val="8"/>
            <w:tcBorders>
              <w:left w:val="single" w:sz="4" w:space="0" w:color="000000"/>
              <w:bottom w:val="single" w:sz="6" w:space="0" w:color="000000"/>
              <w:right w:val="single" w:sz="6" w:space="0" w:color="000000"/>
            </w:tcBorders>
          </w:tcPr>
          <w:p w14:paraId="20B08626" w14:textId="77777777" w:rsidR="00264984" w:rsidRDefault="00264984" w:rsidP="00BD2FD3">
            <w:pPr>
              <w:ind w:left="288"/>
            </w:pPr>
          </w:p>
        </w:tc>
        <w:tc>
          <w:tcPr>
            <w:tcW w:w="5509" w:type="dxa"/>
            <w:gridSpan w:val="13"/>
            <w:tcBorders>
              <w:left w:val="single" w:sz="6" w:space="0" w:color="000000"/>
              <w:bottom w:val="single" w:sz="6" w:space="0" w:color="000000"/>
              <w:right w:val="single" w:sz="6" w:space="0" w:color="000000"/>
            </w:tcBorders>
          </w:tcPr>
          <w:p w14:paraId="2F171C93" w14:textId="77777777" w:rsidR="00264984" w:rsidRDefault="00264984" w:rsidP="00BD2FD3">
            <w:pPr>
              <w:ind w:left="288"/>
            </w:pPr>
            <w:r>
              <w:t>Contracting Officer</w:t>
            </w:r>
          </w:p>
        </w:tc>
      </w:tr>
      <w:tr w:rsidR="00264984" w14:paraId="07337D6F" w14:textId="77777777" w:rsidTr="00BD2FD3">
        <w:trPr>
          <w:cantSplit/>
          <w:trHeight w:val="167"/>
        </w:trPr>
        <w:tc>
          <w:tcPr>
            <w:tcW w:w="3864" w:type="dxa"/>
            <w:gridSpan w:val="6"/>
            <w:tcBorders>
              <w:left w:val="single" w:sz="4" w:space="0" w:color="000000"/>
            </w:tcBorders>
          </w:tcPr>
          <w:p w14:paraId="0D0222DA" w14:textId="77777777" w:rsidR="00264984" w:rsidRDefault="00264984" w:rsidP="00BD2FD3">
            <w:pPr>
              <w:rPr>
                <w:sz w:val="14"/>
                <w:szCs w:val="14"/>
              </w:rPr>
            </w:pPr>
            <w:r>
              <w:rPr>
                <w:sz w:val="14"/>
                <w:szCs w:val="14"/>
              </w:rPr>
              <w:t>15B.  CONTRACTOR/OFFEROR</w:t>
            </w:r>
          </w:p>
        </w:tc>
        <w:tc>
          <w:tcPr>
            <w:tcW w:w="1763" w:type="dxa"/>
            <w:gridSpan w:val="2"/>
            <w:tcBorders>
              <w:left w:val="single" w:sz="6" w:space="0" w:color="000000"/>
              <w:right w:val="single" w:sz="6" w:space="0" w:color="000000"/>
            </w:tcBorders>
          </w:tcPr>
          <w:p w14:paraId="25FFB527" w14:textId="77777777" w:rsidR="00264984" w:rsidRDefault="00264984" w:rsidP="00BD2FD3">
            <w:pPr>
              <w:rPr>
                <w:sz w:val="14"/>
                <w:szCs w:val="14"/>
              </w:rPr>
            </w:pPr>
            <w:r>
              <w:rPr>
                <w:sz w:val="14"/>
                <w:szCs w:val="14"/>
              </w:rPr>
              <w:t>15C.  DATE SIGNED</w:t>
            </w:r>
          </w:p>
        </w:tc>
        <w:tc>
          <w:tcPr>
            <w:tcW w:w="3746" w:type="dxa"/>
            <w:gridSpan w:val="10"/>
          </w:tcPr>
          <w:p w14:paraId="5DD5563C" w14:textId="77777777" w:rsidR="00264984" w:rsidRDefault="00264984" w:rsidP="00BD2FD3">
            <w:pPr>
              <w:rPr>
                <w:sz w:val="14"/>
                <w:szCs w:val="14"/>
              </w:rPr>
            </w:pPr>
            <w:r>
              <w:rPr>
                <w:sz w:val="14"/>
                <w:szCs w:val="14"/>
              </w:rPr>
              <w:t>16B.  UNITED STATES OF AMERICA</w:t>
            </w:r>
          </w:p>
        </w:tc>
        <w:tc>
          <w:tcPr>
            <w:tcW w:w="1763" w:type="dxa"/>
            <w:gridSpan w:val="3"/>
            <w:tcBorders>
              <w:left w:val="single" w:sz="6" w:space="0" w:color="000000"/>
              <w:right w:val="single" w:sz="4" w:space="0" w:color="000000"/>
            </w:tcBorders>
          </w:tcPr>
          <w:p w14:paraId="5C5A170F" w14:textId="77777777" w:rsidR="00264984" w:rsidRDefault="00264984" w:rsidP="00BD2FD3">
            <w:pPr>
              <w:rPr>
                <w:sz w:val="14"/>
                <w:szCs w:val="14"/>
              </w:rPr>
            </w:pPr>
            <w:r>
              <w:rPr>
                <w:sz w:val="14"/>
                <w:szCs w:val="14"/>
              </w:rPr>
              <w:t>16C. DATE SIGNED</w:t>
            </w:r>
          </w:p>
        </w:tc>
      </w:tr>
      <w:tr w:rsidR="00264984" w14:paraId="266CD81A" w14:textId="77777777" w:rsidTr="00BD2FD3">
        <w:trPr>
          <w:cantSplit/>
          <w:trHeight w:val="191"/>
        </w:trPr>
        <w:tc>
          <w:tcPr>
            <w:tcW w:w="3864" w:type="dxa"/>
            <w:gridSpan w:val="6"/>
            <w:tcBorders>
              <w:left w:val="single" w:sz="4" w:space="0" w:color="000000"/>
            </w:tcBorders>
          </w:tcPr>
          <w:p w14:paraId="5D5FBCC7" w14:textId="77777777" w:rsidR="00264984" w:rsidRDefault="00264984" w:rsidP="00BD2FD3">
            <w:pPr>
              <w:rPr>
                <w:sz w:val="16"/>
                <w:szCs w:val="16"/>
              </w:rPr>
            </w:pPr>
          </w:p>
        </w:tc>
        <w:tc>
          <w:tcPr>
            <w:tcW w:w="1763" w:type="dxa"/>
            <w:gridSpan w:val="2"/>
            <w:tcBorders>
              <w:left w:val="single" w:sz="6" w:space="0" w:color="000000"/>
              <w:right w:val="single" w:sz="6" w:space="0" w:color="000000"/>
            </w:tcBorders>
          </w:tcPr>
          <w:p w14:paraId="3CD9F3A3" w14:textId="77777777" w:rsidR="00264984" w:rsidRDefault="00264984" w:rsidP="00BD2FD3">
            <w:pPr>
              <w:rPr>
                <w:sz w:val="16"/>
                <w:szCs w:val="16"/>
              </w:rPr>
            </w:pPr>
          </w:p>
        </w:tc>
        <w:tc>
          <w:tcPr>
            <w:tcW w:w="3746" w:type="dxa"/>
            <w:gridSpan w:val="10"/>
          </w:tcPr>
          <w:p w14:paraId="106489C9" w14:textId="77777777" w:rsidR="00264984" w:rsidRDefault="00264984" w:rsidP="00BD2FD3">
            <w:pPr>
              <w:rPr>
                <w:sz w:val="16"/>
                <w:szCs w:val="16"/>
              </w:rPr>
            </w:pPr>
          </w:p>
        </w:tc>
        <w:tc>
          <w:tcPr>
            <w:tcW w:w="1763" w:type="dxa"/>
            <w:gridSpan w:val="3"/>
            <w:tcBorders>
              <w:left w:val="single" w:sz="6" w:space="0" w:color="000000"/>
              <w:right w:val="single" w:sz="4" w:space="0" w:color="000000"/>
            </w:tcBorders>
          </w:tcPr>
          <w:p w14:paraId="7C06A820" w14:textId="77777777" w:rsidR="00264984" w:rsidRDefault="00264984" w:rsidP="00BD2FD3">
            <w:pPr>
              <w:rPr>
                <w:sz w:val="16"/>
                <w:szCs w:val="16"/>
              </w:rPr>
            </w:pPr>
          </w:p>
        </w:tc>
      </w:tr>
      <w:tr w:rsidR="00264984" w14:paraId="3D52C0C1" w14:textId="77777777" w:rsidTr="00BD2FD3">
        <w:trPr>
          <w:cantSplit/>
          <w:trHeight w:val="179"/>
        </w:trPr>
        <w:tc>
          <w:tcPr>
            <w:tcW w:w="3864" w:type="dxa"/>
            <w:gridSpan w:val="6"/>
            <w:tcBorders>
              <w:left w:val="single" w:sz="4" w:space="0" w:color="000000"/>
              <w:bottom w:val="single" w:sz="6" w:space="0" w:color="000000"/>
            </w:tcBorders>
          </w:tcPr>
          <w:p w14:paraId="38AB1651" w14:textId="77777777" w:rsidR="00264984" w:rsidRDefault="00264984" w:rsidP="00BD2FD3">
            <w:pPr>
              <w:rPr>
                <w:sz w:val="16"/>
                <w:szCs w:val="16"/>
              </w:rPr>
            </w:pPr>
          </w:p>
        </w:tc>
        <w:tc>
          <w:tcPr>
            <w:tcW w:w="1763" w:type="dxa"/>
            <w:gridSpan w:val="2"/>
            <w:tcBorders>
              <w:left w:val="single" w:sz="6" w:space="0" w:color="000000"/>
              <w:right w:val="single" w:sz="6" w:space="0" w:color="000000"/>
            </w:tcBorders>
          </w:tcPr>
          <w:p w14:paraId="1683F619" w14:textId="77777777" w:rsidR="00264984" w:rsidRDefault="00264984" w:rsidP="00BD2FD3">
            <w:pPr>
              <w:rPr>
                <w:sz w:val="16"/>
                <w:szCs w:val="16"/>
              </w:rPr>
            </w:pPr>
          </w:p>
        </w:tc>
        <w:tc>
          <w:tcPr>
            <w:tcW w:w="441" w:type="dxa"/>
            <w:gridSpan w:val="2"/>
          </w:tcPr>
          <w:p w14:paraId="5F84DA4C" w14:textId="77777777" w:rsidR="00264984" w:rsidRDefault="00264984" w:rsidP="00BD2FD3">
            <w:pPr>
              <w:rPr>
                <w:sz w:val="14"/>
                <w:szCs w:val="14"/>
              </w:rPr>
            </w:pPr>
            <w:r>
              <w:rPr>
                <w:sz w:val="14"/>
                <w:szCs w:val="14"/>
              </w:rPr>
              <w:t>BY</w:t>
            </w:r>
          </w:p>
        </w:tc>
        <w:tc>
          <w:tcPr>
            <w:tcW w:w="3305" w:type="dxa"/>
            <w:gridSpan w:val="8"/>
            <w:tcBorders>
              <w:bottom w:val="single" w:sz="6" w:space="0" w:color="000000"/>
            </w:tcBorders>
          </w:tcPr>
          <w:p w14:paraId="06B77ED0" w14:textId="77777777" w:rsidR="00264984" w:rsidRDefault="00264984" w:rsidP="00BD2FD3">
            <w:pPr>
              <w:rPr>
                <w:i/>
                <w:sz w:val="16"/>
                <w:szCs w:val="16"/>
              </w:rPr>
            </w:pPr>
            <w:r>
              <w:rPr>
                <w:sz w:val="16"/>
                <w:szCs w:val="16"/>
              </w:rPr>
              <w:t>Original Signed by</w:t>
            </w:r>
            <w:r>
              <w:rPr>
                <w:i/>
                <w:sz w:val="16"/>
                <w:szCs w:val="16"/>
              </w:rPr>
              <w:t xml:space="preserve"> </w:t>
            </w:r>
          </w:p>
        </w:tc>
        <w:tc>
          <w:tcPr>
            <w:tcW w:w="1763" w:type="dxa"/>
            <w:gridSpan w:val="3"/>
            <w:tcBorders>
              <w:left w:val="single" w:sz="6" w:space="0" w:color="000000"/>
              <w:right w:val="single" w:sz="4" w:space="0" w:color="000000"/>
            </w:tcBorders>
          </w:tcPr>
          <w:p w14:paraId="4888A5F0" w14:textId="77777777" w:rsidR="00264984" w:rsidRDefault="00264984" w:rsidP="00BD2FD3">
            <w:pPr>
              <w:keepNext/>
              <w:tabs>
                <w:tab w:val="left" w:pos="198"/>
              </w:tabs>
              <w:rPr>
                <w:sz w:val="16"/>
                <w:szCs w:val="16"/>
              </w:rPr>
            </w:pPr>
          </w:p>
        </w:tc>
      </w:tr>
      <w:tr w:rsidR="00264984" w14:paraId="426E4813" w14:textId="77777777" w:rsidTr="00BD2FD3">
        <w:trPr>
          <w:cantSplit/>
          <w:trHeight w:val="191"/>
        </w:trPr>
        <w:tc>
          <w:tcPr>
            <w:tcW w:w="3864" w:type="dxa"/>
            <w:gridSpan w:val="6"/>
            <w:tcBorders>
              <w:left w:val="single" w:sz="4" w:space="0" w:color="000000"/>
              <w:bottom w:val="single" w:sz="6" w:space="0" w:color="000000"/>
            </w:tcBorders>
          </w:tcPr>
          <w:p w14:paraId="2AB97A6A" w14:textId="77777777" w:rsidR="00264984" w:rsidRDefault="00264984" w:rsidP="00BD2FD3">
            <w:pPr>
              <w:jc w:val="center"/>
              <w:rPr>
                <w:sz w:val="14"/>
                <w:szCs w:val="14"/>
              </w:rPr>
            </w:pPr>
            <w:r>
              <w:rPr>
                <w:i/>
                <w:sz w:val="14"/>
                <w:szCs w:val="14"/>
              </w:rPr>
              <w:t>(Signature of person authorized to sign)</w:t>
            </w:r>
          </w:p>
        </w:tc>
        <w:tc>
          <w:tcPr>
            <w:tcW w:w="1763" w:type="dxa"/>
            <w:gridSpan w:val="2"/>
            <w:tcBorders>
              <w:left w:val="single" w:sz="6" w:space="0" w:color="000000"/>
              <w:bottom w:val="single" w:sz="6" w:space="0" w:color="000000"/>
              <w:right w:val="single" w:sz="6" w:space="0" w:color="000000"/>
            </w:tcBorders>
          </w:tcPr>
          <w:p w14:paraId="289A073B" w14:textId="77777777" w:rsidR="00264984" w:rsidRDefault="00264984" w:rsidP="00BD2FD3">
            <w:pPr>
              <w:rPr>
                <w:sz w:val="16"/>
                <w:szCs w:val="16"/>
              </w:rPr>
            </w:pPr>
          </w:p>
        </w:tc>
        <w:tc>
          <w:tcPr>
            <w:tcW w:w="3746" w:type="dxa"/>
            <w:gridSpan w:val="10"/>
            <w:tcBorders>
              <w:bottom w:val="single" w:sz="6" w:space="0" w:color="000000"/>
            </w:tcBorders>
          </w:tcPr>
          <w:p w14:paraId="38142A4A" w14:textId="77777777" w:rsidR="00264984" w:rsidRDefault="00264984" w:rsidP="00BD2FD3">
            <w:pPr>
              <w:jc w:val="center"/>
              <w:rPr>
                <w:i/>
                <w:sz w:val="14"/>
                <w:szCs w:val="14"/>
              </w:rPr>
            </w:pPr>
            <w:r>
              <w:rPr>
                <w:i/>
                <w:sz w:val="14"/>
                <w:szCs w:val="14"/>
              </w:rPr>
              <w:t>(Signature of Contracting Officer)</w:t>
            </w:r>
          </w:p>
        </w:tc>
        <w:tc>
          <w:tcPr>
            <w:tcW w:w="1763" w:type="dxa"/>
            <w:gridSpan w:val="3"/>
            <w:tcBorders>
              <w:left w:val="single" w:sz="6" w:space="0" w:color="000000"/>
              <w:bottom w:val="single" w:sz="6" w:space="0" w:color="000000"/>
              <w:right w:val="single" w:sz="4" w:space="0" w:color="000000"/>
            </w:tcBorders>
          </w:tcPr>
          <w:p w14:paraId="78A73A23" w14:textId="77777777" w:rsidR="00264984" w:rsidRDefault="00264984" w:rsidP="00BD2FD3">
            <w:pPr>
              <w:rPr>
                <w:sz w:val="16"/>
                <w:szCs w:val="16"/>
              </w:rPr>
            </w:pPr>
          </w:p>
        </w:tc>
      </w:tr>
      <w:tr w:rsidR="00264984" w14:paraId="2EDD34B2" w14:textId="77777777" w:rsidTr="00BD2FD3">
        <w:trPr>
          <w:cantSplit/>
          <w:trHeight w:val="513"/>
        </w:trPr>
        <w:tc>
          <w:tcPr>
            <w:tcW w:w="3864" w:type="dxa"/>
            <w:gridSpan w:val="6"/>
          </w:tcPr>
          <w:p w14:paraId="1BCFE861" w14:textId="77777777" w:rsidR="00264984" w:rsidRDefault="00264984" w:rsidP="00BD2FD3">
            <w:pPr>
              <w:rPr>
                <w:sz w:val="14"/>
                <w:szCs w:val="14"/>
              </w:rPr>
            </w:pPr>
            <w:r>
              <w:rPr>
                <w:sz w:val="14"/>
                <w:szCs w:val="14"/>
              </w:rPr>
              <w:t>NSN 7540-01-152-8070</w:t>
            </w:r>
          </w:p>
          <w:p w14:paraId="1212A529" w14:textId="77777777" w:rsidR="00264984" w:rsidRDefault="00264984" w:rsidP="00BD2FD3">
            <w:pPr>
              <w:rPr>
                <w:sz w:val="14"/>
                <w:szCs w:val="14"/>
              </w:rPr>
            </w:pPr>
            <w:r>
              <w:rPr>
                <w:sz w:val="14"/>
                <w:szCs w:val="14"/>
              </w:rPr>
              <w:t>PREVIOUS EDITION UNUSABLE</w:t>
            </w:r>
          </w:p>
        </w:tc>
        <w:tc>
          <w:tcPr>
            <w:tcW w:w="3526" w:type="dxa"/>
            <w:gridSpan w:val="8"/>
          </w:tcPr>
          <w:p w14:paraId="7056DA27" w14:textId="77777777" w:rsidR="00264984" w:rsidRDefault="00264984" w:rsidP="00BD2FD3">
            <w:pPr>
              <w:jc w:val="center"/>
              <w:rPr>
                <w:sz w:val="14"/>
                <w:szCs w:val="14"/>
              </w:rPr>
            </w:pPr>
          </w:p>
          <w:p w14:paraId="4EFBF637" w14:textId="77777777" w:rsidR="00264984" w:rsidRDefault="00264984" w:rsidP="00BD2FD3">
            <w:pPr>
              <w:jc w:val="center"/>
              <w:rPr>
                <w:sz w:val="14"/>
                <w:szCs w:val="14"/>
              </w:rPr>
            </w:pPr>
          </w:p>
        </w:tc>
        <w:tc>
          <w:tcPr>
            <w:tcW w:w="3746" w:type="dxa"/>
            <w:gridSpan w:val="7"/>
          </w:tcPr>
          <w:p w14:paraId="33217320" w14:textId="77777777" w:rsidR="00264984" w:rsidRDefault="00264984" w:rsidP="00BD2FD3">
            <w:pPr>
              <w:ind w:left="576"/>
              <w:rPr>
                <w:sz w:val="16"/>
                <w:szCs w:val="16"/>
              </w:rPr>
            </w:pPr>
            <w:r>
              <w:rPr>
                <w:b/>
                <w:sz w:val="16"/>
                <w:szCs w:val="16"/>
              </w:rPr>
              <w:t>STANDARD FORM 30</w:t>
            </w:r>
            <w:r>
              <w:rPr>
                <w:sz w:val="16"/>
                <w:szCs w:val="16"/>
              </w:rPr>
              <w:t xml:space="preserve"> (Rev. 10-83)</w:t>
            </w:r>
          </w:p>
          <w:p w14:paraId="254A4F9E" w14:textId="77777777" w:rsidR="00264984" w:rsidRDefault="00264984" w:rsidP="00BD2FD3">
            <w:pPr>
              <w:ind w:left="576"/>
              <w:rPr>
                <w:sz w:val="14"/>
                <w:szCs w:val="14"/>
              </w:rPr>
            </w:pPr>
            <w:r>
              <w:rPr>
                <w:sz w:val="14"/>
                <w:szCs w:val="14"/>
              </w:rPr>
              <w:t>Prescribed by GSA FAR (48 CFR) 53.243</w:t>
            </w:r>
          </w:p>
        </w:tc>
      </w:tr>
    </w:tbl>
    <w:p w14:paraId="61219EDF" w14:textId="77777777" w:rsidR="0055529C" w:rsidRDefault="0055529C">
      <w:pPr>
        <w:sectPr w:rsidR="0055529C">
          <w:pgSz w:w="12240" w:h="15840"/>
          <w:pgMar w:top="245" w:right="720" w:bottom="274" w:left="720" w:header="0" w:footer="0" w:gutter="0"/>
          <w:pgNumType w:start="2"/>
          <w:cols w:space="720"/>
        </w:sectPr>
      </w:pPr>
    </w:p>
    <w:p w14:paraId="61D8C96B" w14:textId="1BBE25B5" w:rsidR="0055529C" w:rsidRDefault="0055529C" w:rsidP="00015E26">
      <w:pPr>
        <w:pBdr>
          <w:top w:val="nil"/>
          <w:left w:val="nil"/>
          <w:bottom w:val="nil"/>
          <w:right w:val="nil"/>
          <w:between w:val="nil"/>
        </w:pBdr>
        <w:rPr>
          <w:b/>
        </w:rPr>
      </w:pPr>
    </w:p>
    <w:p w14:paraId="54B40A1A" w14:textId="77777777" w:rsidR="0055529C" w:rsidRDefault="00000000">
      <w:pPr>
        <w:pBdr>
          <w:top w:val="nil"/>
          <w:left w:val="nil"/>
          <w:bottom w:val="nil"/>
          <w:right w:val="nil"/>
          <w:between w:val="nil"/>
        </w:pBdr>
        <w:jc w:val="center"/>
        <w:rPr>
          <w:b/>
        </w:rPr>
      </w:pPr>
      <w:r>
        <w:rPr>
          <w:b/>
        </w:rPr>
        <w:t>QUESTIONS AND ANSWERS</w:t>
      </w:r>
    </w:p>
    <w:p w14:paraId="5EB8DE71" w14:textId="77777777" w:rsidR="006F2D47" w:rsidRPr="006F2D47" w:rsidRDefault="006F2D47" w:rsidP="006F2D47"/>
    <w:p w14:paraId="753A74CE" w14:textId="77777777" w:rsidR="006F2D47" w:rsidRPr="006F2D47" w:rsidRDefault="006F2D47" w:rsidP="006F2D47"/>
    <w:p w14:paraId="5EA00848" w14:textId="77777777" w:rsidR="006F2D47" w:rsidRPr="006F2D47" w:rsidRDefault="006F2D47" w:rsidP="006F2D47">
      <w:r w:rsidRPr="006F2D47">
        <w:rPr>
          <w:b/>
          <w:bCs/>
          <w:color w:val="000000"/>
        </w:rPr>
        <w:t>1. QUESTION:</w:t>
      </w:r>
      <w:r w:rsidRPr="006F2D47">
        <w:rPr>
          <w:color w:val="222222"/>
        </w:rPr>
        <w:t xml:space="preserve"> Attach # 13 (Relevant Past Performance Questionnaire) Can you confirm IF this 6-PG form is able to have the same deadline as the RFQ Submission (2/3 - 1PM) OR is the form required to have a separate deadline (1/28 - 4PM)?</w:t>
      </w:r>
    </w:p>
    <w:p w14:paraId="3C6A9F54" w14:textId="77777777" w:rsidR="006F2D47" w:rsidRPr="006F2D47" w:rsidRDefault="006F2D47" w:rsidP="006F2D47"/>
    <w:p w14:paraId="616F25F1" w14:textId="378571E9" w:rsidR="006F2D47" w:rsidRPr="006F2D47" w:rsidRDefault="006F2D47" w:rsidP="006F2D47">
      <w:r w:rsidRPr="006F2D47">
        <w:rPr>
          <w:b/>
          <w:bCs/>
          <w:color w:val="222222"/>
        </w:rPr>
        <w:t xml:space="preserve">ANSWER: </w:t>
      </w:r>
      <w:r w:rsidRPr="006F2D47">
        <w:rPr>
          <w:color w:val="222222"/>
        </w:rPr>
        <w:t>The due date for the form has been updated to 2/</w:t>
      </w:r>
      <w:r w:rsidR="00006DCE">
        <w:rPr>
          <w:color w:val="222222"/>
        </w:rPr>
        <w:t>5</w:t>
      </w:r>
      <w:r w:rsidRPr="006F2D47">
        <w:rPr>
          <w:color w:val="222222"/>
        </w:rPr>
        <w:t>/26.</w:t>
      </w:r>
    </w:p>
    <w:p w14:paraId="000F72E2" w14:textId="77777777" w:rsidR="006F2D47" w:rsidRPr="006F2D47" w:rsidRDefault="006F2D47" w:rsidP="006F2D47"/>
    <w:p w14:paraId="6BB703E4" w14:textId="3699E704" w:rsidR="006F2D47" w:rsidRPr="006F2D47" w:rsidRDefault="006F2D47" w:rsidP="006F2D47">
      <w:r w:rsidRPr="006F2D47">
        <w:rPr>
          <w:b/>
          <w:bCs/>
          <w:color w:val="222222"/>
        </w:rPr>
        <w:t xml:space="preserve">CHANGE: Yes. See </w:t>
      </w:r>
      <w:r w:rsidR="00015E26">
        <w:rPr>
          <w:b/>
          <w:bCs/>
          <w:color w:val="222222"/>
        </w:rPr>
        <w:t>updates to RFQ in attachment below</w:t>
      </w:r>
    </w:p>
    <w:p w14:paraId="671D4015" w14:textId="77777777" w:rsidR="006F2D47" w:rsidRPr="006F2D47" w:rsidRDefault="006F2D47" w:rsidP="006F2D47"/>
    <w:p w14:paraId="68304FA6" w14:textId="77777777" w:rsidR="006F2D47" w:rsidRPr="006F2D47" w:rsidRDefault="006F2D47" w:rsidP="006F2D47">
      <w:r w:rsidRPr="006F2D47">
        <w:rPr>
          <w:b/>
          <w:bCs/>
          <w:color w:val="222222"/>
        </w:rPr>
        <w:t>2. QUESTION:</w:t>
      </w:r>
      <w:r w:rsidRPr="006F2D47">
        <w:rPr>
          <w:color w:val="222222"/>
        </w:rPr>
        <w:t xml:space="preserve"> Appendix 12 (Voluntary Product Accessibility Template). Can you confirm IF vendors are expected to fill out just "V Review Feedback" column and not the other two columns: "POC Feedback and Tech Feedback"?</w:t>
      </w:r>
    </w:p>
    <w:p w14:paraId="206C9455" w14:textId="77777777" w:rsidR="006F2D47" w:rsidRPr="006F2D47" w:rsidRDefault="006F2D47" w:rsidP="006F2D47"/>
    <w:p w14:paraId="0083527B" w14:textId="77777777" w:rsidR="006F2D47" w:rsidRPr="006F2D47" w:rsidRDefault="006F2D47" w:rsidP="006F2D47">
      <w:r w:rsidRPr="006F2D47">
        <w:rPr>
          <w:b/>
          <w:bCs/>
          <w:color w:val="222222"/>
        </w:rPr>
        <w:t xml:space="preserve">ANSWER: </w:t>
      </w:r>
      <w:r w:rsidRPr="006F2D47">
        <w:rPr>
          <w:color w:val="222222"/>
        </w:rPr>
        <w:t xml:space="preserve">The RFQ contained the wrong Appendix number for this document.  Appendix 12 is not required to be completed.  Appendix 11 has been removed and updated instructions for providing a </w:t>
      </w:r>
      <w:r w:rsidRPr="006F2D47">
        <w:rPr>
          <w:color w:val="000000"/>
        </w:rPr>
        <w:t>completed Accessibility Conformance Report (ACR) have been included at Attachment 10, section 1.b.iii.</w:t>
      </w:r>
    </w:p>
    <w:p w14:paraId="48FFE4BE" w14:textId="77777777" w:rsidR="006F2D47" w:rsidRPr="006F2D47" w:rsidRDefault="006F2D47" w:rsidP="006F2D47"/>
    <w:p w14:paraId="727B565A" w14:textId="16BAEB81" w:rsidR="006F2D47" w:rsidRPr="006F2D47" w:rsidRDefault="006F2D47" w:rsidP="006F2D47">
      <w:r w:rsidRPr="006F2D47">
        <w:rPr>
          <w:b/>
          <w:bCs/>
          <w:color w:val="222222"/>
        </w:rPr>
        <w:t xml:space="preserve">CHANGE: </w:t>
      </w:r>
      <w:r w:rsidR="00015E26" w:rsidRPr="006F2D47">
        <w:rPr>
          <w:b/>
          <w:bCs/>
          <w:color w:val="222222"/>
        </w:rPr>
        <w:t xml:space="preserve">Yes. See </w:t>
      </w:r>
      <w:r w:rsidR="00015E26">
        <w:rPr>
          <w:b/>
          <w:bCs/>
          <w:color w:val="222222"/>
        </w:rPr>
        <w:t>updates to RFQ in attachment below</w:t>
      </w:r>
    </w:p>
    <w:p w14:paraId="00ACA88B" w14:textId="77777777" w:rsidR="006F2D47" w:rsidRPr="006F2D47" w:rsidRDefault="006F2D47" w:rsidP="006F2D47"/>
    <w:p w14:paraId="7ACA9B0F" w14:textId="77777777" w:rsidR="006F2D47" w:rsidRPr="006F2D47" w:rsidRDefault="006F2D47" w:rsidP="006F2D47">
      <w:r w:rsidRPr="006F2D47">
        <w:rPr>
          <w:b/>
          <w:bCs/>
          <w:color w:val="000000"/>
        </w:rPr>
        <w:t>3. QUESTION</w:t>
      </w:r>
      <w:proofErr w:type="gramStart"/>
      <w:r w:rsidRPr="006F2D47">
        <w:rPr>
          <w:b/>
          <w:bCs/>
          <w:color w:val="000000"/>
        </w:rPr>
        <w:t xml:space="preserve">: </w:t>
      </w:r>
      <w:r w:rsidRPr="006F2D47">
        <w:rPr>
          <w:b/>
          <w:bCs/>
          <w:color w:val="222222"/>
        </w:rPr>
        <w:t> </w:t>
      </w:r>
      <w:r w:rsidRPr="006F2D47">
        <w:rPr>
          <w:color w:val="222222"/>
        </w:rPr>
        <w:t>For</w:t>
      </w:r>
      <w:proofErr w:type="gramEnd"/>
      <w:r w:rsidRPr="006F2D47">
        <w:rPr>
          <w:color w:val="222222"/>
        </w:rPr>
        <w:t xml:space="preserve"> Attachment 10, section B, subsection iii - how should these questions be answered?  </w:t>
      </w:r>
      <w:proofErr w:type="spellStart"/>
      <w:r w:rsidRPr="006F2D47">
        <w:rPr>
          <w:color w:val="222222"/>
        </w:rPr>
        <w:t>ie</w:t>
      </w:r>
      <w:proofErr w:type="spellEnd"/>
      <w:r w:rsidRPr="006F2D47">
        <w:rPr>
          <w:color w:val="222222"/>
        </w:rPr>
        <w:t>. On line 17, “The website is included in the List of NARA Websites, with current information about points of contact, hosting, etc.”</w:t>
      </w:r>
    </w:p>
    <w:p w14:paraId="49AB81FD" w14:textId="77777777" w:rsidR="006F2D47" w:rsidRPr="006F2D47" w:rsidRDefault="006F2D47" w:rsidP="006F2D47">
      <w:r w:rsidRPr="006F2D47">
        <w:rPr>
          <w:color w:val="222222"/>
        </w:rPr>
        <w:t> </w:t>
      </w:r>
    </w:p>
    <w:p w14:paraId="53A6AFBC" w14:textId="77777777" w:rsidR="006F2D47" w:rsidRPr="006F2D47" w:rsidRDefault="006F2D47" w:rsidP="006F2D47">
      <w:r w:rsidRPr="006F2D47">
        <w:rPr>
          <w:b/>
          <w:bCs/>
          <w:color w:val="222222"/>
        </w:rPr>
        <w:t xml:space="preserve">ANSWER: </w:t>
      </w:r>
      <w:r w:rsidRPr="006F2D47">
        <w:rPr>
          <w:color w:val="222222"/>
        </w:rPr>
        <w:t>Attachment 10, section B, subsection iii has been updated to clarify the 508 Accessibility Conformance Report (ACR) submission requirements.</w:t>
      </w:r>
    </w:p>
    <w:p w14:paraId="3CB09D8F" w14:textId="77777777" w:rsidR="006F2D47" w:rsidRPr="006F2D47" w:rsidRDefault="006F2D47" w:rsidP="006F2D47"/>
    <w:p w14:paraId="5E993DC1" w14:textId="68027A2D" w:rsidR="006F2D47" w:rsidRPr="006F2D47" w:rsidRDefault="006F2D47" w:rsidP="006F2D47">
      <w:r w:rsidRPr="006F2D47">
        <w:rPr>
          <w:b/>
          <w:bCs/>
          <w:color w:val="222222"/>
        </w:rPr>
        <w:t xml:space="preserve">CHANGE: </w:t>
      </w:r>
      <w:r w:rsidR="00015E26" w:rsidRPr="006F2D47">
        <w:rPr>
          <w:b/>
          <w:bCs/>
          <w:color w:val="222222"/>
        </w:rPr>
        <w:t xml:space="preserve">Yes. See </w:t>
      </w:r>
      <w:r w:rsidR="00015E26">
        <w:rPr>
          <w:b/>
          <w:bCs/>
          <w:color w:val="222222"/>
        </w:rPr>
        <w:t>updates to RFQ in attachment below</w:t>
      </w:r>
    </w:p>
    <w:p w14:paraId="37E307E7" w14:textId="77777777" w:rsidR="006F2D47" w:rsidRPr="006F2D47" w:rsidRDefault="006F2D47" w:rsidP="006F2D47"/>
    <w:p w14:paraId="1BB30D40" w14:textId="77777777" w:rsidR="006F2D47" w:rsidRPr="006F2D47" w:rsidRDefault="006F2D47" w:rsidP="006F2D47">
      <w:r w:rsidRPr="006F2D47">
        <w:rPr>
          <w:b/>
          <w:bCs/>
          <w:color w:val="222222"/>
        </w:rPr>
        <w:t xml:space="preserve">4. QUESTION: </w:t>
      </w:r>
      <w:r w:rsidRPr="006F2D47">
        <w:rPr>
          <w:color w:val="222222"/>
        </w:rPr>
        <w:t>For Attachment 10, section B, subsection v – is the Government requesting a letter from the Hardware companies that Gateway Ticketing Systems is a certified reseller?</w:t>
      </w:r>
    </w:p>
    <w:p w14:paraId="3F100C0B" w14:textId="77777777" w:rsidR="006F2D47" w:rsidRPr="006F2D47" w:rsidRDefault="006F2D47" w:rsidP="006F2D47"/>
    <w:p w14:paraId="65AAD9E3" w14:textId="77777777" w:rsidR="006F2D47" w:rsidRPr="006F2D47" w:rsidRDefault="006F2D47" w:rsidP="006F2D47">
      <w:r w:rsidRPr="006F2D47">
        <w:rPr>
          <w:b/>
          <w:bCs/>
          <w:color w:val="222222"/>
        </w:rPr>
        <w:t xml:space="preserve">ANSWER: </w:t>
      </w:r>
      <w:r w:rsidRPr="006F2D47">
        <w:rPr>
          <w:color w:val="222222"/>
        </w:rPr>
        <w:t>Prior to award, NARA, as deemed necessary, will seek verification of authorized reseller status for any quoted hardware or software components of the quoted solution.</w:t>
      </w:r>
    </w:p>
    <w:p w14:paraId="6675B5C6" w14:textId="77777777" w:rsidR="006F2D47" w:rsidRPr="006F2D47" w:rsidRDefault="006F2D47" w:rsidP="006F2D47"/>
    <w:p w14:paraId="4CCB64BD" w14:textId="77777777" w:rsidR="006F2D47" w:rsidRPr="006F2D47" w:rsidRDefault="006F2D47" w:rsidP="006F2D47">
      <w:r w:rsidRPr="006F2D47">
        <w:rPr>
          <w:b/>
          <w:bCs/>
          <w:color w:val="222222"/>
        </w:rPr>
        <w:t>CHANGE: NONE</w:t>
      </w:r>
    </w:p>
    <w:p w14:paraId="31E49182" w14:textId="77777777" w:rsidR="006F2D47" w:rsidRPr="006F2D47" w:rsidRDefault="006F2D47" w:rsidP="006F2D47"/>
    <w:p w14:paraId="28AF02D1" w14:textId="77777777" w:rsidR="006F2D47" w:rsidRPr="006F2D47" w:rsidRDefault="006F2D47" w:rsidP="006F2D47">
      <w:r w:rsidRPr="006F2D47">
        <w:rPr>
          <w:b/>
          <w:bCs/>
          <w:color w:val="000000"/>
        </w:rPr>
        <w:t xml:space="preserve">5. QUESTION: </w:t>
      </w:r>
      <w:r w:rsidRPr="006F2D47">
        <w:rPr>
          <w:color w:val="000000"/>
        </w:rPr>
        <w:t>On Page 9 of the RFQ 2.6 “</w:t>
      </w:r>
      <w:proofErr w:type="spellStart"/>
      <w:r w:rsidRPr="006F2D47">
        <w:rPr>
          <w:color w:val="000000"/>
        </w:rPr>
        <w:t>ie</w:t>
      </w:r>
      <w:proofErr w:type="spellEnd"/>
      <w:r w:rsidRPr="006F2D47">
        <w:rPr>
          <w:color w:val="000000"/>
        </w:rPr>
        <w:t xml:space="preserve"> smartphones and tablets, at a minimum, both android and iOS based” – Are Windows based tablets also an available option?</w:t>
      </w:r>
    </w:p>
    <w:p w14:paraId="5D0BD68E" w14:textId="77777777" w:rsidR="006F2D47" w:rsidRPr="006F2D47" w:rsidRDefault="006F2D47" w:rsidP="006F2D47"/>
    <w:p w14:paraId="2A32DC21" w14:textId="77777777" w:rsidR="006F2D47" w:rsidRPr="006F2D47" w:rsidRDefault="006F2D47" w:rsidP="006F2D47">
      <w:r w:rsidRPr="006F2D47">
        <w:rPr>
          <w:b/>
          <w:bCs/>
          <w:color w:val="222222"/>
        </w:rPr>
        <w:t xml:space="preserve">ANSWER: </w:t>
      </w:r>
      <w:r w:rsidRPr="006F2D47">
        <w:rPr>
          <w:color w:val="222222"/>
        </w:rPr>
        <w:t xml:space="preserve">This reference is for a web application that must be viewable/compatible from a desktop computer, laptop, and mobile device.  Any web application that is viewable on a Windows based computer should, by default, be viewable on a </w:t>
      </w:r>
      <w:proofErr w:type="gramStart"/>
      <w:r w:rsidRPr="006F2D47">
        <w:rPr>
          <w:color w:val="222222"/>
        </w:rPr>
        <w:t>windows based</w:t>
      </w:r>
      <w:proofErr w:type="gramEnd"/>
      <w:r w:rsidRPr="006F2D47">
        <w:rPr>
          <w:color w:val="222222"/>
        </w:rPr>
        <w:t xml:space="preserve"> tablet.</w:t>
      </w:r>
    </w:p>
    <w:p w14:paraId="7C33AFF5" w14:textId="77777777" w:rsidR="006F2D47" w:rsidRPr="006F2D47" w:rsidRDefault="006F2D47" w:rsidP="006F2D47"/>
    <w:p w14:paraId="65F23F44" w14:textId="77777777" w:rsidR="006F2D47" w:rsidRPr="006F2D47" w:rsidRDefault="006F2D47" w:rsidP="006F2D47">
      <w:r w:rsidRPr="006F2D47">
        <w:rPr>
          <w:b/>
          <w:bCs/>
          <w:color w:val="222222"/>
        </w:rPr>
        <w:t>CHANGE: NONE</w:t>
      </w:r>
    </w:p>
    <w:p w14:paraId="1971F7E3" w14:textId="77777777" w:rsidR="006F2D47" w:rsidRPr="006F2D47" w:rsidRDefault="006F2D47" w:rsidP="006F2D47"/>
    <w:p w14:paraId="443F6D52" w14:textId="77777777" w:rsidR="006F2D47" w:rsidRPr="006F2D47" w:rsidRDefault="006F2D47" w:rsidP="006F2D47">
      <w:r w:rsidRPr="006F2D47">
        <w:rPr>
          <w:b/>
          <w:bCs/>
          <w:color w:val="000000"/>
        </w:rPr>
        <w:t xml:space="preserve">6. QUESTION: </w:t>
      </w:r>
      <w:r w:rsidRPr="006F2D47">
        <w:rPr>
          <w:color w:val="222222"/>
        </w:rPr>
        <w:t xml:space="preserve">On Page 2 for submitting these questions, it is noted that “The Government will answer questions or requests for clarification via a written RFQ amendment. </w:t>
      </w:r>
      <w:proofErr w:type="gramStart"/>
      <w:r w:rsidRPr="006F2D47">
        <w:rPr>
          <w:color w:val="222222"/>
        </w:rPr>
        <w:t>“  How</w:t>
      </w:r>
      <w:proofErr w:type="gramEnd"/>
      <w:r w:rsidRPr="006F2D47">
        <w:rPr>
          <w:color w:val="222222"/>
        </w:rPr>
        <w:t xml:space="preserve"> will this be communicated out to potential bidders?</w:t>
      </w:r>
    </w:p>
    <w:p w14:paraId="5051C2EC" w14:textId="77777777" w:rsidR="006F2D47" w:rsidRPr="006F2D47" w:rsidRDefault="006F2D47" w:rsidP="006F2D47"/>
    <w:p w14:paraId="6BAFB34B" w14:textId="77777777" w:rsidR="006F2D47" w:rsidRPr="006F2D47" w:rsidRDefault="006F2D47" w:rsidP="006F2D47">
      <w:r w:rsidRPr="006F2D47">
        <w:rPr>
          <w:b/>
          <w:bCs/>
          <w:color w:val="222222"/>
        </w:rPr>
        <w:t>ANSWER</w:t>
      </w:r>
      <w:proofErr w:type="gramStart"/>
      <w:r w:rsidRPr="006F2D47">
        <w:rPr>
          <w:b/>
          <w:bCs/>
          <w:color w:val="222222"/>
        </w:rPr>
        <w:t xml:space="preserve">: </w:t>
      </w:r>
      <w:r w:rsidRPr="006F2D47">
        <w:rPr>
          <w:color w:val="222222"/>
        </w:rPr>
        <w:t> It</w:t>
      </w:r>
      <w:proofErr w:type="gramEnd"/>
      <w:r w:rsidRPr="006F2D47">
        <w:rPr>
          <w:color w:val="222222"/>
        </w:rPr>
        <w:t xml:space="preserve"> will be posted to SAM.gov as an amendment to the original RFQ posting.</w:t>
      </w:r>
    </w:p>
    <w:p w14:paraId="4E7E4319" w14:textId="77777777" w:rsidR="006F2D47" w:rsidRPr="006F2D47" w:rsidRDefault="006F2D47" w:rsidP="006F2D47"/>
    <w:p w14:paraId="5CE103DA" w14:textId="77777777" w:rsidR="006F2D47" w:rsidRPr="006F2D47" w:rsidRDefault="006F2D47" w:rsidP="006F2D47">
      <w:r w:rsidRPr="006F2D47">
        <w:rPr>
          <w:b/>
          <w:bCs/>
          <w:color w:val="222222"/>
        </w:rPr>
        <w:t>CHANGE</w:t>
      </w:r>
      <w:proofErr w:type="gramStart"/>
      <w:r w:rsidRPr="006F2D47">
        <w:rPr>
          <w:b/>
          <w:bCs/>
          <w:color w:val="222222"/>
        </w:rPr>
        <w:t>:  NONE</w:t>
      </w:r>
      <w:proofErr w:type="gramEnd"/>
    </w:p>
    <w:p w14:paraId="3F5DA002" w14:textId="77777777" w:rsidR="006F2D47" w:rsidRPr="006F2D47" w:rsidRDefault="006F2D47" w:rsidP="006F2D47"/>
    <w:p w14:paraId="05D03017" w14:textId="77777777" w:rsidR="006F2D47" w:rsidRPr="006F2D47" w:rsidRDefault="006F2D47" w:rsidP="006F2D47"/>
    <w:p w14:paraId="1ED1A126" w14:textId="77777777" w:rsidR="006F2D47" w:rsidRPr="006F2D47" w:rsidRDefault="006F2D47" w:rsidP="006F2D47">
      <w:r w:rsidRPr="006F2D47">
        <w:rPr>
          <w:b/>
          <w:bCs/>
          <w:color w:val="000000"/>
        </w:rPr>
        <w:t xml:space="preserve">7. QUESTION: </w:t>
      </w:r>
      <w:r w:rsidRPr="006F2D47">
        <w:rPr>
          <w:color w:val="000000"/>
        </w:rPr>
        <w:t>The RFQ states:</w:t>
      </w:r>
      <w:r w:rsidRPr="006F2D47">
        <w:rPr>
          <w:b/>
          <w:bCs/>
          <w:color w:val="000000"/>
        </w:rPr>
        <w:t xml:space="preserve"> </w:t>
      </w:r>
      <w:r w:rsidRPr="006F2D47">
        <w:rPr>
          <w:color w:val="000000"/>
        </w:rPr>
        <w:t>The Government will not consider any pricing model which requires revenue sharing, “convenience fee”, or other pricing model which would require the public to pay any dollar amount for visiting the Presidential Libraries and Museums. However, if the Contractor’s pricing for the SaaS Licenses incorporates the costs of deployment, hardware, operations and maintenance, or any other separately priced item, then the Contractor shall clearly indicate where these otherwise separately priced items are priced in the CLIN tables provided by the Government. Failure to clearly demonstrate that all items are accounted for and priced may result in rejection of the quotation as unacceptable. (Page 3/107 - RFP Document)</w:t>
      </w:r>
    </w:p>
    <w:p w14:paraId="6B1FEA85" w14:textId="77777777" w:rsidR="006F2D47" w:rsidRPr="006F2D47" w:rsidRDefault="006F2D47" w:rsidP="006F2D47"/>
    <w:p w14:paraId="4274E79A" w14:textId="77777777" w:rsidR="006F2D47" w:rsidRPr="006F2D47" w:rsidRDefault="006F2D47" w:rsidP="006F2D47">
      <w:r w:rsidRPr="006F2D47">
        <w:rPr>
          <w:color w:val="000000"/>
        </w:rPr>
        <w:t>Q: Our pricing model is broken down between a subscription fee and a transaction percentage charged on the gross transaction value processed through the platform. This is not charged to the customer, but to NARA. Is this an acceptable arrangement for NARA?</w:t>
      </w:r>
    </w:p>
    <w:p w14:paraId="19E5DF61" w14:textId="77777777" w:rsidR="006F2D47" w:rsidRPr="006F2D47" w:rsidRDefault="006F2D47" w:rsidP="006F2D47"/>
    <w:p w14:paraId="22B75D50" w14:textId="7C04C7A4" w:rsidR="006F2D47" w:rsidRPr="006F2D47" w:rsidRDefault="006F2D47" w:rsidP="006F2D47">
      <w:r w:rsidRPr="006F2D47">
        <w:rPr>
          <w:b/>
          <w:bCs/>
          <w:color w:val="222222"/>
        </w:rPr>
        <w:t>ANSWER:</w:t>
      </w:r>
      <w:r w:rsidRPr="006F2D47">
        <w:rPr>
          <w:color w:val="222222"/>
        </w:rPr>
        <w:t xml:space="preserve"> No.  For evaluation purposes, NARA requires a firm fixed price for each CLIN that is not inclusive of a transition percentage fee.  For pricing purposes, the annual earned revenue for fiscal year 2025 is provided in Question</w:t>
      </w:r>
      <w:r w:rsidR="00CF03E1">
        <w:rPr>
          <w:color w:val="222222"/>
        </w:rPr>
        <w:t>s</w:t>
      </w:r>
      <w:r w:rsidRPr="006F2D47">
        <w:rPr>
          <w:color w:val="222222"/>
        </w:rPr>
        <w:t xml:space="preserve"> # 8 and 25. </w:t>
      </w:r>
    </w:p>
    <w:p w14:paraId="6F838E11" w14:textId="77777777" w:rsidR="006F2D47" w:rsidRPr="006F2D47" w:rsidRDefault="006F2D47" w:rsidP="006F2D47"/>
    <w:p w14:paraId="24EE115F" w14:textId="1778B276" w:rsidR="006F2D47" w:rsidRPr="006F2D47" w:rsidRDefault="006F2D47" w:rsidP="006F2D47">
      <w:r w:rsidRPr="006F2D47">
        <w:rPr>
          <w:b/>
          <w:bCs/>
          <w:color w:val="222222"/>
        </w:rPr>
        <w:t>CHANGE</w:t>
      </w:r>
      <w:proofErr w:type="gramStart"/>
      <w:r w:rsidRPr="006F2D47">
        <w:rPr>
          <w:b/>
          <w:bCs/>
          <w:color w:val="222222"/>
        </w:rPr>
        <w:t>:  N</w:t>
      </w:r>
      <w:r w:rsidR="00CF03E1">
        <w:rPr>
          <w:b/>
          <w:bCs/>
          <w:color w:val="222222"/>
        </w:rPr>
        <w:t>ONE</w:t>
      </w:r>
      <w:proofErr w:type="gramEnd"/>
    </w:p>
    <w:p w14:paraId="5C1D3244" w14:textId="77777777" w:rsidR="006F2D47" w:rsidRPr="006F2D47" w:rsidRDefault="006F2D47" w:rsidP="006F2D47"/>
    <w:p w14:paraId="671E42DA" w14:textId="77777777" w:rsidR="006F2D47" w:rsidRPr="006F2D47" w:rsidRDefault="006F2D47" w:rsidP="006F2D47">
      <w:r w:rsidRPr="006F2D47">
        <w:rPr>
          <w:b/>
          <w:bCs/>
          <w:color w:val="000000"/>
        </w:rPr>
        <w:t xml:space="preserve">8. QUESTION: </w:t>
      </w:r>
      <w:r w:rsidRPr="006F2D47">
        <w:rPr>
          <w:color w:val="000000"/>
        </w:rPr>
        <w:t xml:space="preserve">Can you provide a cumulative (or broken down by location) summary of the annual </w:t>
      </w:r>
      <w:proofErr w:type="gramStart"/>
      <w:r w:rsidRPr="006F2D47">
        <w:rPr>
          <w:color w:val="000000"/>
        </w:rPr>
        <w:t>earned revenue</w:t>
      </w:r>
      <w:proofErr w:type="gramEnd"/>
      <w:r w:rsidRPr="006F2D47">
        <w:rPr>
          <w:color w:val="000000"/>
        </w:rPr>
        <w:t xml:space="preserve"> for NARA specific to the museum revenue that would be processed through the platform?</w:t>
      </w:r>
      <w:r w:rsidRPr="006F2D47">
        <w:rPr>
          <w:color w:val="000000"/>
        </w:rPr>
        <w:br/>
      </w:r>
      <w:r w:rsidRPr="006F2D47">
        <w:rPr>
          <w:color w:val="000000"/>
        </w:rPr>
        <w:br/>
      </w:r>
    </w:p>
    <w:p w14:paraId="0EF79178" w14:textId="77777777" w:rsidR="006F2D47" w:rsidRPr="006F2D47" w:rsidRDefault="006F2D47" w:rsidP="006F2D47">
      <w:r w:rsidRPr="006F2D47">
        <w:rPr>
          <w:b/>
          <w:bCs/>
          <w:color w:val="222222"/>
        </w:rPr>
        <w:t>ANSWER:</w:t>
      </w:r>
      <w:r w:rsidRPr="006F2D47">
        <w:rPr>
          <w:color w:val="222222"/>
        </w:rPr>
        <w:t xml:space="preserve"> FY2025 is October 1</w:t>
      </w:r>
      <w:proofErr w:type="gramStart"/>
      <w:r w:rsidRPr="006F2D47">
        <w:rPr>
          <w:color w:val="222222"/>
        </w:rPr>
        <w:t xml:space="preserve"> 2024</w:t>
      </w:r>
      <w:proofErr w:type="gramEnd"/>
      <w:r w:rsidRPr="006F2D47">
        <w:rPr>
          <w:color w:val="222222"/>
        </w:rPr>
        <w:t xml:space="preserve"> - September 30</w:t>
      </w:r>
      <w:proofErr w:type="gramStart"/>
      <w:r w:rsidRPr="006F2D47">
        <w:rPr>
          <w:color w:val="222222"/>
        </w:rPr>
        <w:t xml:space="preserve"> 2025</w:t>
      </w:r>
      <w:proofErr w:type="gramEnd"/>
      <w:r w:rsidRPr="006F2D47">
        <w:rPr>
          <w:color w:val="222222"/>
        </w:rPr>
        <w:t>.</w:t>
      </w:r>
    </w:p>
    <w:p w14:paraId="4A946E20" w14:textId="77777777" w:rsidR="006F2D47" w:rsidRPr="006F2D47" w:rsidRDefault="006F2D47" w:rsidP="006F2D47"/>
    <w:tbl>
      <w:tblPr>
        <w:tblW w:w="0" w:type="auto"/>
        <w:tblCellMar>
          <w:top w:w="15" w:type="dxa"/>
          <w:left w:w="15" w:type="dxa"/>
          <w:bottom w:w="15" w:type="dxa"/>
          <w:right w:w="15" w:type="dxa"/>
        </w:tblCellMar>
        <w:tblLook w:val="04A0" w:firstRow="1" w:lastRow="0" w:firstColumn="1" w:lastColumn="0" w:noHBand="0" w:noVBand="1"/>
      </w:tblPr>
      <w:tblGrid>
        <w:gridCol w:w="2187"/>
        <w:gridCol w:w="2180"/>
      </w:tblGrid>
      <w:tr w:rsidR="006F2D47" w:rsidRPr="00015E26" w14:paraId="08AE98D2" w14:textId="77777777">
        <w:trPr>
          <w:trHeight w:val="575"/>
        </w:trPr>
        <w:tc>
          <w:tcPr>
            <w:tcW w:w="0" w:type="auto"/>
            <w:tcMar>
              <w:top w:w="100" w:type="dxa"/>
              <w:left w:w="100" w:type="dxa"/>
              <w:bottom w:w="100" w:type="dxa"/>
              <w:right w:w="100" w:type="dxa"/>
            </w:tcMar>
            <w:hideMark/>
          </w:tcPr>
          <w:p w14:paraId="3B51B10B" w14:textId="77777777" w:rsidR="006F2D47" w:rsidRPr="00015E26" w:rsidRDefault="006F2D47" w:rsidP="006F2D47">
            <w:pPr>
              <w:rPr>
                <w:b/>
                <w:bCs/>
              </w:rPr>
            </w:pPr>
            <w:r w:rsidRPr="00015E26">
              <w:rPr>
                <w:b/>
                <w:bCs/>
                <w:color w:val="222222"/>
              </w:rPr>
              <w:t>FY2025 by Library</w:t>
            </w:r>
          </w:p>
        </w:tc>
        <w:tc>
          <w:tcPr>
            <w:tcW w:w="0" w:type="auto"/>
            <w:tcMar>
              <w:top w:w="100" w:type="dxa"/>
              <w:left w:w="100" w:type="dxa"/>
              <w:bottom w:w="100" w:type="dxa"/>
              <w:right w:w="100" w:type="dxa"/>
            </w:tcMar>
            <w:hideMark/>
          </w:tcPr>
          <w:p w14:paraId="4801D0A8" w14:textId="77777777" w:rsidR="006F2D47" w:rsidRPr="00015E26" w:rsidRDefault="006F2D47" w:rsidP="006F2D47">
            <w:pPr>
              <w:rPr>
                <w:b/>
                <w:bCs/>
              </w:rPr>
            </w:pPr>
            <w:r w:rsidRPr="00015E26">
              <w:rPr>
                <w:b/>
                <w:bCs/>
                <w:color w:val="222222"/>
              </w:rPr>
              <w:t>            Amount</w:t>
            </w:r>
          </w:p>
        </w:tc>
      </w:tr>
      <w:tr w:rsidR="006F2D47" w:rsidRPr="006F2D47" w14:paraId="0B018B3B" w14:textId="77777777">
        <w:trPr>
          <w:trHeight w:val="575"/>
        </w:trPr>
        <w:tc>
          <w:tcPr>
            <w:tcW w:w="0" w:type="auto"/>
            <w:tcMar>
              <w:top w:w="100" w:type="dxa"/>
              <w:left w:w="100" w:type="dxa"/>
              <w:bottom w:w="100" w:type="dxa"/>
              <w:right w:w="100" w:type="dxa"/>
            </w:tcMar>
            <w:hideMark/>
          </w:tcPr>
          <w:p w14:paraId="2D297753" w14:textId="77777777" w:rsidR="006F2D47" w:rsidRPr="006F2D47" w:rsidRDefault="006F2D47" w:rsidP="006F2D47">
            <w:r w:rsidRPr="006F2D47">
              <w:rPr>
                <w:color w:val="222222"/>
              </w:rPr>
              <w:t>Hoover</w:t>
            </w:r>
          </w:p>
        </w:tc>
        <w:tc>
          <w:tcPr>
            <w:tcW w:w="0" w:type="auto"/>
            <w:tcMar>
              <w:top w:w="100" w:type="dxa"/>
              <w:left w:w="100" w:type="dxa"/>
              <w:bottom w:w="100" w:type="dxa"/>
              <w:right w:w="100" w:type="dxa"/>
            </w:tcMar>
            <w:hideMark/>
          </w:tcPr>
          <w:p w14:paraId="2AD3661F" w14:textId="77777777" w:rsidR="006F2D47" w:rsidRPr="006F2D47" w:rsidRDefault="006F2D47" w:rsidP="006F2D47">
            <w:r w:rsidRPr="006F2D47">
              <w:rPr>
                <w:color w:val="222222"/>
              </w:rPr>
              <w:t xml:space="preserve"> $      </w:t>
            </w:r>
            <w:r w:rsidRPr="006F2D47">
              <w:rPr>
                <w:color w:val="222222"/>
              </w:rPr>
              <w:tab/>
              <w:t>23,207.00</w:t>
            </w:r>
          </w:p>
        </w:tc>
      </w:tr>
      <w:tr w:rsidR="006F2D47" w:rsidRPr="006F2D47" w14:paraId="756B7809" w14:textId="77777777">
        <w:trPr>
          <w:trHeight w:val="575"/>
        </w:trPr>
        <w:tc>
          <w:tcPr>
            <w:tcW w:w="0" w:type="auto"/>
            <w:tcMar>
              <w:top w:w="100" w:type="dxa"/>
              <w:left w:w="100" w:type="dxa"/>
              <w:bottom w:w="100" w:type="dxa"/>
              <w:right w:w="100" w:type="dxa"/>
            </w:tcMar>
            <w:hideMark/>
          </w:tcPr>
          <w:p w14:paraId="55471359" w14:textId="77777777" w:rsidR="006F2D47" w:rsidRPr="006F2D47" w:rsidRDefault="006F2D47" w:rsidP="006F2D47">
            <w:r w:rsidRPr="006F2D47">
              <w:rPr>
                <w:color w:val="222222"/>
              </w:rPr>
              <w:t>FDR</w:t>
            </w:r>
          </w:p>
        </w:tc>
        <w:tc>
          <w:tcPr>
            <w:tcW w:w="0" w:type="auto"/>
            <w:tcMar>
              <w:top w:w="100" w:type="dxa"/>
              <w:left w:w="100" w:type="dxa"/>
              <w:bottom w:w="100" w:type="dxa"/>
              <w:right w:w="100" w:type="dxa"/>
            </w:tcMar>
            <w:hideMark/>
          </w:tcPr>
          <w:p w14:paraId="22BE3106" w14:textId="77777777" w:rsidR="006F2D47" w:rsidRPr="006F2D47" w:rsidRDefault="006F2D47" w:rsidP="006F2D47">
            <w:r w:rsidRPr="006F2D47">
              <w:rPr>
                <w:color w:val="222222"/>
              </w:rPr>
              <w:t xml:space="preserve"> $    </w:t>
            </w:r>
            <w:r w:rsidRPr="006F2D47">
              <w:rPr>
                <w:color w:val="222222"/>
              </w:rPr>
              <w:tab/>
              <w:t>102,420.00</w:t>
            </w:r>
          </w:p>
        </w:tc>
      </w:tr>
      <w:tr w:rsidR="006F2D47" w:rsidRPr="006F2D47" w14:paraId="031FEBAB" w14:textId="77777777">
        <w:trPr>
          <w:trHeight w:val="575"/>
        </w:trPr>
        <w:tc>
          <w:tcPr>
            <w:tcW w:w="0" w:type="auto"/>
            <w:tcMar>
              <w:top w:w="100" w:type="dxa"/>
              <w:left w:w="100" w:type="dxa"/>
              <w:bottom w:w="100" w:type="dxa"/>
              <w:right w:w="100" w:type="dxa"/>
            </w:tcMar>
            <w:hideMark/>
          </w:tcPr>
          <w:p w14:paraId="36E8EEB3" w14:textId="77777777" w:rsidR="006F2D47" w:rsidRPr="006F2D47" w:rsidRDefault="006F2D47" w:rsidP="006F2D47">
            <w:r w:rsidRPr="006F2D47">
              <w:rPr>
                <w:color w:val="222222"/>
              </w:rPr>
              <w:lastRenderedPageBreak/>
              <w:t>Truman</w:t>
            </w:r>
          </w:p>
        </w:tc>
        <w:tc>
          <w:tcPr>
            <w:tcW w:w="0" w:type="auto"/>
            <w:tcMar>
              <w:top w:w="100" w:type="dxa"/>
              <w:left w:w="100" w:type="dxa"/>
              <w:bottom w:w="100" w:type="dxa"/>
              <w:right w:w="100" w:type="dxa"/>
            </w:tcMar>
            <w:hideMark/>
          </w:tcPr>
          <w:p w14:paraId="211A2591" w14:textId="77777777" w:rsidR="006F2D47" w:rsidRPr="006F2D47" w:rsidRDefault="006F2D47" w:rsidP="006F2D47">
            <w:r w:rsidRPr="006F2D47">
              <w:rPr>
                <w:color w:val="222222"/>
              </w:rPr>
              <w:t xml:space="preserve"> $    </w:t>
            </w:r>
            <w:r w:rsidRPr="006F2D47">
              <w:rPr>
                <w:color w:val="222222"/>
              </w:rPr>
              <w:tab/>
              <w:t>507,748.00</w:t>
            </w:r>
          </w:p>
        </w:tc>
      </w:tr>
      <w:tr w:rsidR="006F2D47" w:rsidRPr="006F2D47" w14:paraId="3410784E" w14:textId="77777777">
        <w:trPr>
          <w:trHeight w:val="575"/>
        </w:trPr>
        <w:tc>
          <w:tcPr>
            <w:tcW w:w="0" w:type="auto"/>
            <w:tcMar>
              <w:top w:w="100" w:type="dxa"/>
              <w:left w:w="100" w:type="dxa"/>
              <w:bottom w:w="100" w:type="dxa"/>
              <w:right w:w="100" w:type="dxa"/>
            </w:tcMar>
            <w:hideMark/>
          </w:tcPr>
          <w:p w14:paraId="7AA0B73D" w14:textId="77777777" w:rsidR="006F2D47" w:rsidRPr="006F2D47" w:rsidRDefault="006F2D47" w:rsidP="006F2D47">
            <w:r w:rsidRPr="006F2D47">
              <w:rPr>
                <w:color w:val="222222"/>
              </w:rPr>
              <w:t>Eisenhower</w:t>
            </w:r>
          </w:p>
        </w:tc>
        <w:tc>
          <w:tcPr>
            <w:tcW w:w="0" w:type="auto"/>
            <w:tcMar>
              <w:top w:w="100" w:type="dxa"/>
              <w:left w:w="100" w:type="dxa"/>
              <w:bottom w:w="100" w:type="dxa"/>
              <w:right w:w="100" w:type="dxa"/>
            </w:tcMar>
            <w:hideMark/>
          </w:tcPr>
          <w:p w14:paraId="02A2A13E" w14:textId="77777777" w:rsidR="006F2D47" w:rsidRPr="006F2D47" w:rsidRDefault="006F2D47" w:rsidP="006F2D47">
            <w:r w:rsidRPr="006F2D47">
              <w:rPr>
                <w:color w:val="222222"/>
              </w:rPr>
              <w:t xml:space="preserve"> $    </w:t>
            </w:r>
            <w:r w:rsidRPr="006F2D47">
              <w:rPr>
                <w:color w:val="222222"/>
              </w:rPr>
              <w:tab/>
              <w:t>390,295.00</w:t>
            </w:r>
          </w:p>
        </w:tc>
      </w:tr>
      <w:tr w:rsidR="006F2D47" w:rsidRPr="006F2D47" w14:paraId="284ED399" w14:textId="77777777">
        <w:trPr>
          <w:trHeight w:val="575"/>
        </w:trPr>
        <w:tc>
          <w:tcPr>
            <w:tcW w:w="0" w:type="auto"/>
            <w:tcMar>
              <w:top w:w="100" w:type="dxa"/>
              <w:left w:w="100" w:type="dxa"/>
              <w:bottom w:w="100" w:type="dxa"/>
              <w:right w:w="100" w:type="dxa"/>
            </w:tcMar>
            <w:hideMark/>
          </w:tcPr>
          <w:p w14:paraId="76E40554" w14:textId="77777777" w:rsidR="006F2D47" w:rsidRPr="006F2D47" w:rsidRDefault="006F2D47" w:rsidP="006F2D47">
            <w:r w:rsidRPr="006F2D47">
              <w:rPr>
                <w:color w:val="222222"/>
              </w:rPr>
              <w:t>JFK</w:t>
            </w:r>
          </w:p>
        </w:tc>
        <w:tc>
          <w:tcPr>
            <w:tcW w:w="0" w:type="auto"/>
            <w:tcMar>
              <w:top w:w="100" w:type="dxa"/>
              <w:left w:w="100" w:type="dxa"/>
              <w:bottom w:w="100" w:type="dxa"/>
              <w:right w:w="100" w:type="dxa"/>
            </w:tcMar>
            <w:hideMark/>
          </w:tcPr>
          <w:p w14:paraId="24AD52D1" w14:textId="77777777" w:rsidR="006F2D47" w:rsidRPr="006F2D47" w:rsidRDefault="006F2D47" w:rsidP="006F2D47">
            <w:r w:rsidRPr="006F2D47">
              <w:rPr>
                <w:color w:val="222222"/>
              </w:rPr>
              <w:t xml:space="preserve"> $</w:t>
            </w:r>
            <w:r w:rsidRPr="006F2D47">
              <w:rPr>
                <w:color w:val="222222"/>
              </w:rPr>
              <w:tab/>
              <w:t>1,748,058.04</w:t>
            </w:r>
          </w:p>
        </w:tc>
      </w:tr>
      <w:tr w:rsidR="006F2D47" w:rsidRPr="006F2D47" w14:paraId="30564C0B" w14:textId="77777777">
        <w:trPr>
          <w:trHeight w:val="575"/>
        </w:trPr>
        <w:tc>
          <w:tcPr>
            <w:tcW w:w="0" w:type="auto"/>
            <w:tcMar>
              <w:top w:w="100" w:type="dxa"/>
              <w:left w:w="100" w:type="dxa"/>
              <w:bottom w:w="100" w:type="dxa"/>
              <w:right w:w="100" w:type="dxa"/>
            </w:tcMar>
            <w:hideMark/>
          </w:tcPr>
          <w:p w14:paraId="73186CD8" w14:textId="77777777" w:rsidR="006F2D47" w:rsidRPr="006F2D47" w:rsidRDefault="006F2D47" w:rsidP="006F2D47">
            <w:r w:rsidRPr="006F2D47">
              <w:rPr>
                <w:color w:val="222222"/>
              </w:rPr>
              <w:t>Ford Museum</w:t>
            </w:r>
          </w:p>
        </w:tc>
        <w:tc>
          <w:tcPr>
            <w:tcW w:w="0" w:type="auto"/>
            <w:tcMar>
              <w:top w:w="100" w:type="dxa"/>
              <w:left w:w="100" w:type="dxa"/>
              <w:bottom w:w="100" w:type="dxa"/>
              <w:right w:w="100" w:type="dxa"/>
            </w:tcMar>
            <w:hideMark/>
          </w:tcPr>
          <w:p w14:paraId="0B1499A0" w14:textId="77777777" w:rsidR="006F2D47" w:rsidRPr="006F2D47" w:rsidRDefault="006F2D47" w:rsidP="006F2D47">
            <w:r w:rsidRPr="006F2D47">
              <w:rPr>
                <w:color w:val="222222"/>
              </w:rPr>
              <w:t xml:space="preserve"> $    </w:t>
            </w:r>
            <w:r w:rsidRPr="006F2D47">
              <w:rPr>
                <w:color w:val="222222"/>
              </w:rPr>
              <w:tab/>
              <w:t>359,714.68</w:t>
            </w:r>
          </w:p>
        </w:tc>
      </w:tr>
      <w:tr w:rsidR="006F2D47" w:rsidRPr="006F2D47" w14:paraId="6862523B" w14:textId="77777777">
        <w:trPr>
          <w:trHeight w:val="575"/>
        </w:trPr>
        <w:tc>
          <w:tcPr>
            <w:tcW w:w="0" w:type="auto"/>
            <w:tcMar>
              <w:top w:w="100" w:type="dxa"/>
              <w:left w:w="100" w:type="dxa"/>
              <w:bottom w:w="100" w:type="dxa"/>
              <w:right w:w="100" w:type="dxa"/>
            </w:tcMar>
            <w:hideMark/>
          </w:tcPr>
          <w:p w14:paraId="79B00F52" w14:textId="77777777" w:rsidR="006F2D47" w:rsidRPr="006F2D47" w:rsidRDefault="006F2D47" w:rsidP="006F2D47">
            <w:r w:rsidRPr="006F2D47">
              <w:rPr>
                <w:color w:val="222222"/>
              </w:rPr>
              <w:t>Carter</w:t>
            </w:r>
          </w:p>
        </w:tc>
        <w:tc>
          <w:tcPr>
            <w:tcW w:w="0" w:type="auto"/>
            <w:tcMar>
              <w:top w:w="100" w:type="dxa"/>
              <w:left w:w="100" w:type="dxa"/>
              <w:bottom w:w="100" w:type="dxa"/>
              <w:right w:w="100" w:type="dxa"/>
            </w:tcMar>
            <w:hideMark/>
          </w:tcPr>
          <w:p w14:paraId="7248A802" w14:textId="77777777" w:rsidR="006F2D47" w:rsidRPr="006F2D47" w:rsidRDefault="006F2D47" w:rsidP="006F2D47">
            <w:r w:rsidRPr="006F2D47">
              <w:rPr>
                <w:color w:val="222222"/>
              </w:rPr>
              <w:t xml:space="preserve"> $    </w:t>
            </w:r>
            <w:r w:rsidRPr="006F2D47">
              <w:rPr>
                <w:color w:val="222222"/>
              </w:rPr>
              <w:tab/>
              <w:t>569,821.00</w:t>
            </w:r>
          </w:p>
        </w:tc>
      </w:tr>
      <w:tr w:rsidR="006F2D47" w:rsidRPr="006F2D47" w14:paraId="5227F6D7" w14:textId="77777777">
        <w:trPr>
          <w:trHeight w:val="575"/>
        </w:trPr>
        <w:tc>
          <w:tcPr>
            <w:tcW w:w="0" w:type="auto"/>
            <w:tcMar>
              <w:top w:w="100" w:type="dxa"/>
              <w:left w:w="100" w:type="dxa"/>
              <w:bottom w:w="100" w:type="dxa"/>
              <w:right w:w="100" w:type="dxa"/>
            </w:tcMar>
            <w:hideMark/>
          </w:tcPr>
          <w:p w14:paraId="1EF984DE" w14:textId="77777777" w:rsidR="006F2D47" w:rsidRPr="006F2D47" w:rsidRDefault="006F2D47" w:rsidP="006F2D47">
            <w:r w:rsidRPr="006F2D47">
              <w:rPr>
                <w:color w:val="222222"/>
              </w:rPr>
              <w:t>Bush 41</w:t>
            </w:r>
          </w:p>
        </w:tc>
        <w:tc>
          <w:tcPr>
            <w:tcW w:w="0" w:type="auto"/>
            <w:tcMar>
              <w:top w:w="100" w:type="dxa"/>
              <w:left w:w="100" w:type="dxa"/>
              <w:bottom w:w="100" w:type="dxa"/>
              <w:right w:w="100" w:type="dxa"/>
            </w:tcMar>
            <w:hideMark/>
          </w:tcPr>
          <w:p w14:paraId="656AED8C" w14:textId="77777777" w:rsidR="006F2D47" w:rsidRPr="006F2D47" w:rsidRDefault="006F2D47" w:rsidP="006F2D47">
            <w:r w:rsidRPr="006F2D47">
              <w:rPr>
                <w:color w:val="222222"/>
              </w:rPr>
              <w:t xml:space="preserve"> $    </w:t>
            </w:r>
            <w:r w:rsidRPr="006F2D47">
              <w:rPr>
                <w:color w:val="222222"/>
              </w:rPr>
              <w:tab/>
              <w:t>548,332.00</w:t>
            </w:r>
          </w:p>
        </w:tc>
      </w:tr>
    </w:tbl>
    <w:p w14:paraId="62356DEB" w14:textId="77777777" w:rsidR="006F2D47" w:rsidRPr="006F2D47" w:rsidRDefault="006F2D47" w:rsidP="006F2D47"/>
    <w:p w14:paraId="441705DA" w14:textId="028DB4E4" w:rsidR="006F2D47" w:rsidRPr="006F2D47" w:rsidRDefault="006F2D47" w:rsidP="006F2D47">
      <w:r w:rsidRPr="006F2D47">
        <w:rPr>
          <w:b/>
          <w:bCs/>
          <w:color w:val="222222"/>
        </w:rPr>
        <w:t>*Hoover Presidential Library and Museum closed for renovation February 2025 through June 2026. Their fiscal year 2024 (October 1</w:t>
      </w:r>
      <w:proofErr w:type="gramStart"/>
      <w:r w:rsidRPr="006F2D47">
        <w:rPr>
          <w:b/>
          <w:bCs/>
          <w:color w:val="222222"/>
        </w:rPr>
        <w:t xml:space="preserve"> 2023</w:t>
      </w:r>
      <w:proofErr w:type="gramEnd"/>
      <w:r w:rsidRPr="006F2D47">
        <w:rPr>
          <w:b/>
          <w:bCs/>
          <w:color w:val="222222"/>
        </w:rPr>
        <w:t xml:space="preserve"> - September 30</w:t>
      </w:r>
      <w:proofErr w:type="gramStart"/>
      <w:r w:rsidRPr="006F2D47">
        <w:rPr>
          <w:b/>
          <w:bCs/>
          <w:color w:val="222222"/>
        </w:rPr>
        <w:t xml:space="preserve"> 2024</w:t>
      </w:r>
      <w:proofErr w:type="gramEnd"/>
      <w:r w:rsidRPr="006F2D47">
        <w:rPr>
          <w:b/>
          <w:bCs/>
          <w:color w:val="222222"/>
        </w:rPr>
        <w:t>) revenue was $112,000.</w:t>
      </w:r>
    </w:p>
    <w:p w14:paraId="42485A4E" w14:textId="77777777" w:rsidR="006F2D47" w:rsidRPr="006F2D47" w:rsidRDefault="006F2D47" w:rsidP="006F2D47"/>
    <w:p w14:paraId="6CBD4191" w14:textId="77777777" w:rsidR="006F2D47" w:rsidRPr="006F2D47" w:rsidRDefault="006F2D47" w:rsidP="006F2D47">
      <w:r w:rsidRPr="006F2D47">
        <w:rPr>
          <w:b/>
          <w:bCs/>
          <w:color w:val="222222"/>
        </w:rPr>
        <w:t>CHANGE</w:t>
      </w:r>
      <w:proofErr w:type="gramStart"/>
      <w:r w:rsidRPr="006F2D47">
        <w:rPr>
          <w:b/>
          <w:bCs/>
          <w:color w:val="222222"/>
        </w:rPr>
        <w:t>:  NONE</w:t>
      </w:r>
      <w:proofErr w:type="gramEnd"/>
    </w:p>
    <w:p w14:paraId="338952B6" w14:textId="77777777" w:rsidR="006F2D47" w:rsidRPr="006F2D47" w:rsidRDefault="006F2D47" w:rsidP="006F2D47"/>
    <w:p w14:paraId="3636CD7C" w14:textId="77777777" w:rsidR="006F2D47" w:rsidRPr="006F2D47" w:rsidRDefault="006F2D47" w:rsidP="006F2D47"/>
    <w:p w14:paraId="6F75DED1" w14:textId="77777777" w:rsidR="006F2D47" w:rsidRPr="006F2D47" w:rsidRDefault="006F2D47" w:rsidP="006F2D47">
      <w:r w:rsidRPr="006F2D47">
        <w:rPr>
          <w:b/>
          <w:bCs/>
          <w:color w:val="000000"/>
        </w:rPr>
        <w:t xml:space="preserve">9. QUESTION: </w:t>
      </w:r>
      <w:r w:rsidRPr="006F2D47">
        <w:rPr>
          <w:color w:val="000000"/>
        </w:rPr>
        <w:t xml:space="preserve">PWS Reference 1.3.1.1. NARA’s existing ticketing system at the Presidential Libraries provides reports in XML format that can be ingested by Microsoft Dynamics Great </w:t>
      </w:r>
      <w:proofErr w:type="gramStart"/>
      <w:r w:rsidRPr="006F2D47">
        <w:rPr>
          <w:color w:val="000000"/>
        </w:rPr>
        <w:t>Plains</w:t>
      </w:r>
      <w:proofErr w:type="gramEnd"/>
      <w:r w:rsidRPr="006F2D47">
        <w:rPr>
          <w:color w:val="000000"/>
        </w:rPr>
        <w:t xml:space="preserve"> which NARA uses </w:t>
      </w:r>
      <w:proofErr w:type="gramStart"/>
      <w:r w:rsidRPr="006F2D47">
        <w:rPr>
          <w:color w:val="000000"/>
        </w:rPr>
        <w:t>manage</w:t>
      </w:r>
      <w:proofErr w:type="gramEnd"/>
      <w:r w:rsidRPr="006F2D47">
        <w:rPr>
          <w:color w:val="000000"/>
        </w:rPr>
        <w:t xml:space="preserve"> its financial transactions via scripts.  </w:t>
      </w:r>
    </w:p>
    <w:p w14:paraId="17F1F0CA" w14:textId="77777777" w:rsidR="006F2D47" w:rsidRPr="006F2D47" w:rsidRDefault="006F2D47" w:rsidP="006F2D47"/>
    <w:p w14:paraId="37AF2869" w14:textId="77777777" w:rsidR="006F2D47" w:rsidRPr="006F2D47" w:rsidRDefault="006F2D47" w:rsidP="006F2D47">
      <w:r w:rsidRPr="006F2D47">
        <w:rPr>
          <w:color w:val="000000"/>
        </w:rPr>
        <w:t xml:space="preserve">Q: Our platform can integrate with Great </w:t>
      </w:r>
      <w:proofErr w:type="gramStart"/>
      <w:r w:rsidRPr="006F2D47">
        <w:rPr>
          <w:color w:val="000000"/>
        </w:rPr>
        <w:t>Plains</w:t>
      </w:r>
      <w:proofErr w:type="gramEnd"/>
      <w:r w:rsidRPr="006F2D47">
        <w:rPr>
          <w:color w:val="000000"/>
        </w:rPr>
        <w:t xml:space="preserve"> and this process can be automated. Is NARA open to other solutions than import/export?</w:t>
      </w:r>
    </w:p>
    <w:p w14:paraId="55AE125E" w14:textId="77777777" w:rsidR="006F2D47" w:rsidRPr="006F2D47" w:rsidRDefault="006F2D47" w:rsidP="006F2D47"/>
    <w:p w14:paraId="12039244" w14:textId="77777777" w:rsidR="006F2D47" w:rsidRPr="006F2D47" w:rsidRDefault="006F2D47" w:rsidP="006F2D47">
      <w:r w:rsidRPr="006F2D47">
        <w:rPr>
          <w:b/>
          <w:bCs/>
          <w:color w:val="000000"/>
        </w:rPr>
        <w:t>ANSWER:</w:t>
      </w:r>
      <w:r w:rsidRPr="006F2D47">
        <w:rPr>
          <w:color w:val="000000"/>
        </w:rPr>
        <w:t xml:space="preserve"> Yes.</w:t>
      </w:r>
      <w:r w:rsidRPr="006F2D47">
        <w:rPr>
          <w:color w:val="000000"/>
        </w:rPr>
        <w:br/>
      </w:r>
      <w:r w:rsidRPr="006F2D47">
        <w:rPr>
          <w:color w:val="000000"/>
        </w:rPr>
        <w:br/>
      </w:r>
    </w:p>
    <w:p w14:paraId="2E0F06AF" w14:textId="77777777" w:rsidR="006F2D47" w:rsidRPr="006F2D47" w:rsidRDefault="006F2D47" w:rsidP="006F2D47">
      <w:r w:rsidRPr="006F2D47">
        <w:rPr>
          <w:b/>
          <w:bCs/>
          <w:color w:val="000000"/>
        </w:rPr>
        <w:t>CHANGE: NONE</w:t>
      </w:r>
    </w:p>
    <w:p w14:paraId="11802219" w14:textId="77777777" w:rsidR="006F2D47" w:rsidRPr="006F2D47" w:rsidRDefault="006F2D47" w:rsidP="006F2D47"/>
    <w:p w14:paraId="7BA8C73C" w14:textId="77777777" w:rsidR="006F2D47" w:rsidRPr="006F2D47" w:rsidRDefault="006F2D47" w:rsidP="006F2D47"/>
    <w:p w14:paraId="14F044CE" w14:textId="77777777" w:rsidR="006F2D47" w:rsidRPr="006F2D47" w:rsidRDefault="006F2D47" w:rsidP="006F2D47">
      <w:r w:rsidRPr="006F2D47">
        <w:rPr>
          <w:b/>
          <w:bCs/>
          <w:color w:val="000000"/>
        </w:rPr>
        <w:t>10. QUESTION:</w:t>
      </w:r>
      <w:r w:rsidRPr="006F2D47">
        <w:rPr>
          <w:color w:val="000000"/>
        </w:rPr>
        <w:t xml:space="preserve"> PWS Reference 3.2.8.2. The solution shall provide the capability to automatically send batch emails containing links and attached documents to attendees based on reservation date or other criteria.  </w:t>
      </w:r>
    </w:p>
    <w:p w14:paraId="608C5DFD" w14:textId="77777777" w:rsidR="006F2D47" w:rsidRPr="006F2D47" w:rsidRDefault="006F2D47" w:rsidP="006F2D47"/>
    <w:p w14:paraId="03FE93DF" w14:textId="77777777" w:rsidR="006F2D47" w:rsidRPr="006F2D47" w:rsidRDefault="006F2D47" w:rsidP="006F2D47">
      <w:r w:rsidRPr="006F2D47">
        <w:rPr>
          <w:color w:val="000000"/>
        </w:rPr>
        <w:t xml:space="preserve">Q: Is it acceptable if these are sent out in real time vs. batching? Our platform does this immediately within seconds of </w:t>
      </w:r>
      <w:proofErr w:type="gramStart"/>
      <w:r w:rsidRPr="006F2D47">
        <w:rPr>
          <w:color w:val="000000"/>
        </w:rPr>
        <w:t>transactions completing</w:t>
      </w:r>
      <w:proofErr w:type="gramEnd"/>
      <w:r w:rsidRPr="006F2D47">
        <w:rPr>
          <w:color w:val="000000"/>
        </w:rPr>
        <w:t>.</w:t>
      </w:r>
    </w:p>
    <w:p w14:paraId="587B8722" w14:textId="77777777" w:rsidR="006F2D47" w:rsidRPr="006F2D47" w:rsidRDefault="006F2D47" w:rsidP="006F2D47"/>
    <w:p w14:paraId="15FC1B3D" w14:textId="77777777" w:rsidR="006F2D47" w:rsidRPr="006F2D47" w:rsidRDefault="006F2D47" w:rsidP="006F2D47">
      <w:r w:rsidRPr="006F2D47">
        <w:rPr>
          <w:b/>
          <w:bCs/>
          <w:color w:val="222222"/>
        </w:rPr>
        <w:lastRenderedPageBreak/>
        <w:t>ANSWER:</w:t>
      </w:r>
      <w:r w:rsidRPr="006F2D47">
        <w:rPr>
          <w:color w:val="222222"/>
        </w:rPr>
        <w:t xml:space="preserve"> Yes, real time emails are acceptable (confirmation email, for instance), however NARA also requires the capability to send batch emails based on reservation date or other criteria (notification of closure due to weather event, for instance).  </w:t>
      </w:r>
    </w:p>
    <w:p w14:paraId="03ADBE9E" w14:textId="77777777" w:rsidR="006F2D47" w:rsidRPr="006F2D47" w:rsidRDefault="006F2D47" w:rsidP="006F2D47"/>
    <w:p w14:paraId="3B766381" w14:textId="77777777" w:rsidR="006F2D47" w:rsidRPr="006F2D47" w:rsidRDefault="006F2D47" w:rsidP="006F2D47">
      <w:r w:rsidRPr="006F2D47">
        <w:rPr>
          <w:b/>
          <w:bCs/>
          <w:color w:val="222222"/>
        </w:rPr>
        <w:t>CHANGE: NONE</w:t>
      </w:r>
    </w:p>
    <w:p w14:paraId="47D416DE" w14:textId="77777777" w:rsidR="006F2D47" w:rsidRPr="006F2D47" w:rsidRDefault="006F2D47" w:rsidP="006F2D47"/>
    <w:p w14:paraId="2E7E15AC" w14:textId="77777777" w:rsidR="006F2D47" w:rsidRPr="006F2D47" w:rsidRDefault="006F2D47" w:rsidP="006F2D47"/>
    <w:p w14:paraId="361224DA" w14:textId="77777777" w:rsidR="006F2D47" w:rsidRPr="006F2D47" w:rsidRDefault="006F2D47" w:rsidP="006F2D47">
      <w:r w:rsidRPr="006F2D47">
        <w:rPr>
          <w:b/>
          <w:bCs/>
          <w:color w:val="000000"/>
        </w:rPr>
        <w:t xml:space="preserve">11. QUESTION: </w:t>
      </w:r>
      <w:r w:rsidRPr="006F2D47">
        <w:rPr>
          <w:color w:val="000000"/>
        </w:rPr>
        <w:t>PWS Reference 3.5.1.1.</w:t>
      </w:r>
      <w:r w:rsidRPr="006F2D47">
        <w:rPr>
          <w:b/>
          <w:bCs/>
          <w:color w:val="000000"/>
        </w:rPr>
        <w:t xml:space="preserve"> </w:t>
      </w:r>
      <w:r w:rsidRPr="006F2D47">
        <w:rPr>
          <w:color w:val="000000"/>
        </w:rPr>
        <w:t>Enable users to register for an event for multiple visitor categories within one (1) transaction. </w:t>
      </w:r>
    </w:p>
    <w:p w14:paraId="711C8FF7" w14:textId="77777777" w:rsidR="006F2D47" w:rsidRPr="006F2D47" w:rsidRDefault="006F2D47" w:rsidP="006F2D47"/>
    <w:p w14:paraId="6FCBEF96" w14:textId="77777777" w:rsidR="006F2D47" w:rsidRPr="006F2D47" w:rsidRDefault="006F2D47" w:rsidP="006F2D47">
      <w:r w:rsidRPr="006F2D47">
        <w:rPr>
          <w:color w:val="000000"/>
        </w:rPr>
        <w:t>Q: Can you confirm this is just referring to Adult, Child, Senior, Student, etc.? If not, can you provide an example?</w:t>
      </w:r>
    </w:p>
    <w:p w14:paraId="7DB34D3E" w14:textId="77777777" w:rsidR="006F2D47" w:rsidRPr="006F2D47" w:rsidRDefault="006F2D47" w:rsidP="006F2D47"/>
    <w:p w14:paraId="62A7382F" w14:textId="77777777" w:rsidR="006F2D47" w:rsidRPr="006F2D47" w:rsidRDefault="006F2D47" w:rsidP="006F2D47">
      <w:r w:rsidRPr="006F2D47">
        <w:rPr>
          <w:b/>
          <w:bCs/>
          <w:color w:val="000000"/>
        </w:rPr>
        <w:t xml:space="preserve">ANSWER: </w:t>
      </w:r>
      <w:r w:rsidRPr="006F2D47">
        <w:rPr>
          <w:color w:val="000000"/>
        </w:rPr>
        <w:t>This refers to the ability to register for an event that may have multiple options, whether it be multiple ticket types (i.e., child, adult) within one transaction or whether a single user needs to select multiple ticket options (i.e., main gallery ticket plus a boyhood home tour ticket).  </w:t>
      </w:r>
    </w:p>
    <w:p w14:paraId="44235C3C" w14:textId="77777777" w:rsidR="006F2D47" w:rsidRPr="006F2D47" w:rsidRDefault="006F2D47" w:rsidP="006F2D47"/>
    <w:p w14:paraId="1B9638A0" w14:textId="70D96DCA" w:rsidR="006F2D47" w:rsidRPr="006F2D47" w:rsidRDefault="006F2D47" w:rsidP="006F2D47">
      <w:r w:rsidRPr="006F2D47">
        <w:rPr>
          <w:b/>
          <w:bCs/>
          <w:color w:val="000000"/>
        </w:rPr>
        <w:t>CHANGE:</w:t>
      </w:r>
      <w:r w:rsidR="00015E26">
        <w:rPr>
          <w:b/>
          <w:bCs/>
          <w:color w:val="000000"/>
        </w:rPr>
        <w:t xml:space="preserve"> </w:t>
      </w:r>
      <w:r w:rsidRPr="006F2D47">
        <w:rPr>
          <w:b/>
          <w:bCs/>
          <w:color w:val="000000"/>
        </w:rPr>
        <w:t>N</w:t>
      </w:r>
      <w:r w:rsidR="00015E26">
        <w:rPr>
          <w:b/>
          <w:bCs/>
          <w:color w:val="000000"/>
        </w:rPr>
        <w:t>ONE</w:t>
      </w:r>
    </w:p>
    <w:p w14:paraId="6D0708E5" w14:textId="77777777" w:rsidR="006F2D47" w:rsidRPr="006F2D47" w:rsidRDefault="006F2D47" w:rsidP="006F2D47"/>
    <w:p w14:paraId="41ED30ED" w14:textId="77777777" w:rsidR="006F2D47" w:rsidRPr="006F2D47" w:rsidRDefault="006F2D47" w:rsidP="006F2D47"/>
    <w:p w14:paraId="437AD821" w14:textId="77777777" w:rsidR="006F2D47" w:rsidRPr="006F2D47" w:rsidRDefault="006F2D47" w:rsidP="006F2D47">
      <w:r w:rsidRPr="006F2D47">
        <w:rPr>
          <w:b/>
          <w:bCs/>
          <w:color w:val="000000"/>
        </w:rPr>
        <w:t xml:space="preserve">12. QUESTION: </w:t>
      </w:r>
      <w:r w:rsidRPr="006F2D47">
        <w:rPr>
          <w:color w:val="000000"/>
        </w:rPr>
        <w:t>PWS Reference 3.6.1. Data Import and Export.  The system shall enable internal users to import and export data fields and the associated data to and from applicable formats such as, .doc, .docx, .</w:t>
      </w:r>
      <w:proofErr w:type="spellStart"/>
      <w:r w:rsidRPr="006F2D47">
        <w:rPr>
          <w:color w:val="000000"/>
        </w:rPr>
        <w:t>xls</w:t>
      </w:r>
      <w:proofErr w:type="spellEnd"/>
      <w:r w:rsidRPr="006F2D47">
        <w:rPr>
          <w:color w:val="000000"/>
        </w:rPr>
        <w:t xml:space="preserve">, .xlsx, .csv, XML, .rtf and .pdf formats from individual locations and across all sites.  The system shall enable users to select fields to be imported and exported with minimal steps and </w:t>
      </w:r>
      <w:proofErr w:type="gramStart"/>
      <w:r w:rsidRPr="006F2D47">
        <w:rPr>
          <w:color w:val="000000"/>
        </w:rPr>
        <w:t>keystrokes</w:t>
      </w:r>
      <w:proofErr w:type="gramEnd"/>
      <w:r w:rsidRPr="006F2D47">
        <w:rPr>
          <w:color w:val="000000"/>
        </w:rPr>
        <w:t xml:space="preserve">.  In the example of the Franklin D. Roosevelt Presidential Library and Museum and home, the National Parks Service (NPS) sells tickets using their ticketing system on behalf of NARA.  The ticket sales information from the NPS is sent to NARA in </w:t>
      </w:r>
      <w:proofErr w:type="gramStart"/>
      <w:r w:rsidRPr="006F2D47">
        <w:rPr>
          <w:color w:val="000000"/>
        </w:rPr>
        <w:t>a Microsoft</w:t>
      </w:r>
      <w:proofErr w:type="gramEnd"/>
      <w:r w:rsidRPr="006F2D47">
        <w:rPr>
          <w:color w:val="000000"/>
        </w:rPr>
        <w:t xml:space="preserve"> Excel .csv file. This information shall be imported into the new ticketing system. </w:t>
      </w:r>
    </w:p>
    <w:p w14:paraId="5AC23045" w14:textId="77777777" w:rsidR="006F2D47" w:rsidRPr="006F2D47" w:rsidRDefault="006F2D47" w:rsidP="006F2D47"/>
    <w:p w14:paraId="66C2AF71" w14:textId="77777777" w:rsidR="006F2D47" w:rsidRPr="006F2D47" w:rsidRDefault="006F2D47" w:rsidP="006F2D47">
      <w:r w:rsidRPr="006F2D47">
        <w:rPr>
          <w:color w:val="000000"/>
        </w:rPr>
        <w:t xml:space="preserve">Q: Our platform provides multiple options from sales portals to backend integration with third party ticketing systems that would </w:t>
      </w:r>
      <w:proofErr w:type="gramStart"/>
      <w:r w:rsidRPr="006F2D47">
        <w:rPr>
          <w:color w:val="000000"/>
        </w:rPr>
        <w:t>allow for</w:t>
      </w:r>
      <w:proofErr w:type="gramEnd"/>
      <w:r w:rsidRPr="006F2D47">
        <w:rPr>
          <w:color w:val="000000"/>
        </w:rPr>
        <w:t xml:space="preserve"> these </w:t>
      </w:r>
      <w:proofErr w:type="gramStart"/>
      <w:r w:rsidRPr="006F2D47">
        <w:rPr>
          <w:color w:val="000000"/>
        </w:rPr>
        <w:t>third party</w:t>
      </w:r>
      <w:proofErr w:type="gramEnd"/>
      <w:r w:rsidRPr="006F2D47">
        <w:rPr>
          <w:color w:val="000000"/>
        </w:rPr>
        <w:t xml:space="preserve"> groups to be able to sell tickets in real time using live inventory and pricing from NARA. Invoicing, ticket delivery, commissions, etc. are all calculated in real time. This avoids </w:t>
      </w:r>
      <w:proofErr w:type="gramStart"/>
      <w:r w:rsidRPr="006F2D47">
        <w:rPr>
          <w:color w:val="000000"/>
        </w:rPr>
        <w:t>all of</w:t>
      </w:r>
      <w:proofErr w:type="gramEnd"/>
      <w:r w:rsidRPr="006F2D47">
        <w:rPr>
          <w:color w:val="000000"/>
        </w:rPr>
        <w:t xml:space="preserve"> the manual processing listed in the requirement. Is this an acceptable solution? </w:t>
      </w:r>
    </w:p>
    <w:p w14:paraId="55D15CDD" w14:textId="77777777" w:rsidR="006F2D47" w:rsidRPr="006F2D47" w:rsidRDefault="006F2D47" w:rsidP="006F2D47"/>
    <w:p w14:paraId="5BE469D1" w14:textId="77777777" w:rsidR="006F2D47" w:rsidRPr="006F2D47" w:rsidRDefault="006F2D47" w:rsidP="006F2D47">
      <w:r w:rsidRPr="006F2D47">
        <w:rPr>
          <w:b/>
          <w:bCs/>
          <w:color w:val="000000"/>
        </w:rPr>
        <w:t xml:space="preserve">ANSWER: </w:t>
      </w:r>
      <w:r w:rsidRPr="006F2D47">
        <w:rPr>
          <w:color w:val="000000"/>
        </w:rPr>
        <w:t xml:space="preserve">The solution must allow for the import/export of data fields and associated data as described in 3.6.1.  Vendors are welcome to propose alternative methods. The solution must at a minimum meet the requirements as described in </w:t>
      </w:r>
      <w:proofErr w:type="gramStart"/>
      <w:r w:rsidRPr="006F2D47">
        <w:rPr>
          <w:color w:val="000000"/>
        </w:rPr>
        <w:t>the PWS</w:t>
      </w:r>
      <w:proofErr w:type="gramEnd"/>
      <w:r w:rsidRPr="006F2D47">
        <w:rPr>
          <w:color w:val="000000"/>
        </w:rPr>
        <w:t>.  </w:t>
      </w:r>
    </w:p>
    <w:p w14:paraId="64BC6777" w14:textId="77777777" w:rsidR="006F2D47" w:rsidRPr="006F2D47" w:rsidRDefault="006F2D47" w:rsidP="006F2D47"/>
    <w:p w14:paraId="2ADA39B1" w14:textId="6055E314" w:rsidR="006F2D47" w:rsidRPr="006F2D47" w:rsidRDefault="006F2D47" w:rsidP="006F2D47">
      <w:r w:rsidRPr="006F2D47">
        <w:rPr>
          <w:b/>
          <w:bCs/>
          <w:color w:val="000000"/>
        </w:rPr>
        <w:t>CHANGE: NONE</w:t>
      </w:r>
    </w:p>
    <w:p w14:paraId="10E3FFA3" w14:textId="77777777" w:rsidR="006F2D47" w:rsidRPr="006F2D47" w:rsidRDefault="006F2D47" w:rsidP="006F2D47"/>
    <w:p w14:paraId="15D2DCDF" w14:textId="77777777" w:rsidR="006F2D47" w:rsidRPr="006F2D47" w:rsidRDefault="006F2D47" w:rsidP="006F2D47"/>
    <w:p w14:paraId="55700385" w14:textId="77777777" w:rsidR="006F2D47" w:rsidRPr="006F2D47" w:rsidRDefault="006F2D47" w:rsidP="006F2D47">
      <w:r w:rsidRPr="006F2D47">
        <w:rPr>
          <w:b/>
          <w:bCs/>
          <w:color w:val="000000"/>
        </w:rPr>
        <w:lastRenderedPageBreak/>
        <w:t xml:space="preserve">13. QUESTION: </w:t>
      </w:r>
      <w:r w:rsidRPr="006F2D47">
        <w:rPr>
          <w:color w:val="000000"/>
        </w:rPr>
        <w:t>PWS Reference</w:t>
      </w:r>
      <w:r w:rsidRPr="006F2D47">
        <w:rPr>
          <w:b/>
          <w:bCs/>
          <w:color w:val="000000"/>
        </w:rPr>
        <w:t xml:space="preserve"> </w:t>
      </w:r>
      <w:r w:rsidRPr="006F2D47">
        <w:rPr>
          <w:color w:val="000000"/>
        </w:rPr>
        <w:t xml:space="preserve">3.2.8.2 – Can the automated emails be sent via an external tool (i.e. Mailchimp, </w:t>
      </w:r>
      <w:proofErr w:type="spellStart"/>
      <w:r w:rsidRPr="006F2D47">
        <w:rPr>
          <w:color w:val="000000"/>
        </w:rPr>
        <w:t>Klaviyo</w:t>
      </w:r>
      <w:proofErr w:type="spellEnd"/>
      <w:r w:rsidRPr="006F2D47">
        <w:rPr>
          <w:color w:val="000000"/>
        </w:rPr>
        <w:t xml:space="preserve">, </w:t>
      </w:r>
      <w:proofErr w:type="spellStart"/>
      <w:r w:rsidRPr="006F2D47">
        <w:rPr>
          <w:color w:val="000000"/>
        </w:rPr>
        <w:t>ActiveCampaign</w:t>
      </w:r>
      <w:proofErr w:type="spellEnd"/>
      <w:r w:rsidRPr="006F2D47">
        <w:rPr>
          <w:color w:val="000000"/>
        </w:rPr>
        <w:t>) or is the expectation it would be sent from within the ticketing platform?</w:t>
      </w:r>
    </w:p>
    <w:p w14:paraId="4543DB1C" w14:textId="77777777" w:rsidR="006F2D47" w:rsidRPr="006F2D47" w:rsidRDefault="006F2D47" w:rsidP="006F2D47">
      <w:r w:rsidRPr="006F2D47">
        <w:rPr>
          <w:color w:val="000000"/>
        </w:rPr>
        <w:t> </w:t>
      </w:r>
    </w:p>
    <w:p w14:paraId="57399A30" w14:textId="77777777" w:rsidR="006F2D47" w:rsidRPr="006F2D47" w:rsidRDefault="006F2D47" w:rsidP="006F2D47">
      <w:proofErr w:type="gramStart"/>
      <w:r w:rsidRPr="006F2D47">
        <w:rPr>
          <w:b/>
          <w:bCs/>
          <w:color w:val="000000"/>
        </w:rPr>
        <w:t>ANSWER</w:t>
      </w:r>
      <w:proofErr w:type="gramEnd"/>
      <w:r w:rsidRPr="006F2D47">
        <w:rPr>
          <w:b/>
          <w:bCs/>
          <w:color w:val="000000"/>
        </w:rPr>
        <w:t xml:space="preserve">: </w:t>
      </w:r>
      <w:r w:rsidRPr="006F2D47">
        <w:rPr>
          <w:color w:val="000000"/>
        </w:rPr>
        <w:t xml:space="preserve">Confirmation emails should not require an external tool. NARA currently utilizes HubSpot for email content management. Vendors may propose an approach that includes integration with this tool.   However, the integration between the ticketing solution and any external tool should be automated with minimal to no configuration required on the part of NARA. </w:t>
      </w:r>
      <w:r w:rsidRPr="006F2D47">
        <w:rPr>
          <w:b/>
          <w:bCs/>
          <w:color w:val="000000"/>
        </w:rPr>
        <w:t> </w:t>
      </w:r>
    </w:p>
    <w:p w14:paraId="57DCF52F" w14:textId="77777777" w:rsidR="006F2D47" w:rsidRPr="006F2D47" w:rsidRDefault="006F2D47" w:rsidP="006F2D47"/>
    <w:p w14:paraId="52B6EC6E" w14:textId="7ADDB3A0" w:rsidR="006F2D47" w:rsidRPr="006F2D47" w:rsidRDefault="006F2D47" w:rsidP="006F2D47">
      <w:r w:rsidRPr="006F2D47">
        <w:rPr>
          <w:b/>
          <w:bCs/>
          <w:color w:val="000000"/>
        </w:rPr>
        <w:t xml:space="preserve">CHANGE: </w:t>
      </w:r>
      <w:r w:rsidR="00015E26" w:rsidRPr="00015E26">
        <w:rPr>
          <w:b/>
          <w:bCs/>
          <w:color w:val="000000"/>
        </w:rPr>
        <w:t>NONE</w:t>
      </w:r>
    </w:p>
    <w:p w14:paraId="4E99286E" w14:textId="77777777" w:rsidR="006F2D47" w:rsidRPr="006F2D47" w:rsidRDefault="006F2D47" w:rsidP="006F2D47"/>
    <w:p w14:paraId="64B0D016" w14:textId="77777777" w:rsidR="006F2D47" w:rsidRPr="006F2D47" w:rsidRDefault="006F2D47" w:rsidP="006F2D47"/>
    <w:p w14:paraId="6E2BCACF" w14:textId="77777777" w:rsidR="006F2D47" w:rsidRPr="006F2D47" w:rsidRDefault="006F2D47" w:rsidP="006F2D47">
      <w:r w:rsidRPr="006F2D47">
        <w:rPr>
          <w:b/>
          <w:bCs/>
          <w:color w:val="000000"/>
        </w:rPr>
        <w:t xml:space="preserve">14. QUESTION: </w:t>
      </w:r>
      <w:r w:rsidRPr="006F2D47">
        <w:rPr>
          <w:color w:val="000000"/>
        </w:rPr>
        <w:t>PWS Reference</w:t>
      </w:r>
      <w:r w:rsidRPr="006F2D47">
        <w:rPr>
          <w:b/>
          <w:bCs/>
          <w:color w:val="000000"/>
        </w:rPr>
        <w:t xml:space="preserve"> </w:t>
      </w:r>
      <w:r w:rsidRPr="006F2D47">
        <w:rPr>
          <w:color w:val="000000"/>
        </w:rPr>
        <w:t>3.2.11 – Regarding group reservation notifications, can this be managed via a scheduled report?</w:t>
      </w:r>
    </w:p>
    <w:p w14:paraId="211059D7" w14:textId="77777777" w:rsidR="006F2D47" w:rsidRPr="006F2D47" w:rsidRDefault="006F2D47" w:rsidP="006F2D47"/>
    <w:p w14:paraId="0B5363A7" w14:textId="77777777" w:rsidR="006F2D47" w:rsidRPr="006F2D47" w:rsidRDefault="006F2D47" w:rsidP="006F2D47">
      <w:proofErr w:type="spellStart"/>
      <w:proofErr w:type="gramStart"/>
      <w:r w:rsidRPr="006F2D47">
        <w:rPr>
          <w:b/>
          <w:bCs/>
          <w:color w:val="000000"/>
        </w:rPr>
        <w:t>ANSWER:</w:t>
      </w:r>
      <w:r w:rsidRPr="006F2D47">
        <w:rPr>
          <w:color w:val="000000"/>
        </w:rPr>
        <w:t>Yes</w:t>
      </w:r>
      <w:proofErr w:type="spellEnd"/>
      <w:proofErr w:type="gramEnd"/>
      <w:r w:rsidRPr="006F2D47">
        <w:rPr>
          <w:color w:val="000000"/>
        </w:rPr>
        <w:t xml:space="preserve">, the report should be automated and sent in intervals as determined by the internal user. </w:t>
      </w:r>
      <w:r w:rsidRPr="006F2D47">
        <w:rPr>
          <w:b/>
          <w:bCs/>
          <w:color w:val="000000"/>
        </w:rPr>
        <w:t> </w:t>
      </w:r>
    </w:p>
    <w:p w14:paraId="1922A947" w14:textId="77777777" w:rsidR="006F2D47" w:rsidRPr="006F2D47" w:rsidRDefault="006F2D47" w:rsidP="006F2D47">
      <w:r w:rsidRPr="006F2D47">
        <w:rPr>
          <w:color w:val="000000"/>
        </w:rPr>
        <w:t> </w:t>
      </w:r>
    </w:p>
    <w:p w14:paraId="61C4D7B1" w14:textId="77777777" w:rsidR="006F2D47" w:rsidRPr="006F2D47" w:rsidRDefault="006F2D47" w:rsidP="006F2D47">
      <w:r w:rsidRPr="006F2D47">
        <w:rPr>
          <w:b/>
          <w:bCs/>
          <w:color w:val="000000"/>
        </w:rPr>
        <w:t>CHANGE: NONE</w:t>
      </w:r>
    </w:p>
    <w:p w14:paraId="57938567" w14:textId="77777777" w:rsidR="006F2D47" w:rsidRPr="006F2D47" w:rsidRDefault="006F2D47" w:rsidP="006F2D47"/>
    <w:p w14:paraId="5171B408" w14:textId="77777777" w:rsidR="006F2D47" w:rsidRPr="006F2D47" w:rsidRDefault="006F2D47" w:rsidP="006F2D47"/>
    <w:p w14:paraId="12147B2A" w14:textId="77777777" w:rsidR="006F2D47" w:rsidRPr="006F2D47" w:rsidRDefault="006F2D47" w:rsidP="006F2D47">
      <w:r w:rsidRPr="006F2D47">
        <w:rPr>
          <w:b/>
          <w:bCs/>
          <w:color w:val="000000"/>
        </w:rPr>
        <w:t xml:space="preserve">15. QUESTION: </w:t>
      </w:r>
      <w:r w:rsidRPr="006F2D47">
        <w:rPr>
          <w:color w:val="000000"/>
        </w:rPr>
        <w:t>PWS Reference</w:t>
      </w:r>
      <w:r w:rsidRPr="006F2D47">
        <w:rPr>
          <w:b/>
          <w:bCs/>
          <w:color w:val="000000"/>
        </w:rPr>
        <w:t xml:space="preserve"> </w:t>
      </w:r>
      <w:r w:rsidRPr="006F2D47">
        <w:rPr>
          <w:color w:val="000000"/>
        </w:rPr>
        <w:t xml:space="preserve">3.3.6 – Can you elaborate more about </w:t>
      </w:r>
      <w:proofErr w:type="spellStart"/>
      <w:r w:rsidRPr="006F2D47">
        <w:rPr>
          <w:color w:val="000000"/>
        </w:rPr>
        <w:t>your self</w:t>
      </w:r>
      <w:proofErr w:type="spellEnd"/>
      <w:r w:rsidRPr="006F2D47">
        <w:rPr>
          <w:color w:val="000000"/>
        </w:rPr>
        <w:t xml:space="preserve"> check-in requirements? Can</w:t>
      </w:r>
    </w:p>
    <w:p w14:paraId="36C5AF15" w14:textId="77777777" w:rsidR="006F2D47" w:rsidRPr="006F2D47" w:rsidRDefault="006F2D47" w:rsidP="006F2D47">
      <w:proofErr w:type="gramStart"/>
      <w:r w:rsidRPr="006F2D47">
        <w:rPr>
          <w:color w:val="000000"/>
        </w:rPr>
        <w:t>this</w:t>
      </w:r>
      <w:proofErr w:type="gramEnd"/>
      <w:r w:rsidRPr="006F2D47">
        <w:rPr>
          <w:color w:val="000000"/>
        </w:rPr>
        <w:t xml:space="preserve"> be done via a kiosk?</w:t>
      </w:r>
    </w:p>
    <w:p w14:paraId="58DA94A4" w14:textId="77777777" w:rsidR="006F2D47" w:rsidRPr="006F2D47" w:rsidRDefault="006F2D47" w:rsidP="006F2D47"/>
    <w:p w14:paraId="54853384" w14:textId="77777777" w:rsidR="006F2D47" w:rsidRPr="006F2D47" w:rsidRDefault="006F2D47" w:rsidP="006F2D47">
      <w:r w:rsidRPr="006F2D47">
        <w:rPr>
          <w:b/>
          <w:bCs/>
          <w:color w:val="000000"/>
        </w:rPr>
        <w:t>ANSWER:</w:t>
      </w:r>
      <w:r w:rsidRPr="006F2D47">
        <w:rPr>
          <w:color w:val="000000"/>
        </w:rPr>
        <w:t xml:space="preserve"> This requirement references the ability of a customer to arrive at the museum and self “redeem” their ticket via their smart phone. This allows flexibility for staff such as times when NARA IT may be down, or during especially busy events/times, etc.  </w:t>
      </w:r>
    </w:p>
    <w:p w14:paraId="151623ED" w14:textId="77777777" w:rsidR="006F2D47" w:rsidRPr="006F2D47" w:rsidRDefault="006F2D47" w:rsidP="006F2D47"/>
    <w:p w14:paraId="0D6CEDD4" w14:textId="77777777" w:rsidR="006F2D47" w:rsidRPr="006F2D47" w:rsidRDefault="006F2D47" w:rsidP="006F2D47">
      <w:r w:rsidRPr="006F2D47">
        <w:rPr>
          <w:b/>
          <w:bCs/>
          <w:color w:val="000000"/>
        </w:rPr>
        <w:t>CHANGE: NONE</w:t>
      </w:r>
    </w:p>
    <w:p w14:paraId="26EC905F" w14:textId="77777777" w:rsidR="006F2D47" w:rsidRPr="006F2D47" w:rsidRDefault="006F2D47" w:rsidP="006F2D47"/>
    <w:p w14:paraId="5C6B4262" w14:textId="77777777" w:rsidR="006F2D47" w:rsidRPr="006F2D47" w:rsidRDefault="006F2D47" w:rsidP="006F2D47"/>
    <w:p w14:paraId="19DE9A72" w14:textId="77777777" w:rsidR="006F2D47" w:rsidRPr="006F2D47" w:rsidRDefault="006F2D47" w:rsidP="006F2D47">
      <w:r w:rsidRPr="006F2D47">
        <w:rPr>
          <w:b/>
          <w:bCs/>
          <w:color w:val="000000"/>
        </w:rPr>
        <w:t>16. QUESTION:</w:t>
      </w:r>
      <w:r w:rsidRPr="006F2D47">
        <w:rPr>
          <w:color w:val="000000"/>
        </w:rPr>
        <w:t xml:space="preserve"> PWS Reference 3.3.7 – Regarding the use of “forms” – can this information be collected via a POS device when a transaction is completed for a guest purchasing walk-up</w:t>
      </w:r>
    </w:p>
    <w:p w14:paraId="0BD7D006" w14:textId="77777777" w:rsidR="006F2D47" w:rsidRPr="006F2D47" w:rsidRDefault="006F2D47" w:rsidP="006F2D47">
      <w:r w:rsidRPr="006F2D47">
        <w:rPr>
          <w:color w:val="000000"/>
        </w:rPr>
        <w:t>tickets?</w:t>
      </w:r>
    </w:p>
    <w:p w14:paraId="71542A07" w14:textId="77777777" w:rsidR="006F2D47" w:rsidRPr="006F2D47" w:rsidRDefault="006F2D47" w:rsidP="006F2D47"/>
    <w:p w14:paraId="44DD430E" w14:textId="77777777" w:rsidR="006F2D47" w:rsidRPr="006F2D47" w:rsidRDefault="006F2D47" w:rsidP="006F2D47">
      <w:proofErr w:type="gramStart"/>
      <w:r w:rsidRPr="006F2D47">
        <w:rPr>
          <w:b/>
          <w:bCs/>
          <w:color w:val="000000"/>
        </w:rPr>
        <w:t>ANSWER:</w:t>
      </w:r>
      <w:r w:rsidRPr="006F2D47">
        <w:rPr>
          <w:color w:val="000000"/>
        </w:rPr>
        <w:t>.</w:t>
      </w:r>
      <w:proofErr w:type="gramEnd"/>
      <w:r w:rsidRPr="006F2D47">
        <w:rPr>
          <w:color w:val="000000"/>
        </w:rPr>
        <w:t>  Yes, the “forms” feature should be accessible at the POS and via the online ticket reservation process.</w:t>
      </w:r>
    </w:p>
    <w:p w14:paraId="77625B4E" w14:textId="77777777" w:rsidR="006F2D47" w:rsidRPr="006F2D47" w:rsidRDefault="006F2D47" w:rsidP="006F2D47"/>
    <w:p w14:paraId="1355BCC5" w14:textId="77777777" w:rsidR="006F2D47" w:rsidRPr="006F2D47" w:rsidRDefault="006F2D47" w:rsidP="006F2D47">
      <w:r w:rsidRPr="006F2D47">
        <w:rPr>
          <w:b/>
          <w:bCs/>
          <w:color w:val="000000"/>
        </w:rPr>
        <w:t>CHANGE: NONE</w:t>
      </w:r>
    </w:p>
    <w:p w14:paraId="5B3787BD" w14:textId="77777777" w:rsidR="006F2D47" w:rsidRPr="006F2D47" w:rsidRDefault="006F2D47" w:rsidP="006F2D47"/>
    <w:p w14:paraId="7C5F4402" w14:textId="77777777" w:rsidR="006F2D47" w:rsidRPr="006F2D47" w:rsidRDefault="006F2D47" w:rsidP="006F2D47"/>
    <w:p w14:paraId="6DC10592" w14:textId="77777777" w:rsidR="006F2D47" w:rsidRPr="006F2D47" w:rsidRDefault="006F2D47" w:rsidP="006F2D47">
      <w:r w:rsidRPr="006F2D47">
        <w:rPr>
          <w:b/>
          <w:bCs/>
          <w:color w:val="000000"/>
        </w:rPr>
        <w:t xml:space="preserve">17. QUESTION: </w:t>
      </w:r>
      <w:r w:rsidRPr="006F2D47">
        <w:rPr>
          <w:color w:val="000000"/>
        </w:rPr>
        <w:t>PWS Reference</w:t>
      </w:r>
      <w:r w:rsidRPr="006F2D47">
        <w:rPr>
          <w:b/>
          <w:bCs/>
          <w:color w:val="000000"/>
        </w:rPr>
        <w:t xml:space="preserve"> </w:t>
      </w:r>
      <w:r w:rsidRPr="006F2D47">
        <w:rPr>
          <w:color w:val="000000"/>
        </w:rPr>
        <w:t>3.5.3.5 – Do the event cancellation notifications need to be automated if an</w:t>
      </w:r>
    </w:p>
    <w:p w14:paraId="20FFB431" w14:textId="77777777" w:rsidR="006F2D47" w:rsidRPr="006F2D47" w:rsidRDefault="006F2D47" w:rsidP="006F2D47">
      <w:r w:rsidRPr="006F2D47">
        <w:rPr>
          <w:color w:val="000000"/>
        </w:rPr>
        <w:t>event is taken off-sale or cancelled, or can this be managed via a manual process instead?</w:t>
      </w:r>
    </w:p>
    <w:p w14:paraId="0CB082E9" w14:textId="77777777" w:rsidR="006F2D47" w:rsidRPr="006F2D47" w:rsidRDefault="006F2D47" w:rsidP="006F2D47"/>
    <w:p w14:paraId="6A9AE694" w14:textId="77777777" w:rsidR="006F2D47" w:rsidRPr="006F2D47" w:rsidRDefault="006F2D47" w:rsidP="006F2D47">
      <w:r w:rsidRPr="006F2D47">
        <w:rPr>
          <w:b/>
          <w:bCs/>
          <w:color w:val="000000"/>
        </w:rPr>
        <w:t xml:space="preserve">ANSWER: </w:t>
      </w:r>
      <w:r w:rsidRPr="006F2D47">
        <w:rPr>
          <w:color w:val="000000"/>
        </w:rPr>
        <w:t>Users should be able to select the settings for event cancellation notifications, including both automated and manual options. </w:t>
      </w:r>
    </w:p>
    <w:p w14:paraId="538CB5F9" w14:textId="77777777" w:rsidR="006F2D47" w:rsidRPr="006F2D47" w:rsidRDefault="006F2D47" w:rsidP="006F2D47"/>
    <w:p w14:paraId="582DF51C" w14:textId="77777777" w:rsidR="006F2D47" w:rsidRPr="006F2D47" w:rsidRDefault="006F2D47" w:rsidP="006F2D47">
      <w:r w:rsidRPr="006F2D47">
        <w:rPr>
          <w:b/>
          <w:bCs/>
          <w:color w:val="000000"/>
        </w:rPr>
        <w:t>CHANGE: NONE</w:t>
      </w:r>
    </w:p>
    <w:p w14:paraId="76212356" w14:textId="77777777" w:rsidR="006F2D47" w:rsidRPr="006F2D47" w:rsidRDefault="006F2D47" w:rsidP="006F2D47"/>
    <w:p w14:paraId="70559738" w14:textId="77777777" w:rsidR="006F2D47" w:rsidRPr="006F2D47" w:rsidRDefault="006F2D47" w:rsidP="006F2D47"/>
    <w:p w14:paraId="1E973EA6" w14:textId="77777777" w:rsidR="006F2D47" w:rsidRPr="006F2D47" w:rsidRDefault="006F2D47" w:rsidP="006F2D47">
      <w:r w:rsidRPr="006F2D47">
        <w:rPr>
          <w:b/>
          <w:bCs/>
          <w:color w:val="000000"/>
        </w:rPr>
        <w:t xml:space="preserve">18. QUESTION: </w:t>
      </w:r>
      <w:r w:rsidRPr="006F2D47">
        <w:rPr>
          <w:color w:val="000000"/>
        </w:rPr>
        <w:t>PWS Reference</w:t>
      </w:r>
      <w:r w:rsidRPr="006F2D47">
        <w:rPr>
          <w:b/>
          <w:bCs/>
          <w:color w:val="000000"/>
        </w:rPr>
        <w:t xml:space="preserve"> </w:t>
      </w:r>
      <w:r w:rsidRPr="006F2D47">
        <w:rPr>
          <w:color w:val="000000"/>
        </w:rPr>
        <w:t>3.5.6 – Can the system-generated forms be managed as a report that could</w:t>
      </w:r>
    </w:p>
    <w:p w14:paraId="2B4B3129" w14:textId="77777777" w:rsidR="006F2D47" w:rsidRPr="006F2D47" w:rsidRDefault="006F2D47" w:rsidP="006F2D47">
      <w:r w:rsidRPr="006F2D47">
        <w:rPr>
          <w:color w:val="000000"/>
        </w:rPr>
        <w:t>be scheduled?</w:t>
      </w:r>
    </w:p>
    <w:p w14:paraId="7EA9B6FA" w14:textId="77777777" w:rsidR="006F2D47" w:rsidRPr="006F2D47" w:rsidRDefault="006F2D47" w:rsidP="006F2D47"/>
    <w:p w14:paraId="4FDD80CB" w14:textId="024C1FAD" w:rsidR="006F2D47" w:rsidRPr="006F2D47" w:rsidRDefault="006F2D47" w:rsidP="006F2D47">
      <w:r w:rsidRPr="006F2D47">
        <w:rPr>
          <w:b/>
          <w:bCs/>
          <w:color w:val="000000"/>
        </w:rPr>
        <w:t xml:space="preserve">ANSWER: </w:t>
      </w:r>
      <w:r w:rsidRPr="006F2D47">
        <w:rPr>
          <w:color w:val="000000"/>
        </w:rPr>
        <w:t xml:space="preserve">Yes.  However, the solution, at minimum, </w:t>
      </w:r>
      <w:proofErr w:type="gramStart"/>
      <w:r w:rsidRPr="006F2D47">
        <w:rPr>
          <w:color w:val="000000"/>
        </w:rPr>
        <w:t>shall</w:t>
      </w:r>
      <w:proofErr w:type="gramEnd"/>
      <w:r w:rsidRPr="006F2D47">
        <w:rPr>
          <w:color w:val="000000"/>
        </w:rPr>
        <w:t xml:space="preserve"> also provide the capability for on-demand reports.</w:t>
      </w:r>
    </w:p>
    <w:p w14:paraId="7FA2BBD7" w14:textId="77777777" w:rsidR="006F2D47" w:rsidRPr="006F2D47" w:rsidRDefault="006F2D47" w:rsidP="006F2D47"/>
    <w:p w14:paraId="210D2DFB" w14:textId="77777777" w:rsidR="006F2D47" w:rsidRPr="006F2D47" w:rsidRDefault="006F2D47" w:rsidP="006F2D47">
      <w:r w:rsidRPr="006F2D47">
        <w:rPr>
          <w:b/>
          <w:bCs/>
          <w:color w:val="000000"/>
        </w:rPr>
        <w:t>CHANGE: NONE</w:t>
      </w:r>
    </w:p>
    <w:p w14:paraId="11A9A7DD" w14:textId="77777777" w:rsidR="006F2D47" w:rsidRPr="006F2D47" w:rsidRDefault="006F2D47" w:rsidP="006F2D47"/>
    <w:p w14:paraId="34998D2C" w14:textId="77777777" w:rsidR="006F2D47" w:rsidRPr="006F2D47" w:rsidRDefault="006F2D47" w:rsidP="006F2D47"/>
    <w:p w14:paraId="01C99A32" w14:textId="77777777" w:rsidR="006F2D47" w:rsidRPr="006F2D47" w:rsidRDefault="006F2D47" w:rsidP="006F2D47">
      <w:r w:rsidRPr="006F2D47">
        <w:rPr>
          <w:b/>
          <w:bCs/>
          <w:color w:val="000000"/>
        </w:rPr>
        <w:t xml:space="preserve">19. QUESTION: </w:t>
      </w:r>
      <w:r w:rsidRPr="006F2D47">
        <w:rPr>
          <w:color w:val="000000"/>
        </w:rPr>
        <w:t>PWS Reference</w:t>
      </w:r>
      <w:r w:rsidRPr="006F2D47">
        <w:rPr>
          <w:b/>
          <w:bCs/>
          <w:color w:val="000000"/>
        </w:rPr>
        <w:t xml:space="preserve"> </w:t>
      </w:r>
      <w:r w:rsidRPr="006F2D47">
        <w:rPr>
          <w:color w:val="000000"/>
        </w:rPr>
        <w:t>3.6.2.1 – Can you elaborate on the requirement of running multiple variables “without manually inputting the report name individually.” What does that mean?</w:t>
      </w:r>
    </w:p>
    <w:p w14:paraId="2E2D0F09" w14:textId="77777777" w:rsidR="006F2D47" w:rsidRPr="006F2D47" w:rsidRDefault="006F2D47" w:rsidP="006F2D47"/>
    <w:p w14:paraId="11A69FD2" w14:textId="77777777" w:rsidR="006F2D47" w:rsidRPr="006F2D47" w:rsidRDefault="006F2D47" w:rsidP="006F2D47">
      <w:r w:rsidRPr="006F2D47">
        <w:rPr>
          <w:b/>
          <w:bCs/>
          <w:color w:val="000000"/>
        </w:rPr>
        <w:t xml:space="preserve">ANSWER: </w:t>
      </w:r>
      <w:r w:rsidRPr="006F2D47">
        <w:rPr>
          <w:color w:val="000000"/>
        </w:rPr>
        <w:t>The solution should allow users to select a “canned” report type from a list (dropdown, checkbox, etc.) without having to manually type in the name of the report.    </w:t>
      </w:r>
    </w:p>
    <w:p w14:paraId="404DF3B6" w14:textId="77777777" w:rsidR="006F2D47" w:rsidRPr="006F2D47" w:rsidRDefault="006F2D47" w:rsidP="006F2D47"/>
    <w:p w14:paraId="098B5E58" w14:textId="77777777" w:rsidR="006F2D47" w:rsidRPr="006F2D47" w:rsidRDefault="006F2D47" w:rsidP="006F2D47">
      <w:r w:rsidRPr="006F2D47">
        <w:rPr>
          <w:b/>
          <w:bCs/>
          <w:color w:val="000000"/>
        </w:rPr>
        <w:t>CHANGE: NONE</w:t>
      </w:r>
    </w:p>
    <w:p w14:paraId="42AF058C" w14:textId="77777777" w:rsidR="006F2D47" w:rsidRPr="006F2D47" w:rsidRDefault="006F2D47" w:rsidP="006F2D47"/>
    <w:p w14:paraId="4F74B2CF" w14:textId="77777777" w:rsidR="006F2D47" w:rsidRPr="006F2D47" w:rsidRDefault="006F2D47" w:rsidP="006F2D47"/>
    <w:p w14:paraId="4AFC9F11" w14:textId="77777777" w:rsidR="006F2D47" w:rsidRPr="006F2D47" w:rsidRDefault="006F2D47" w:rsidP="006F2D47">
      <w:r w:rsidRPr="006F2D47">
        <w:rPr>
          <w:b/>
          <w:bCs/>
          <w:color w:val="000000"/>
        </w:rPr>
        <w:t xml:space="preserve">20. QUESTION: </w:t>
      </w:r>
      <w:r w:rsidRPr="006F2D47">
        <w:rPr>
          <w:color w:val="000000"/>
        </w:rPr>
        <w:t>PWS Reference</w:t>
      </w:r>
      <w:r w:rsidRPr="006F2D47">
        <w:rPr>
          <w:b/>
          <w:bCs/>
          <w:color w:val="000000"/>
        </w:rPr>
        <w:t xml:space="preserve"> </w:t>
      </w:r>
      <w:r w:rsidRPr="006F2D47">
        <w:rPr>
          <w:color w:val="000000"/>
        </w:rPr>
        <w:t>3.6.2.1.3 – Regarding repeat visitors, what is it considered to be a repeat visit</w:t>
      </w:r>
    </w:p>
    <w:p w14:paraId="586F3048" w14:textId="77777777" w:rsidR="006F2D47" w:rsidRPr="006F2D47" w:rsidRDefault="006F2D47" w:rsidP="006F2D47">
      <w:proofErr w:type="gramStart"/>
      <w:r w:rsidRPr="006F2D47">
        <w:rPr>
          <w:color w:val="000000"/>
        </w:rPr>
        <w:t>in a given</w:t>
      </w:r>
      <w:proofErr w:type="gramEnd"/>
      <w:r w:rsidRPr="006F2D47">
        <w:rPr>
          <w:color w:val="000000"/>
        </w:rPr>
        <w:t xml:space="preserve"> time frame - when the person comes more than once, when the household comes more than once, how to track if they allow guest checkout?</w:t>
      </w:r>
    </w:p>
    <w:p w14:paraId="3C9C2395" w14:textId="77777777" w:rsidR="006F2D47" w:rsidRPr="006F2D47" w:rsidRDefault="006F2D47" w:rsidP="006F2D47"/>
    <w:p w14:paraId="4D0DD469" w14:textId="77777777" w:rsidR="006F2D47" w:rsidRPr="006F2D47" w:rsidRDefault="006F2D47" w:rsidP="006F2D47">
      <w:r w:rsidRPr="006F2D47">
        <w:rPr>
          <w:b/>
          <w:bCs/>
          <w:color w:val="000000"/>
        </w:rPr>
        <w:t>ANSWER:</w:t>
      </w:r>
      <w:r w:rsidRPr="006F2D47">
        <w:rPr>
          <w:color w:val="000000"/>
        </w:rPr>
        <w:t xml:space="preserve"> “Repeat visits” could include any or </w:t>
      </w:r>
      <w:proofErr w:type="gramStart"/>
      <w:r w:rsidRPr="006F2D47">
        <w:rPr>
          <w:color w:val="000000"/>
        </w:rPr>
        <w:t>all of</w:t>
      </w:r>
      <w:proofErr w:type="gramEnd"/>
      <w:r w:rsidRPr="006F2D47">
        <w:rPr>
          <w:color w:val="000000"/>
        </w:rPr>
        <w:t xml:space="preserve"> the examples on your list. </w:t>
      </w:r>
    </w:p>
    <w:p w14:paraId="269A8C59" w14:textId="77777777" w:rsidR="006F2D47" w:rsidRPr="006F2D47" w:rsidRDefault="006F2D47" w:rsidP="006F2D47"/>
    <w:p w14:paraId="120701C2" w14:textId="77777777" w:rsidR="006F2D47" w:rsidRPr="006F2D47" w:rsidRDefault="006F2D47" w:rsidP="006F2D47">
      <w:r w:rsidRPr="006F2D47">
        <w:rPr>
          <w:b/>
          <w:bCs/>
          <w:color w:val="000000"/>
        </w:rPr>
        <w:t>CHANGE: NONE</w:t>
      </w:r>
    </w:p>
    <w:p w14:paraId="31DB37A2" w14:textId="77777777" w:rsidR="006F2D47" w:rsidRPr="006F2D47" w:rsidRDefault="006F2D47" w:rsidP="006F2D47"/>
    <w:p w14:paraId="41F2189E" w14:textId="77777777" w:rsidR="006F2D47" w:rsidRPr="006F2D47" w:rsidRDefault="006F2D47" w:rsidP="006F2D47"/>
    <w:p w14:paraId="7FA74C45" w14:textId="77777777" w:rsidR="006F2D47" w:rsidRPr="006F2D47" w:rsidRDefault="006F2D47" w:rsidP="006F2D47">
      <w:r w:rsidRPr="006F2D47">
        <w:rPr>
          <w:b/>
          <w:bCs/>
          <w:color w:val="000000"/>
        </w:rPr>
        <w:t xml:space="preserve">21. QUESTION: </w:t>
      </w:r>
      <w:r w:rsidRPr="006F2D47">
        <w:rPr>
          <w:color w:val="000000"/>
        </w:rPr>
        <w:t>PWS Reference</w:t>
      </w:r>
      <w:r w:rsidRPr="006F2D47">
        <w:rPr>
          <w:b/>
          <w:bCs/>
          <w:color w:val="000000"/>
        </w:rPr>
        <w:t xml:space="preserve"> </w:t>
      </w:r>
      <w:r w:rsidRPr="006F2D47">
        <w:rPr>
          <w:color w:val="000000"/>
        </w:rPr>
        <w:t>3.6.2.3 – Can you elaborate on what you mean by “The system should have a</w:t>
      </w:r>
    </w:p>
    <w:p w14:paraId="50260254" w14:textId="77777777" w:rsidR="006F2D47" w:rsidRPr="006F2D47" w:rsidRDefault="006F2D47" w:rsidP="006F2D47">
      <w:r w:rsidRPr="006F2D47">
        <w:rPr>
          <w:color w:val="000000"/>
        </w:rPr>
        <w:t xml:space="preserve">“smart” </w:t>
      </w:r>
      <w:proofErr w:type="gramStart"/>
      <w:r w:rsidRPr="006F2D47">
        <w:rPr>
          <w:color w:val="000000"/>
        </w:rPr>
        <w:t>reports</w:t>
      </w:r>
      <w:proofErr w:type="gramEnd"/>
      <w:r w:rsidRPr="006F2D47">
        <w:rPr>
          <w:color w:val="000000"/>
        </w:rPr>
        <w:t xml:space="preserve"> function? What </w:t>
      </w:r>
      <w:proofErr w:type="gramStart"/>
      <w:r w:rsidRPr="006F2D47">
        <w:rPr>
          <w:color w:val="000000"/>
        </w:rPr>
        <w:t>is considered to be</w:t>
      </w:r>
      <w:proofErr w:type="gramEnd"/>
      <w:r w:rsidRPr="006F2D47">
        <w:rPr>
          <w:color w:val="000000"/>
        </w:rPr>
        <w:t xml:space="preserve"> a smart report?</w:t>
      </w:r>
    </w:p>
    <w:p w14:paraId="5D3435BE" w14:textId="77777777" w:rsidR="006F2D47" w:rsidRPr="006F2D47" w:rsidRDefault="006F2D47" w:rsidP="006F2D47"/>
    <w:p w14:paraId="36FEA313" w14:textId="77777777" w:rsidR="006F2D47" w:rsidRPr="006F2D47" w:rsidRDefault="006F2D47" w:rsidP="006F2D47">
      <w:r w:rsidRPr="006F2D47">
        <w:rPr>
          <w:b/>
          <w:bCs/>
          <w:color w:val="000000"/>
        </w:rPr>
        <w:t xml:space="preserve">ANSWER: </w:t>
      </w:r>
      <w:r w:rsidRPr="006F2D47">
        <w:rPr>
          <w:color w:val="000000"/>
        </w:rPr>
        <w:t>A “smart reports” function is a reporting tool that can take user-generated written prompts to generate custom reports.</w:t>
      </w:r>
    </w:p>
    <w:p w14:paraId="61C2DCB4" w14:textId="77777777" w:rsidR="006F2D47" w:rsidRPr="006F2D47" w:rsidRDefault="006F2D47" w:rsidP="006F2D47"/>
    <w:p w14:paraId="0B99C634" w14:textId="77777777" w:rsidR="006F2D47" w:rsidRPr="006F2D47" w:rsidRDefault="006F2D47" w:rsidP="006F2D47">
      <w:r w:rsidRPr="006F2D47">
        <w:rPr>
          <w:b/>
          <w:bCs/>
          <w:color w:val="000000"/>
        </w:rPr>
        <w:t>CHANGE: NONE</w:t>
      </w:r>
    </w:p>
    <w:p w14:paraId="25556015" w14:textId="77777777" w:rsidR="006F2D47" w:rsidRPr="006F2D47" w:rsidRDefault="006F2D47" w:rsidP="006F2D47"/>
    <w:p w14:paraId="5753B907" w14:textId="77777777" w:rsidR="006F2D47" w:rsidRPr="006F2D47" w:rsidRDefault="006F2D47" w:rsidP="006F2D47"/>
    <w:p w14:paraId="41EE329C" w14:textId="77777777" w:rsidR="006F2D47" w:rsidRPr="006F2D47" w:rsidRDefault="006F2D47" w:rsidP="006F2D47">
      <w:r w:rsidRPr="006F2D47">
        <w:rPr>
          <w:b/>
          <w:bCs/>
          <w:color w:val="000000"/>
        </w:rPr>
        <w:t xml:space="preserve">22. QUESTION: </w:t>
      </w:r>
      <w:r w:rsidRPr="006F2D47">
        <w:rPr>
          <w:color w:val="000000"/>
        </w:rPr>
        <w:t>PWS Reference</w:t>
      </w:r>
      <w:r w:rsidRPr="006F2D47">
        <w:rPr>
          <w:b/>
          <w:bCs/>
          <w:color w:val="000000"/>
        </w:rPr>
        <w:t xml:space="preserve"> </w:t>
      </w:r>
      <w:r w:rsidRPr="006F2D47">
        <w:rPr>
          <w:color w:val="000000"/>
        </w:rPr>
        <w:t xml:space="preserve">3.6.3 – Are you looking for audit history </w:t>
      </w:r>
      <w:proofErr w:type="gramStart"/>
      <w:r w:rsidRPr="006F2D47">
        <w:rPr>
          <w:color w:val="000000"/>
        </w:rPr>
        <w:t>with regard to</w:t>
      </w:r>
      <w:proofErr w:type="gramEnd"/>
      <w:r w:rsidRPr="006F2D47">
        <w:rPr>
          <w:color w:val="000000"/>
        </w:rPr>
        <w:t xml:space="preserve"> customer behavior or</w:t>
      </w:r>
    </w:p>
    <w:p w14:paraId="6A18682E" w14:textId="77777777" w:rsidR="006F2D47" w:rsidRPr="006F2D47" w:rsidRDefault="006F2D47" w:rsidP="006F2D47">
      <w:r w:rsidRPr="006F2D47">
        <w:rPr>
          <w:color w:val="000000"/>
        </w:rPr>
        <w:t>staff behavior in the system, or both?</w:t>
      </w:r>
    </w:p>
    <w:p w14:paraId="4561A0ED" w14:textId="77777777" w:rsidR="006F2D47" w:rsidRPr="006F2D47" w:rsidRDefault="006F2D47" w:rsidP="006F2D47"/>
    <w:p w14:paraId="4D67735F" w14:textId="77777777" w:rsidR="006F2D47" w:rsidRPr="006F2D47" w:rsidRDefault="006F2D47" w:rsidP="006F2D47">
      <w:r w:rsidRPr="006F2D47">
        <w:rPr>
          <w:b/>
          <w:bCs/>
          <w:color w:val="000000"/>
        </w:rPr>
        <w:t xml:space="preserve">ANSWER: </w:t>
      </w:r>
      <w:r w:rsidRPr="006F2D47">
        <w:rPr>
          <w:color w:val="000000"/>
        </w:rPr>
        <w:t>Staff only.</w:t>
      </w:r>
    </w:p>
    <w:p w14:paraId="14C1E419" w14:textId="77777777" w:rsidR="006F2D47" w:rsidRPr="006F2D47" w:rsidRDefault="006F2D47" w:rsidP="006F2D47"/>
    <w:p w14:paraId="6D584BBA" w14:textId="77777777" w:rsidR="006F2D47" w:rsidRPr="006F2D47" w:rsidRDefault="006F2D47" w:rsidP="006F2D47">
      <w:r w:rsidRPr="006F2D47">
        <w:rPr>
          <w:b/>
          <w:bCs/>
          <w:color w:val="000000"/>
        </w:rPr>
        <w:t>CHANGE: NONE</w:t>
      </w:r>
    </w:p>
    <w:p w14:paraId="6F5E04B2" w14:textId="77777777" w:rsidR="006F2D47" w:rsidRPr="006F2D47" w:rsidRDefault="006F2D47" w:rsidP="006F2D47"/>
    <w:p w14:paraId="04E710B0" w14:textId="77777777" w:rsidR="006F2D47" w:rsidRPr="006F2D47" w:rsidRDefault="006F2D47" w:rsidP="006F2D47"/>
    <w:p w14:paraId="2F77D255" w14:textId="77777777" w:rsidR="006F2D47" w:rsidRPr="006F2D47" w:rsidRDefault="006F2D47" w:rsidP="006F2D47">
      <w:r w:rsidRPr="006F2D47">
        <w:rPr>
          <w:b/>
          <w:bCs/>
          <w:color w:val="000000"/>
        </w:rPr>
        <w:t>23. QUESTION:</w:t>
      </w:r>
      <w:r w:rsidRPr="006F2D47">
        <w:rPr>
          <w:color w:val="000000"/>
        </w:rPr>
        <w:t xml:space="preserve"> PWS Reference 3.7.2 – Can you provide more information about your requirement to provide</w:t>
      </w:r>
    </w:p>
    <w:p w14:paraId="22CCC8AB" w14:textId="77777777" w:rsidR="006F2D47" w:rsidRPr="006F2D47" w:rsidRDefault="006F2D47" w:rsidP="006F2D47">
      <w:r w:rsidRPr="006F2D47">
        <w:rPr>
          <w:color w:val="000000"/>
        </w:rPr>
        <w:t>a flexible and/or customizable screen interface?</w:t>
      </w:r>
    </w:p>
    <w:p w14:paraId="253B0E08" w14:textId="77777777" w:rsidR="006F2D47" w:rsidRPr="006F2D47" w:rsidRDefault="006F2D47" w:rsidP="006F2D47"/>
    <w:p w14:paraId="65960E70" w14:textId="77777777" w:rsidR="006F2D47" w:rsidRPr="006F2D47" w:rsidRDefault="006F2D47" w:rsidP="006F2D47">
      <w:r w:rsidRPr="006F2D47">
        <w:rPr>
          <w:b/>
          <w:bCs/>
          <w:color w:val="000000"/>
        </w:rPr>
        <w:t>ANSWER:</w:t>
      </w:r>
      <w:r w:rsidRPr="006F2D47">
        <w:rPr>
          <w:color w:val="000000"/>
        </w:rPr>
        <w:t xml:space="preserve"> The internal user interface should allow staff some ability to customize what appears on their own interface depending on local needs.  </w:t>
      </w:r>
    </w:p>
    <w:p w14:paraId="48B4CE1B" w14:textId="77777777" w:rsidR="006F2D47" w:rsidRPr="006F2D47" w:rsidRDefault="006F2D47" w:rsidP="006F2D47"/>
    <w:p w14:paraId="5B53BF78" w14:textId="77777777" w:rsidR="006F2D47" w:rsidRPr="006F2D47" w:rsidRDefault="006F2D47" w:rsidP="006F2D47">
      <w:r w:rsidRPr="006F2D47">
        <w:rPr>
          <w:b/>
          <w:bCs/>
          <w:color w:val="000000"/>
        </w:rPr>
        <w:t>CHANGE: NONE</w:t>
      </w:r>
    </w:p>
    <w:p w14:paraId="36E53A62" w14:textId="77777777" w:rsidR="006F2D47" w:rsidRPr="006F2D47" w:rsidRDefault="006F2D47" w:rsidP="006F2D47"/>
    <w:p w14:paraId="12FD88A3" w14:textId="77777777" w:rsidR="006F2D47" w:rsidRPr="006F2D47" w:rsidRDefault="006F2D47" w:rsidP="006F2D47"/>
    <w:p w14:paraId="236F902F" w14:textId="77777777" w:rsidR="006F2D47" w:rsidRPr="006F2D47" w:rsidRDefault="006F2D47" w:rsidP="006F2D47">
      <w:r w:rsidRPr="006F2D47">
        <w:rPr>
          <w:b/>
          <w:bCs/>
          <w:color w:val="000000"/>
        </w:rPr>
        <w:t>24. QUESTION:</w:t>
      </w:r>
      <w:r w:rsidRPr="006F2D47">
        <w:rPr>
          <w:color w:val="000000"/>
        </w:rPr>
        <w:t xml:space="preserve"> PWS Reference 3.8.1.1 – Is this a reporting mechanism or something you require in real-time</w:t>
      </w:r>
    </w:p>
    <w:p w14:paraId="09FB330B" w14:textId="77777777" w:rsidR="006F2D47" w:rsidRPr="006F2D47" w:rsidRDefault="006F2D47" w:rsidP="006F2D47">
      <w:r w:rsidRPr="006F2D47">
        <w:rPr>
          <w:color w:val="000000"/>
        </w:rPr>
        <w:t>on the discount creation section?</w:t>
      </w:r>
    </w:p>
    <w:p w14:paraId="04E1E9EB" w14:textId="77777777" w:rsidR="006F2D47" w:rsidRPr="006F2D47" w:rsidRDefault="006F2D47" w:rsidP="006F2D47"/>
    <w:p w14:paraId="69D78355" w14:textId="77777777" w:rsidR="006F2D47" w:rsidRPr="006F2D47" w:rsidRDefault="006F2D47" w:rsidP="006F2D47">
      <w:r w:rsidRPr="006F2D47">
        <w:rPr>
          <w:b/>
          <w:bCs/>
          <w:color w:val="000000"/>
        </w:rPr>
        <w:t xml:space="preserve">ANSWER: </w:t>
      </w:r>
      <w:r w:rsidRPr="006F2D47">
        <w:rPr>
          <w:color w:val="000000"/>
        </w:rPr>
        <w:t xml:space="preserve">The requirement to be able to browse and review past and current promotional discounts is both for reporting purposes as well as real-time viewing. </w:t>
      </w:r>
      <w:r w:rsidRPr="006F2D47">
        <w:rPr>
          <w:b/>
          <w:bCs/>
          <w:color w:val="000000"/>
        </w:rPr>
        <w:t>  </w:t>
      </w:r>
    </w:p>
    <w:p w14:paraId="0BD63F1B" w14:textId="77777777" w:rsidR="006F2D47" w:rsidRPr="006F2D47" w:rsidRDefault="006F2D47" w:rsidP="006F2D47"/>
    <w:p w14:paraId="353F9F83" w14:textId="77777777" w:rsidR="006F2D47" w:rsidRPr="006F2D47" w:rsidRDefault="006F2D47" w:rsidP="006F2D47">
      <w:r w:rsidRPr="006F2D47">
        <w:rPr>
          <w:b/>
          <w:bCs/>
          <w:color w:val="000000"/>
        </w:rPr>
        <w:t>CHANGE: NONE</w:t>
      </w:r>
    </w:p>
    <w:p w14:paraId="64D740F9" w14:textId="77777777" w:rsidR="006F2D47" w:rsidRPr="006F2D47" w:rsidRDefault="006F2D47" w:rsidP="006F2D47"/>
    <w:p w14:paraId="30E48F3D" w14:textId="77777777" w:rsidR="006F2D47" w:rsidRPr="006F2D47" w:rsidRDefault="006F2D47" w:rsidP="006F2D47"/>
    <w:p w14:paraId="4B57D786" w14:textId="77777777" w:rsidR="006F2D47" w:rsidRPr="006F2D47" w:rsidRDefault="006F2D47" w:rsidP="006F2D47">
      <w:r w:rsidRPr="006F2D47">
        <w:rPr>
          <w:b/>
          <w:bCs/>
          <w:color w:val="000000"/>
        </w:rPr>
        <w:t xml:space="preserve">25. QUESTION: </w:t>
      </w:r>
      <w:r w:rsidRPr="006F2D47">
        <w:rPr>
          <w:color w:val="000000"/>
        </w:rPr>
        <w:t xml:space="preserve">Can you provide the total amount of </w:t>
      </w:r>
      <w:proofErr w:type="gramStart"/>
      <w:r w:rsidRPr="006F2D47">
        <w:rPr>
          <w:color w:val="000000"/>
        </w:rPr>
        <w:t>admission’s</w:t>
      </w:r>
      <w:proofErr w:type="gramEnd"/>
      <w:r w:rsidRPr="006F2D47">
        <w:rPr>
          <w:color w:val="000000"/>
        </w:rPr>
        <w:t xml:space="preserve"> revenue processed in 2025? And of that amount, how much revenue came from </w:t>
      </w:r>
      <w:proofErr w:type="gramStart"/>
      <w:r w:rsidRPr="006F2D47">
        <w:rPr>
          <w:color w:val="000000"/>
        </w:rPr>
        <w:t>memberships</w:t>
      </w:r>
      <w:proofErr w:type="gramEnd"/>
      <w:r w:rsidRPr="006F2D47">
        <w:rPr>
          <w:color w:val="000000"/>
        </w:rPr>
        <w:t>?</w:t>
      </w:r>
    </w:p>
    <w:p w14:paraId="03F40AA6" w14:textId="77777777" w:rsidR="006F2D47" w:rsidRPr="006F2D47" w:rsidRDefault="006F2D47" w:rsidP="006F2D47"/>
    <w:p w14:paraId="4449230C" w14:textId="77777777" w:rsidR="006F2D47" w:rsidRPr="006F2D47" w:rsidRDefault="006F2D47" w:rsidP="006F2D47">
      <w:r w:rsidRPr="006F2D47">
        <w:rPr>
          <w:b/>
          <w:bCs/>
          <w:color w:val="000000"/>
        </w:rPr>
        <w:t xml:space="preserve">ANSWER: </w:t>
      </w:r>
      <w:r w:rsidRPr="006F2D47">
        <w:rPr>
          <w:color w:val="000000"/>
        </w:rPr>
        <w:t>The total admissions revenue in fiscal year 2025 (October 1</w:t>
      </w:r>
      <w:proofErr w:type="gramStart"/>
      <w:r w:rsidRPr="006F2D47">
        <w:rPr>
          <w:color w:val="000000"/>
        </w:rPr>
        <w:t xml:space="preserve"> 2024</w:t>
      </w:r>
      <w:proofErr w:type="gramEnd"/>
      <w:r w:rsidRPr="006F2D47">
        <w:rPr>
          <w:color w:val="000000"/>
        </w:rPr>
        <w:t xml:space="preserve"> - September 30</w:t>
      </w:r>
      <w:proofErr w:type="gramStart"/>
      <w:r w:rsidRPr="006F2D47">
        <w:rPr>
          <w:color w:val="000000"/>
        </w:rPr>
        <w:t xml:space="preserve"> 2025</w:t>
      </w:r>
      <w:proofErr w:type="gramEnd"/>
      <w:r w:rsidRPr="006F2D47">
        <w:rPr>
          <w:color w:val="000000"/>
        </w:rPr>
        <w:t>) was $4,249,600.00. (*Note: the Hoover Presidential Library and Museum closed February 2025 through June 2026 for renovations). The revenue for fiscal year 2024 for Hoover was $112,000.00.  NARA does not sell memberships. Memberships are handled by the presidential libraries’ privately-run support organizations.</w:t>
      </w:r>
    </w:p>
    <w:p w14:paraId="44D26BA9" w14:textId="77777777" w:rsidR="006F2D47" w:rsidRPr="006F2D47" w:rsidRDefault="006F2D47" w:rsidP="006F2D47"/>
    <w:p w14:paraId="5779063D" w14:textId="77777777" w:rsidR="006F2D47" w:rsidRPr="006F2D47" w:rsidRDefault="006F2D47" w:rsidP="006F2D47">
      <w:r w:rsidRPr="006F2D47">
        <w:rPr>
          <w:b/>
          <w:bCs/>
          <w:color w:val="000000"/>
        </w:rPr>
        <w:t>CHANGE: NONE</w:t>
      </w:r>
    </w:p>
    <w:p w14:paraId="58F135D0" w14:textId="77777777" w:rsidR="006F2D47" w:rsidRPr="006F2D47" w:rsidRDefault="006F2D47" w:rsidP="006F2D47">
      <w:pPr>
        <w:ind w:right="-540"/>
      </w:pPr>
    </w:p>
    <w:p w14:paraId="38AA5CBB" w14:textId="77777777" w:rsidR="006F2D47" w:rsidRPr="006F2D47" w:rsidRDefault="006F2D47" w:rsidP="006F2D47">
      <w:pPr>
        <w:ind w:right="-540"/>
      </w:pPr>
    </w:p>
    <w:p w14:paraId="7AB4488C" w14:textId="77777777" w:rsidR="006F2D47" w:rsidRPr="006F2D47" w:rsidRDefault="006F2D47" w:rsidP="006F2D47">
      <w:pPr>
        <w:ind w:right="-540"/>
      </w:pPr>
      <w:r w:rsidRPr="006F2D47">
        <w:rPr>
          <w:b/>
          <w:bCs/>
          <w:color w:val="000000"/>
        </w:rPr>
        <w:t xml:space="preserve">26. QUESTION: </w:t>
      </w:r>
      <w:r w:rsidRPr="006F2D47">
        <w:rPr>
          <w:color w:val="000000"/>
        </w:rPr>
        <w:t>Can NARA confirm the ACME Technologies Cloud-Based (SaaS) ticketing system is currently in use at the libraries?</w:t>
      </w:r>
    </w:p>
    <w:p w14:paraId="71502229" w14:textId="77777777" w:rsidR="006F2D47" w:rsidRPr="006F2D47" w:rsidRDefault="006F2D47" w:rsidP="006F2D47">
      <w:pPr>
        <w:ind w:right="-540"/>
      </w:pPr>
    </w:p>
    <w:p w14:paraId="2A3B701D" w14:textId="77777777" w:rsidR="006F2D47" w:rsidRPr="006F2D47" w:rsidRDefault="006F2D47" w:rsidP="006F2D47">
      <w:pPr>
        <w:ind w:right="-540"/>
      </w:pPr>
      <w:r w:rsidRPr="006F2D47">
        <w:rPr>
          <w:b/>
          <w:bCs/>
          <w:color w:val="000000"/>
        </w:rPr>
        <w:t>ANSWER:</w:t>
      </w:r>
      <w:r w:rsidRPr="006F2D47">
        <w:rPr>
          <w:color w:val="000000"/>
        </w:rPr>
        <w:t xml:space="preserve"> Confirmed.  See Section 1.3.1 of the PWS.</w:t>
      </w:r>
    </w:p>
    <w:p w14:paraId="4548CDB2" w14:textId="77777777" w:rsidR="006F2D47" w:rsidRPr="006F2D47" w:rsidRDefault="006F2D47" w:rsidP="006F2D47">
      <w:pPr>
        <w:ind w:right="-540"/>
      </w:pPr>
    </w:p>
    <w:p w14:paraId="1507F23E" w14:textId="77777777" w:rsidR="006F2D47" w:rsidRPr="006F2D47" w:rsidRDefault="006F2D47" w:rsidP="006F2D47">
      <w:pPr>
        <w:ind w:right="-540"/>
      </w:pPr>
      <w:r w:rsidRPr="006F2D47">
        <w:rPr>
          <w:b/>
          <w:bCs/>
          <w:color w:val="000000"/>
        </w:rPr>
        <w:t>CHANGE: NONE</w:t>
      </w:r>
    </w:p>
    <w:p w14:paraId="6CE5006C" w14:textId="77777777" w:rsidR="006F2D47" w:rsidRPr="006F2D47" w:rsidRDefault="006F2D47" w:rsidP="006F2D47">
      <w:pPr>
        <w:ind w:right="-540"/>
      </w:pPr>
    </w:p>
    <w:p w14:paraId="284E2F83" w14:textId="77777777" w:rsidR="006F2D47" w:rsidRPr="006F2D47" w:rsidRDefault="006F2D47" w:rsidP="006F2D47">
      <w:pPr>
        <w:ind w:right="-540"/>
      </w:pPr>
    </w:p>
    <w:p w14:paraId="5A818D3B" w14:textId="77777777" w:rsidR="006F2D47" w:rsidRPr="006F2D47" w:rsidRDefault="006F2D47" w:rsidP="006F2D47">
      <w:pPr>
        <w:ind w:right="-540"/>
      </w:pPr>
      <w:r w:rsidRPr="006F2D47">
        <w:rPr>
          <w:b/>
          <w:bCs/>
          <w:color w:val="000000"/>
        </w:rPr>
        <w:t xml:space="preserve">27. QUESTION: </w:t>
      </w:r>
      <w:r w:rsidRPr="006F2D47">
        <w:rPr>
          <w:color w:val="000000"/>
        </w:rPr>
        <w:t>PWS Reference 1.3.1.1.</w:t>
      </w:r>
      <w:r w:rsidRPr="006F2D47">
        <w:rPr>
          <w:b/>
          <w:bCs/>
          <w:color w:val="000000"/>
        </w:rPr>
        <w:t xml:space="preserve"> </w:t>
      </w:r>
      <w:r w:rsidRPr="006F2D47">
        <w:rPr>
          <w:color w:val="000000"/>
        </w:rPr>
        <w:t>Can NARA confirm Microsoft Dynamics Great Plains is used to manage financial transactions VIA Scripts?</w:t>
      </w:r>
    </w:p>
    <w:p w14:paraId="3713E5B4" w14:textId="77777777" w:rsidR="006F2D47" w:rsidRPr="006F2D47" w:rsidRDefault="006F2D47" w:rsidP="006F2D47">
      <w:pPr>
        <w:ind w:right="-540"/>
      </w:pPr>
    </w:p>
    <w:p w14:paraId="115FF8FE" w14:textId="77777777" w:rsidR="006F2D47" w:rsidRPr="006F2D47" w:rsidRDefault="006F2D47" w:rsidP="006F2D47">
      <w:pPr>
        <w:ind w:right="-540"/>
      </w:pPr>
      <w:r w:rsidRPr="006F2D47">
        <w:rPr>
          <w:b/>
          <w:bCs/>
          <w:color w:val="000000"/>
        </w:rPr>
        <w:t>ANSWER</w:t>
      </w:r>
      <w:proofErr w:type="gramStart"/>
      <w:r w:rsidRPr="006F2D47">
        <w:rPr>
          <w:b/>
          <w:bCs/>
          <w:color w:val="000000"/>
        </w:rPr>
        <w:t>:</w:t>
      </w:r>
      <w:r w:rsidRPr="006F2D47">
        <w:rPr>
          <w:color w:val="000000"/>
        </w:rPr>
        <w:t>  Confirmed</w:t>
      </w:r>
      <w:proofErr w:type="gramEnd"/>
      <w:r w:rsidRPr="006F2D47">
        <w:rPr>
          <w:color w:val="000000"/>
        </w:rPr>
        <w:t>.</w:t>
      </w:r>
    </w:p>
    <w:p w14:paraId="29DFF082" w14:textId="77777777" w:rsidR="006F2D47" w:rsidRPr="006F2D47" w:rsidRDefault="006F2D47" w:rsidP="006F2D47">
      <w:pPr>
        <w:ind w:right="-540"/>
      </w:pPr>
    </w:p>
    <w:p w14:paraId="0F1A629A" w14:textId="77777777" w:rsidR="006F2D47" w:rsidRPr="006F2D47" w:rsidRDefault="006F2D47" w:rsidP="006F2D47">
      <w:pPr>
        <w:ind w:right="-540"/>
      </w:pPr>
      <w:r w:rsidRPr="006F2D47">
        <w:rPr>
          <w:b/>
          <w:bCs/>
          <w:color w:val="000000"/>
        </w:rPr>
        <w:t>CHANGE: NONE</w:t>
      </w:r>
    </w:p>
    <w:p w14:paraId="02456A57" w14:textId="77777777" w:rsidR="006F2D47" w:rsidRPr="006F2D47" w:rsidRDefault="006F2D47" w:rsidP="006F2D47">
      <w:pPr>
        <w:ind w:right="-540"/>
      </w:pPr>
    </w:p>
    <w:p w14:paraId="3C0D4E84" w14:textId="77777777" w:rsidR="006F2D47" w:rsidRPr="006F2D47" w:rsidRDefault="006F2D47" w:rsidP="006F2D47">
      <w:pPr>
        <w:ind w:right="-540"/>
      </w:pPr>
    </w:p>
    <w:p w14:paraId="6589FFA9" w14:textId="77777777" w:rsidR="006F2D47" w:rsidRPr="006F2D47" w:rsidRDefault="006F2D47" w:rsidP="006F2D47">
      <w:pPr>
        <w:ind w:right="-540"/>
      </w:pPr>
      <w:r w:rsidRPr="006F2D47">
        <w:rPr>
          <w:b/>
          <w:bCs/>
          <w:color w:val="000000"/>
        </w:rPr>
        <w:t>28</w:t>
      </w:r>
      <w:proofErr w:type="gramStart"/>
      <w:r w:rsidRPr="006F2D47">
        <w:rPr>
          <w:b/>
          <w:bCs/>
          <w:color w:val="000000"/>
        </w:rPr>
        <w:t>.  QUESTION</w:t>
      </w:r>
      <w:proofErr w:type="gramEnd"/>
      <w:r w:rsidRPr="006F2D47">
        <w:rPr>
          <w:b/>
          <w:bCs/>
          <w:color w:val="000000"/>
        </w:rPr>
        <w:t>:</w:t>
      </w:r>
      <w:r w:rsidRPr="006F2D47">
        <w:rPr>
          <w:color w:val="000000"/>
        </w:rPr>
        <w:t xml:space="preserve"> PWS Reference 2.8. What </w:t>
      </w:r>
      <w:proofErr w:type="gramStart"/>
      <w:r w:rsidRPr="006F2D47">
        <w:rPr>
          <w:color w:val="000000"/>
        </w:rPr>
        <w:t>type</w:t>
      </w:r>
      <w:proofErr w:type="gramEnd"/>
      <w:r w:rsidRPr="006F2D47">
        <w:rPr>
          <w:color w:val="000000"/>
        </w:rPr>
        <w:t xml:space="preserve"> two-year data does NARA need to have migrated from the legacy ticketing system?</w:t>
      </w:r>
    </w:p>
    <w:p w14:paraId="7A21E1D7" w14:textId="77777777" w:rsidR="006F2D47" w:rsidRPr="006F2D47" w:rsidRDefault="006F2D47" w:rsidP="006F2D47">
      <w:pPr>
        <w:ind w:right="-540"/>
      </w:pPr>
    </w:p>
    <w:p w14:paraId="00E1E115" w14:textId="77777777" w:rsidR="006F2D47" w:rsidRPr="006F2D47" w:rsidRDefault="006F2D47" w:rsidP="006F2D47">
      <w:pPr>
        <w:ind w:right="-540"/>
      </w:pPr>
      <w:r w:rsidRPr="006F2D47">
        <w:rPr>
          <w:b/>
          <w:bCs/>
          <w:color w:val="000000"/>
        </w:rPr>
        <w:t xml:space="preserve">ANSWER: </w:t>
      </w:r>
      <w:r w:rsidRPr="006F2D47">
        <w:rPr>
          <w:color w:val="000000"/>
        </w:rPr>
        <w:t>Please see section 6.3.1 for the list of migration requirements.  </w:t>
      </w:r>
    </w:p>
    <w:p w14:paraId="74848C5C" w14:textId="77777777" w:rsidR="006F2D47" w:rsidRPr="006F2D47" w:rsidRDefault="006F2D47" w:rsidP="006F2D47">
      <w:pPr>
        <w:ind w:right="-540"/>
      </w:pPr>
    </w:p>
    <w:p w14:paraId="1C09AC4C" w14:textId="77777777" w:rsidR="006F2D47" w:rsidRPr="006F2D47" w:rsidRDefault="006F2D47" w:rsidP="006F2D47">
      <w:pPr>
        <w:ind w:right="-540"/>
      </w:pPr>
      <w:r w:rsidRPr="006F2D47">
        <w:rPr>
          <w:b/>
          <w:bCs/>
          <w:color w:val="000000"/>
        </w:rPr>
        <w:t>CHANGE: NONE</w:t>
      </w:r>
    </w:p>
    <w:p w14:paraId="3A239CD4" w14:textId="77777777" w:rsidR="006F2D47" w:rsidRPr="006F2D47" w:rsidRDefault="006F2D47" w:rsidP="006F2D47">
      <w:pPr>
        <w:ind w:right="-540"/>
      </w:pPr>
    </w:p>
    <w:p w14:paraId="034433DB" w14:textId="77777777" w:rsidR="006F2D47" w:rsidRPr="006F2D47" w:rsidRDefault="006F2D47" w:rsidP="006F2D47">
      <w:pPr>
        <w:ind w:right="-540"/>
      </w:pPr>
    </w:p>
    <w:p w14:paraId="6A860CEE" w14:textId="77777777" w:rsidR="006F2D47" w:rsidRPr="006F2D47" w:rsidRDefault="006F2D47" w:rsidP="006F2D47">
      <w:pPr>
        <w:ind w:right="-540"/>
      </w:pPr>
      <w:r w:rsidRPr="006F2D47">
        <w:rPr>
          <w:b/>
          <w:bCs/>
          <w:color w:val="000000"/>
        </w:rPr>
        <w:t>29. QUESTION</w:t>
      </w:r>
      <w:proofErr w:type="gramStart"/>
      <w:r w:rsidRPr="006F2D47">
        <w:rPr>
          <w:b/>
          <w:bCs/>
          <w:color w:val="000000"/>
        </w:rPr>
        <w:t xml:space="preserve">:  </w:t>
      </w:r>
      <w:r w:rsidRPr="006F2D47">
        <w:rPr>
          <w:color w:val="000000"/>
        </w:rPr>
        <w:t>PWS</w:t>
      </w:r>
      <w:proofErr w:type="gramEnd"/>
      <w:r w:rsidRPr="006F2D47">
        <w:rPr>
          <w:color w:val="000000"/>
        </w:rPr>
        <w:t xml:space="preserve"> Reference 3.2.8.2.</w:t>
      </w:r>
      <w:r w:rsidRPr="006F2D47">
        <w:rPr>
          <w:b/>
          <w:bCs/>
          <w:color w:val="000000"/>
        </w:rPr>
        <w:t xml:space="preserve"> </w:t>
      </w:r>
      <w:r w:rsidRPr="006F2D47">
        <w:rPr>
          <w:color w:val="000000"/>
        </w:rPr>
        <w:t>How many total emails do you anticipate the provided solution expects to send during a one (1) year</w:t>
      </w:r>
      <w:proofErr w:type="gramStart"/>
      <w:r w:rsidRPr="006F2D47">
        <w:rPr>
          <w:color w:val="000000"/>
        </w:rPr>
        <w:t>/(</w:t>
      </w:r>
      <w:proofErr w:type="gramEnd"/>
      <w:r w:rsidRPr="006F2D47">
        <w:rPr>
          <w:color w:val="000000"/>
        </w:rPr>
        <w:t>12 months period)?</w:t>
      </w:r>
    </w:p>
    <w:p w14:paraId="33AB0565" w14:textId="77777777" w:rsidR="006F2D47" w:rsidRPr="006F2D47" w:rsidRDefault="006F2D47" w:rsidP="006F2D47">
      <w:pPr>
        <w:ind w:right="-540"/>
      </w:pPr>
    </w:p>
    <w:p w14:paraId="42FAB2A2" w14:textId="77777777" w:rsidR="006F2D47" w:rsidRPr="006F2D47" w:rsidRDefault="006F2D47" w:rsidP="006F2D47">
      <w:pPr>
        <w:ind w:right="-540"/>
      </w:pPr>
      <w:r w:rsidRPr="006F2D47">
        <w:rPr>
          <w:b/>
          <w:bCs/>
          <w:color w:val="000000"/>
        </w:rPr>
        <w:t xml:space="preserve">ANSWER: </w:t>
      </w:r>
      <w:r w:rsidRPr="006F2D47">
        <w:rPr>
          <w:color w:val="000000"/>
        </w:rPr>
        <w:t>Aside from standard email confirmations, each site may send up to a couple hundred emails per year, each with multiple recipients.  </w:t>
      </w:r>
    </w:p>
    <w:p w14:paraId="26A3BA82" w14:textId="77777777" w:rsidR="006F2D47" w:rsidRPr="006F2D47" w:rsidRDefault="006F2D47" w:rsidP="006F2D47">
      <w:pPr>
        <w:ind w:right="-540"/>
      </w:pPr>
    </w:p>
    <w:p w14:paraId="7236D5E7" w14:textId="77777777" w:rsidR="006F2D47" w:rsidRPr="006F2D47" w:rsidRDefault="006F2D47" w:rsidP="006F2D47">
      <w:pPr>
        <w:ind w:right="-540"/>
      </w:pPr>
      <w:r w:rsidRPr="006F2D47">
        <w:rPr>
          <w:b/>
          <w:bCs/>
          <w:color w:val="000000"/>
        </w:rPr>
        <w:t>CHANGE: NONE</w:t>
      </w:r>
    </w:p>
    <w:p w14:paraId="3CB90677" w14:textId="77777777" w:rsidR="006F2D47" w:rsidRPr="006F2D47" w:rsidRDefault="006F2D47" w:rsidP="006F2D47">
      <w:pPr>
        <w:ind w:right="-540"/>
      </w:pPr>
    </w:p>
    <w:p w14:paraId="2139CD56" w14:textId="77777777" w:rsidR="006F2D47" w:rsidRPr="006F2D47" w:rsidRDefault="006F2D47" w:rsidP="006F2D47">
      <w:pPr>
        <w:ind w:right="-540"/>
      </w:pPr>
    </w:p>
    <w:p w14:paraId="4187285F" w14:textId="77777777" w:rsidR="006F2D47" w:rsidRPr="006F2D47" w:rsidRDefault="006F2D47" w:rsidP="006F2D47">
      <w:pPr>
        <w:ind w:right="-540"/>
      </w:pPr>
      <w:r w:rsidRPr="006F2D47">
        <w:rPr>
          <w:b/>
          <w:bCs/>
          <w:color w:val="000000"/>
        </w:rPr>
        <w:t xml:space="preserve">30. QUESTION: </w:t>
      </w:r>
      <w:r w:rsidRPr="006F2D47">
        <w:rPr>
          <w:color w:val="000000"/>
        </w:rPr>
        <w:t>PWS Reference 3.10.</w:t>
      </w:r>
      <w:r w:rsidRPr="006F2D47">
        <w:rPr>
          <w:b/>
          <w:bCs/>
          <w:color w:val="000000"/>
        </w:rPr>
        <w:t xml:space="preserve"> </w:t>
      </w:r>
      <w:r w:rsidRPr="006F2D47">
        <w:rPr>
          <w:color w:val="000000"/>
        </w:rPr>
        <w:t>Can NARA confirm the system shall utilize Microsoft Entra ID to support multi-factor authentication?</w:t>
      </w:r>
    </w:p>
    <w:p w14:paraId="79248CF7" w14:textId="77777777" w:rsidR="006F2D47" w:rsidRPr="006F2D47" w:rsidRDefault="006F2D47" w:rsidP="006F2D47">
      <w:pPr>
        <w:ind w:right="-540"/>
      </w:pPr>
    </w:p>
    <w:p w14:paraId="0A40D260" w14:textId="77777777" w:rsidR="006F2D47" w:rsidRPr="006F2D47" w:rsidRDefault="006F2D47" w:rsidP="006F2D47">
      <w:pPr>
        <w:ind w:right="-540"/>
      </w:pPr>
      <w:r w:rsidRPr="006F2D47">
        <w:rPr>
          <w:b/>
          <w:bCs/>
          <w:color w:val="000000"/>
        </w:rPr>
        <w:t>ANSWER</w:t>
      </w:r>
      <w:proofErr w:type="gramStart"/>
      <w:r w:rsidRPr="006F2D47">
        <w:rPr>
          <w:b/>
          <w:bCs/>
          <w:color w:val="000000"/>
        </w:rPr>
        <w:t xml:space="preserve">: </w:t>
      </w:r>
      <w:r w:rsidRPr="006F2D47">
        <w:rPr>
          <w:color w:val="000000"/>
        </w:rPr>
        <w:t> Confirmed</w:t>
      </w:r>
      <w:proofErr w:type="gramEnd"/>
    </w:p>
    <w:p w14:paraId="73D35D0D" w14:textId="77777777" w:rsidR="006F2D47" w:rsidRPr="006F2D47" w:rsidRDefault="006F2D47" w:rsidP="006F2D47">
      <w:pPr>
        <w:ind w:right="-540"/>
      </w:pPr>
    </w:p>
    <w:p w14:paraId="0EA5B410" w14:textId="77777777" w:rsidR="006F2D47" w:rsidRPr="006F2D47" w:rsidRDefault="006F2D47" w:rsidP="006F2D47">
      <w:pPr>
        <w:ind w:right="-540"/>
      </w:pPr>
      <w:r w:rsidRPr="006F2D47">
        <w:rPr>
          <w:b/>
          <w:bCs/>
          <w:color w:val="000000"/>
        </w:rPr>
        <w:t>CHANGE: NONE</w:t>
      </w:r>
    </w:p>
    <w:p w14:paraId="05F97281" w14:textId="77777777" w:rsidR="006F2D47" w:rsidRPr="006F2D47" w:rsidRDefault="006F2D47" w:rsidP="006F2D47">
      <w:pPr>
        <w:ind w:right="-540"/>
      </w:pPr>
    </w:p>
    <w:p w14:paraId="4DAA642D" w14:textId="77777777" w:rsidR="006F2D47" w:rsidRPr="006F2D47" w:rsidRDefault="006F2D47" w:rsidP="006F2D47">
      <w:pPr>
        <w:ind w:right="-540"/>
      </w:pPr>
    </w:p>
    <w:p w14:paraId="1CD1FDB9" w14:textId="77777777" w:rsidR="006F2D47" w:rsidRPr="006F2D47" w:rsidRDefault="006F2D47" w:rsidP="006F2D47">
      <w:pPr>
        <w:ind w:right="-540"/>
      </w:pPr>
      <w:r w:rsidRPr="006F2D47">
        <w:rPr>
          <w:b/>
          <w:bCs/>
          <w:color w:val="000000"/>
        </w:rPr>
        <w:t xml:space="preserve">31. QUESTION: </w:t>
      </w:r>
      <w:r w:rsidRPr="006F2D47">
        <w:rPr>
          <w:color w:val="000000"/>
        </w:rPr>
        <w:t>PWS Reference 3.10.</w:t>
      </w:r>
      <w:r w:rsidRPr="006F2D47">
        <w:rPr>
          <w:b/>
          <w:bCs/>
          <w:color w:val="000000"/>
        </w:rPr>
        <w:t xml:space="preserve"> </w:t>
      </w:r>
      <w:r w:rsidRPr="006F2D47">
        <w:rPr>
          <w:color w:val="000000"/>
        </w:rPr>
        <w:t>Can NARA confirm NARA will furnish all Microsoft ENTRA ID licenses and connectivity required for enabling user authentication?</w:t>
      </w:r>
    </w:p>
    <w:p w14:paraId="3EFF60D9" w14:textId="77777777" w:rsidR="006F2D47" w:rsidRPr="006F2D47" w:rsidRDefault="006F2D47" w:rsidP="006F2D47">
      <w:pPr>
        <w:ind w:right="-540"/>
      </w:pPr>
    </w:p>
    <w:p w14:paraId="663338F9" w14:textId="77777777" w:rsidR="006F2D47" w:rsidRPr="006F2D47" w:rsidRDefault="006F2D47" w:rsidP="006F2D47">
      <w:pPr>
        <w:ind w:right="-540"/>
      </w:pPr>
      <w:r w:rsidRPr="006F2D47">
        <w:rPr>
          <w:b/>
          <w:bCs/>
          <w:color w:val="000000"/>
        </w:rPr>
        <w:t>ANSWER</w:t>
      </w:r>
      <w:proofErr w:type="gramStart"/>
      <w:r w:rsidRPr="006F2D47">
        <w:rPr>
          <w:b/>
          <w:bCs/>
          <w:color w:val="000000"/>
        </w:rPr>
        <w:t>:</w:t>
      </w:r>
      <w:r w:rsidRPr="006F2D47">
        <w:rPr>
          <w:color w:val="000000"/>
        </w:rPr>
        <w:t>  Confirmed</w:t>
      </w:r>
      <w:proofErr w:type="gramEnd"/>
    </w:p>
    <w:p w14:paraId="561DA7FC" w14:textId="77777777" w:rsidR="006F2D47" w:rsidRPr="006F2D47" w:rsidRDefault="006F2D47" w:rsidP="006F2D47">
      <w:pPr>
        <w:ind w:right="-540"/>
      </w:pPr>
    </w:p>
    <w:p w14:paraId="4AC24E3B" w14:textId="77777777" w:rsidR="006F2D47" w:rsidRPr="006F2D47" w:rsidRDefault="006F2D47" w:rsidP="006F2D47">
      <w:pPr>
        <w:ind w:right="-540"/>
      </w:pPr>
      <w:r w:rsidRPr="006F2D47">
        <w:rPr>
          <w:b/>
          <w:bCs/>
          <w:color w:val="000000"/>
        </w:rPr>
        <w:t>CHANGE</w:t>
      </w:r>
      <w:proofErr w:type="gramStart"/>
      <w:r w:rsidRPr="006F2D47">
        <w:rPr>
          <w:b/>
          <w:bCs/>
          <w:color w:val="000000"/>
        </w:rPr>
        <w:t>:  NONE</w:t>
      </w:r>
      <w:proofErr w:type="gramEnd"/>
    </w:p>
    <w:p w14:paraId="1B40058D" w14:textId="77777777" w:rsidR="006F2D47" w:rsidRPr="006F2D47" w:rsidRDefault="006F2D47" w:rsidP="006F2D47">
      <w:pPr>
        <w:ind w:right="-540"/>
      </w:pPr>
    </w:p>
    <w:p w14:paraId="0221BD15" w14:textId="77777777" w:rsidR="006F2D47" w:rsidRPr="006F2D47" w:rsidRDefault="006F2D47" w:rsidP="006F2D47">
      <w:pPr>
        <w:ind w:right="-540"/>
      </w:pPr>
    </w:p>
    <w:p w14:paraId="635F6D59" w14:textId="77777777" w:rsidR="006F2D47" w:rsidRPr="006F2D47" w:rsidRDefault="006F2D47" w:rsidP="006F2D47">
      <w:pPr>
        <w:ind w:right="-540"/>
      </w:pPr>
      <w:r w:rsidRPr="006F2D47">
        <w:rPr>
          <w:b/>
          <w:bCs/>
          <w:color w:val="000000"/>
        </w:rPr>
        <w:lastRenderedPageBreak/>
        <w:t xml:space="preserve">32. QUESTION: </w:t>
      </w:r>
      <w:r w:rsidRPr="006F2D47">
        <w:rPr>
          <w:color w:val="000000"/>
        </w:rPr>
        <w:t>PWS Reference 3.11.2. Can NARA confirm the Department of Treasury’s Card Acquiring Service (CAS) for credit card transactions, which is WorldPay, Inc. is required to be used?</w:t>
      </w:r>
    </w:p>
    <w:p w14:paraId="5EF2DB4E" w14:textId="77777777" w:rsidR="006F2D47" w:rsidRPr="006F2D47" w:rsidRDefault="006F2D47" w:rsidP="006F2D47">
      <w:pPr>
        <w:ind w:right="-540"/>
      </w:pPr>
    </w:p>
    <w:p w14:paraId="25D4265D" w14:textId="77777777" w:rsidR="006F2D47" w:rsidRPr="006F2D47" w:rsidRDefault="006F2D47" w:rsidP="006F2D47">
      <w:pPr>
        <w:ind w:right="-540"/>
      </w:pPr>
      <w:r w:rsidRPr="006F2D47">
        <w:rPr>
          <w:b/>
          <w:bCs/>
          <w:color w:val="000000"/>
        </w:rPr>
        <w:t>ANSWER</w:t>
      </w:r>
      <w:proofErr w:type="gramStart"/>
      <w:r w:rsidRPr="006F2D47">
        <w:rPr>
          <w:b/>
          <w:bCs/>
          <w:color w:val="000000"/>
        </w:rPr>
        <w:t>:</w:t>
      </w:r>
      <w:r w:rsidRPr="006F2D47">
        <w:rPr>
          <w:color w:val="000000"/>
        </w:rPr>
        <w:t>  Confirmed</w:t>
      </w:r>
      <w:proofErr w:type="gramEnd"/>
      <w:r w:rsidRPr="006F2D47">
        <w:rPr>
          <w:color w:val="000000"/>
        </w:rPr>
        <w:t>.</w:t>
      </w:r>
    </w:p>
    <w:p w14:paraId="56D08E42" w14:textId="77777777" w:rsidR="006F2D47" w:rsidRPr="006F2D47" w:rsidRDefault="006F2D47" w:rsidP="006F2D47">
      <w:pPr>
        <w:ind w:right="-540"/>
      </w:pPr>
    </w:p>
    <w:p w14:paraId="19EE56F7" w14:textId="77777777" w:rsidR="006F2D47" w:rsidRPr="006F2D47" w:rsidRDefault="006F2D47" w:rsidP="006F2D47">
      <w:pPr>
        <w:ind w:right="-540"/>
      </w:pPr>
      <w:r w:rsidRPr="006F2D47">
        <w:rPr>
          <w:b/>
          <w:bCs/>
          <w:color w:val="000000"/>
        </w:rPr>
        <w:t>CHANGE: NONE</w:t>
      </w:r>
    </w:p>
    <w:p w14:paraId="678B052A" w14:textId="77777777" w:rsidR="006F2D47" w:rsidRPr="006F2D47" w:rsidRDefault="006F2D47" w:rsidP="006F2D47">
      <w:pPr>
        <w:ind w:right="-540"/>
      </w:pPr>
    </w:p>
    <w:p w14:paraId="5B520861" w14:textId="77777777" w:rsidR="006F2D47" w:rsidRPr="006F2D47" w:rsidRDefault="006F2D47" w:rsidP="006F2D47">
      <w:pPr>
        <w:ind w:right="-540"/>
      </w:pPr>
    </w:p>
    <w:p w14:paraId="75184F32" w14:textId="77777777" w:rsidR="006F2D47" w:rsidRPr="006F2D47" w:rsidRDefault="006F2D47" w:rsidP="006F2D47">
      <w:pPr>
        <w:ind w:right="-540"/>
      </w:pPr>
      <w:r w:rsidRPr="006F2D47">
        <w:rPr>
          <w:b/>
          <w:bCs/>
          <w:color w:val="000000"/>
        </w:rPr>
        <w:t>33. QUESTION:</w:t>
      </w:r>
      <w:r w:rsidRPr="006F2D47">
        <w:rPr>
          <w:color w:val="000000"/>
        </w:rPr>
        <w:t xml:space="preserve"> PWS Reference 3.11.3. Can NARA confirm the credit card readers must be EMV compliant and the system shall comply with CAS requirements for financial transactions?</w:t>
      </w:r>
    </w:p>
    <w:p w14:paraId="40A328D3" w14:textId="77777777" w:rsidR="006F2D47" w:rsidRPr="006F2D47" w:rsidRDefault="006F2D47" w:rsidP="006F2D47">
      <w:pPr>
        <w:ind w:right="-540"/>
      </w:pPr>
    </w:p>
    <w:p w14:paraId="4E6203A3" w14:textId="77777777" w:rsidR="006F2D47" w:rsidRPr="006F2D47" w:rsidRDefault="006F2D47" w:rsidP="006F2D47">
      <w:pPr>
        <w:ind w:right="-540"/>
      </w:pPr>
      <w:r w:rsidRPr="006F2D47">
        <w:rPr>
          <w:b/>
          <w:bCs/>
          <w:color w:val="000000"/>
        </w:rPr>
        <w:t xml:space="preserve">ANSWER: </w:t>
      </w:r>
      <w:r w:rsidRPr="006F2D47">
        <w:rPr>
          <w:color w:val="000000"/>
        </w:rPr>
        <w:t>Confirmed.</w:t>
      </w:r>
    </w:p>
    <w:p w14:paraId="21326E04" w14:textId="77777777" w:rsidR="006F2D47" w:rsidRPr="006F2D47" w:rsidRDefault="006F2D47" w:rsidP="006F2D47">
      <w:pPr>
        <w:ind w:right="-540"/>
      </w:pPr>
    </w:p>
    <w:p w14:paraId="26B35537" w14:textId="77777777" w:rsidR="006F2D47" w:rsidRPr="006F2D47" w:rsidRDefault="006F2D47" w:rsidP="006F2D47">
      <w:pPr>
        <w:ind w:right="-540"/>
      </w:pPr>
      <w:r w:rsidRPr="006F2D47">
        <w:rPr>
          <w:b/>
          <w:bCs/>
          <w:color w:val="000000"/>
        </w:rPr>
        <w:t>CHANGE</w:t>
      </w:r>
      <w:proofErr w:type="gramStart"/>
      <w:r w:rsidRPr="006F2D47">
        <w:rPr>
          <w:b/>
          <w:bCs/>
          <w:color w:val="000000"/>
        </w:rPr>
        <w:t>:  NONE</w:t>
      </w:r>
      <w:proofErr w:type="gramEnd"/>
    </w:p>
    <w:p w14:paraId="48D8D694" w14:textId="77777777" w:rsidR="006F2D47" w:rsidRPr="006F2D47" w:rsidRDefault="006F2D47" w:rsidP="006F2D47">
      <w:pPr>
        <w:ind w:right="-540"/>
      </w:pPr>
    </w:p>
    <w:p w14:paraId="41ACBD10" w14:textId="77777777" w:rsidR="006F2D47" w:rsidRPr="006F2D47" w:rsidRDefault="006F2D47" w:rsidP="006F2D47">
      <w:pPr>
        <w:ind w:right="-540"/>
      </w:pPr>
    </w:p>
    <w:p w14:paraId="1ADDEBBA" w14:textId="77777777" w:rsidR="006F2D47" w:rsidRDefault="006F2D47" w:rsidP="006F2D47">
      <w:pPr>
        <w:ind w:right="-540"/>
        <w:rPr>
          <w:color w:val="000000"/>
        </w:rPr>
      </w:pPr>
      <w:r w:rsidRPr="006F2D47">
        <w:rPr>
          <w:b/>
          <w:bCs/>
          <w:color w:val="000000"/>
        </w:rPr>
        <w:t xml:space="preserve">34. QUESTION: </w:t>
      </w:r>
      <w:r w:rsidRPr="006F2D47">
        <w:rPr>
          <w:color w:val="000000"/>
        </w:rPr>
        <w:t>PWS Reference 6.4.</w:t>
      </w:r>
      <w:r w:rsidRPr="006F2D47">
        <w:rPr>
          <w:b/>
          <w:bCs/>
          <w:color w:val="000000"/>
        </w:rPr>
        <w:t xml:space="preserve"> </w:t>
      </w:r>
      <w:r w:rsidRPr="006F2D47">
        <w:rPr>
          <w:color w:val="000000"/>
        </w:rPr>
        <w:t>If minimal SaaS licensing is required for the configuration of NARA specific features to support the contractor’s engagement in the NARA ATO process, will NARA consider that licensing at the time it is required?</w:t>
      </w:r>
    </w:p>
    <w:p w14:paraId="246D0167" w14:textId="77777777" w:rsidR="00015E26" w:rsidRPr="006F2D47" w:rsidRDefault="00015E26" w:rsidP="006F2D47">
      <w:pPr>
        <w:ind w:right="-540"/>
      </w:pPr>
    </w:p>
    <w:p w14:paraId="4EA8FB09" w14:textId="1D0066D3" w:rsidR="006F2D47" w:rsidRPr="006F2D47" w:rsidRDefault="006F2D47" w:rsidP="006F2D47">
      <w:pPr>
        <w:ind w:right="-540"/>
      </w:pPr>
      <w:r w:rsidRPr="006F2D47">
        <w:rPr>
          <w:b/>
          <w:bCs/>
          <w:color w:val="000000"/>
        </w:rPr>
        <w:t>ANSWER</w:t>
      </w:r>
      <w:proofErr w:type="gramStart"/>
      <w:r w:rsidRPr="006F2D47">
        <w:rPr>
          <w:b/>
          <w:bCs/>
          <w:color w:val="000000"/>
        </w:rPr>
        <w:t>:</w:t>
      </w:r>
      <w:r w:rsidRPr="006F2D47">
        <w:rPr>
          <w:color w:val="000000"/>
        </w:rPr>
        <w:t>  As</w:t>
      </w:r>
      <w:proofErr w:type="gramEnd"/>
      <w:r w:rsidRPr="006F2D47">
        <w:rPr>
          <w:color w:val="000000"/>
        </w:rPr>
        <w:t xml:space="preserve"> stated in the Pricing Notes section of Attachment 1, Contractors are encouraged to consider SaaS licensing and maintenance duration during the base period based upon implementation </w:t>
      </w:r>
      <w:proofErr w:type="gramStart"/>
      <w:r w:rsidRPr="006F2D47">
        <w:rPr>
          <w:color w:val="000000"/>
        </w:rPr>
        <w:t>timeframes, and</w:t>
      </w:r>
      <w:proofErr w:type="gramEnd"/>
      <w:r w:rsidRPr="006F2D47">
        <w:rPr>
          <w:color w:val="000000"/>
        </w:rPr>
        <w:t xml:space="preserve"> shall provide prorated subscription terms as applicable. Incremental or </w:t>
      </w:r>
      <w:proofErr w:type="gramStart"/>
      <w:r w:rsidRPr="006F2D47">
        <w:rPr>
          <w:color w:val="000000"/>
        </w:rPr>
        <w:t>milestone based</w:t>
      </w:r>
      <w:proofErr w:type="gramEnd"/>
      <w:r w:rsidRPr="006F2D47">
        <w:rPr>
          <w:color w:val="000000"/>
        </w:rPr>
        <w:t xml:space="preserve"> payments may be authorized by the Contracting Officer. Contractors may propose a payment schedule for consideration, which will be negotiated between the parties at award. </w:t>
      </w:r>
    </w:p>
    <w:p w14:paraId="43B37883" w14:textId="77777777" w:rsidR="006F2D47" w:rsidRPr="006F2D47" w:rsidRDefault="006F2D47" w:rsidP="006F2D47">
      <w:pPr>
        <w:ind w:right="-540"/>
      </w:pPr>
    </w:p>
    <w:p w14:paraId="5723172D" w14:textId="77777777" w:rsidR="006F2D47" w:rsidRPr="006F2D47" w:rsidRDefault="006F2D47" w:rsidP="006F2D47">
      <w:pPr>
        <w:ind w:right="-547"/>
      </w:pPr>
      <w:r w:rsidRPr="006F2D47">
        <w:rPr>
          <w:b/>
          <w:bCs/>
          <w:color w:val="000000"/>
        </w:rPr>
        <w:t>CHANGE: NONE</w:t>
      </w:r>
    </w:p>
    <w:p w14:paraId="5489B2C6" w14:textId="77777777" w:rsidR="006F2D47" w:rsidRPr="006F2D47" w:rsidRDefault="006F2D47" w:rsidP="006F2D47">
      <w:pPr>
        <w:ind w:right="-540"/>
      </w:pPr>
    </w:p>
    <w:p w14:paraId="419C36F6" w14:textId="77777777" w:rsidR="006F2D47" w:rsidRPr="006F2D47" w:rsidRDefault="006F2D47" w:rsidP="006F2D47">
      <w:pPr>
        <w:ind w:right="-540"/>
      </w:pPr>
      <w:r w:rsidRPr="006F2D47">
        <w:rPr>
          <w:b/>
          <w:bCs/>
          <w:color w:val="000000"/>
        </w:rPr>
        <w:t>35. QUESTION:</w:t>
      </w:r>
      <w:r w:rsidRPr="006F2D47">
        <w:rPr>
          <w:color w:val="000000"/>
        </w:rPr>
        <w:t xml:space="preserve"> RFQ Reference Pg 91. What level of cryptographic protection does NARA require for data in transit versus data at rest?</w:t>
      </w:r>
    </w:p>
    <w:p w14:paraId="20F55DD3" w14:textId="77777777" w:rsidR="006F2D47" w:rsidRPr="006F2D47" w:rsidRDefault="006F2D47" w:rsidP="006F2D47">
      <w:pPr>
        <w:ind w:right="-540"/>
      </w:pPr>
    </w:p>
    <w:p w14:paraId="001D350F" w14:textId="77777777" w:rsidR="006F2D47" w:rsidRPr="006F2D47" w:rsidRDefault="006F2D47" w:rsidP="006F2D47">
      <w:pPr>
        <w:ind w:right="-540"/>
      </w:pPr>
      <w:r w:rsidRPr="006F2D47">
        <w:rPr>
          <w:b/>
          <w:bCs/>
          <w:color w:val="000000"/>
        </w:rPr>
        <w:t xml:space="preserve">ANSWER: </w:t>
      </w:r>
      <w:r w:rsidRPr="006F2D47">
        <w:rPr>
          <w:color w:val="000000"/>
        </w:rPr>
        <w:t>The requirements for cryptographic modules are detailed in the Federal Information Processing Standard (FIPS) 140-3.</w:t>
      </w:r>
    </w:p>
    <w:p w14:paraId="7B8925E9" w14:textId="77777777" w:rsidR="006F2D47" w:rsidRPr="006F2D47" w:rsidRDefault="006F2D47" w:rsidP="006F2D47">
      <w:pPr>
        <w:ind w:right="-540"/>
      </w:pPr>
    </w:p>
    <w:p w14:paraId="578054F4" w14:textId="77777777" w:rsidR="006F2D47" w:rsidRPr="006F2D47" w:rsidRDefault="006F2D47" w:rsidP="006F2D47">
      <w:pPr>
        <w:ind w:right="-540"/>
      </w:pPr>
      <w:r w:rsidRPr="006F2D47">
        <w:rPr>
          <w:b/>
          <w:bCs/>
          <w:color w:val="000000"/>
        </w:rPr>
        <w:t>CHANGE: NONE</w:t>
      </w:r>
    </w:p>
    <w:p w14:paraId="7147FFDC" w14:textId="77777777" w:rsidR="006F2D47" w:rsidRPr="006F2D47" w:rsidRDefault="006F2D47" w:rsidP="006F2D47">
      <w:pPr>
        <w:ind w:right="-540"/>
      </w:pPr>
    </w:p>
    <w:p w14:paraId="722F9859" w14:textId="77777777" w:rsidR="006F2D47" w:rsidRPr="006F2D47" w:rsidRDefault="006F2D47" w:rsidP="006F2D47">
      <w:pPr>
        <w:ind w:right="-540"/>
      </w:pPr>
    </w:p>
    <w:p w14:paraId="26F4913C" w14:textId="77777777" w:rsidR="006F2D47" w:rsidRPr="006F2D47" w:rsidRDefault="006F2D47" w:rsidP="006F2D47">
      <w:pPr>
        <w:ind w:right="-540"/>
      </w:pPr>
      <w:r w:rsidRPr="006F2D47">
        <w:rPr>
          <w:b/>
          <w:bCs/>
          <w:color w:val="000000"/>
        </w:rPr>
        <w:t xml:space="preserve">36. QUESTION: </w:t>
      </w:r>
      <w:r w:rsidRPr="006F2D47">
        <w:rPr>
          <w:color w:val="000000"/>
        </w:rPr>
        <w:t>The RFQ describes the need for onsite hardware and kiosks. If the proposed solution does not require unique hardware, outside of a standard laptop or browser-based device, using Windows or iOS, does the Government want the Contractor to supply that standard office equipment?</w:t>
      </w:r>
    </w:p>
    <w:p w14:paraId="0F746ADD" w14:textId="77777777" w:rsidR="006F2D47" w:rsidRPr="006F2D47" w:rsidRDefault="006F2D47" w:rsidP="006F2D47">
      <w:pPr>
        <w:ind w:right="-540"/>
      </w:pPr>
    </w:p>
    <w:p w14:paraId="00345F61" w14:textId="77777777" w:rsidR="006F2D47" w:rsidRPr="006F2D47" w:rsidRDefault="006F2D47" w:rsidP="006F2D47">
      <w:pPr>
        <w:ind w:right="-540"/>
      </w:pPr>
      <w:r w:rsidRPr="006F2D47">
        <w:rPr>
          <w:b/>
          <w:bCs/>
          <w:color w:val="000000"/>
        </w:rPr>
        <w:t>ANSWER:</w:t>
      </w:r>
      <w:r w:rsidRPr="006F2D47">
        <w:rPr>
          <w:color w:val="000000"/>
        </w:rPr>
        <w:t xml:space="preserve"> Yes.  The Contractor is required to provide all hardware and software components necessary to operate its proposed solution, including any standard office equipment.  </w:t>
      </w:r>
    </w:p>
    <w:p w14:paraId="743BBD77" w14:textId="77777777" w:rsidR="006F2D47" w:rsidRPr="006F2D47" w:rsidRDefault="006F2D47" w:rsidP="006F2D47">
      <w:pPr>
        <w:ind w:right="-540"/>
      </w:pPr>
    </w:p>
    <w:p w14:paraId="32E06509" w14:textId="77777777" w:rsidR="006F2D47" w:rsidRPr="006F2D47" w:rsidRDefault="006F2D47" w:rsidP="006F2D47">
      <w:pPr>
        <w:ind w:right="-540"/>
      </w:pPr>
      <w:r w:rsidRPr="006F2D47">
        <w:rPr>
          <w:b/>
          <w:bCs/>
          <w:color w:val="000000"/>
        </w:rPr>
        <w:t>CHANGE: NONE</w:t>
      </w:r>
    </w:p>
    <w:p w14:paraId="6590D439" w14:textId="77777777" w:rsidR="006F2D47" w:rsidRPr="006F2D47" w:rsidRDefault="006F2D47" w:rsidP="006F2D47">
      <w:pPr>
        <w:ind w:right="-540"/>
      </w:pPr>
    </w:p>
    <w:p w14:paraId="002A7344" w14:textId="77777777" w:rsidR="006F2D47" w:rsidRPr="006F2D47" w:rsidRDefault="006F2D47" w:rsidP="006F2D47">
      <w:pPr>
        <w:ind w:right="-540"/>
      </w:pPr>
    </w:p>
    <w:p w14:paraId="7794A209" w14:textId="77777777" w:rsidR="006F2D47" w:rsidRPr="006F2D47" w:rsidRDefault="006F2D47" w:rsidP="006F2D47">
      <w:pPr>
        <w:ind w:right="-540"/>
      </w:pPr>
      <w:r w:rsidRPr="006F2D47">
        <w:rPr>
          <w:b/>
          <w:bCs/>
          <w:color w:val="000000"/>
        </w:rPr>
        <w:t xml:space="preserve">37. QUESTION: </w:t>
      </w:r>
      <w:r w:rsidRPr="006F2D47">
        <w:rPr>
          <w:color w:val="000000"/>
        </w:rPr>
        <w:t>Will NARA increase the transition period to enable a new Contractor to effectively implement, integrate, transition, and ATO the new Contractor solution?</w:t>
      </w:r>
    </w:p>
    <w:p w14:paraId="1C19252A" w14:textId="77777777" w:rsidR="006F2D47" w:rsidRPr="006F2D47" w:rsidRDefault="006F2D47" w:rsidP="006F2D47">
      <w:pPr>
        <w:ind w:right="-540"/>
      </w:pPr>
    </w:p>
    <w:p w14:paraId="0BB381B8" w14:textId="5799A310" w:rsidR="006F2D47" w:rsidRPr="006F2D47" w:rsidRDefault="006F2D47" w:rsidP="006F2D47">
      <w:pPr>
        <w:ind w:right="-540"/>
      </w:pPr>
      <w:r w:rsidRPr="006F2D47">
        <w:rPr>
          <w:b/>
          <w:bCs/>
          <w:color w:val="000000"/>
        </w:rPr>
        <w:t xml:space="preserve">ANSWER: </w:t>
      </w:r>
      <w:r w:rsidRPr="006F2D47">
        <w:rPr>
          <w:color w:val="000000"/>
        </w:rPr>
        <w:t>NARA requires any new solution to be fully deployed to all sites no later than 5 months after award, or August 28, 2026 (whichever is earlier).  In accordance with Attachment 10 of the RFQ, Contractors shall provide a Draft Project Management Plan that includes a proposed milestone schedule for fully transitioning all sites no later than five (5) months after award (if applicable) in accordance with PWS paragraph 6.2.</w:t>
      </w:r>
    </w:p>
    <w:p w14:paraId="008431EF" w14:textId="77777777" w:rsidR="006F2D47" w:rsidRPr="006F2D47" w:rsidRDefault="006F2D47" w:rsidP="006F2D47">
      <w:pPr>
        <w:ind w:right="-540"/>
      </w:pPr>
      <w:r w:rsidRPr="006F2D47">
        <w:rPr>
          <w:b/>
          <w:bCs/>
          <w:color w:val="000000"/>
        </w:rPr>
        <w:t> </w:t>
      </w:r>
    </w:p>
    <w:p w14:paraId="6A7C593D" w14:textId="77777777" w:rsidR="006F2D47" w:rsidRPr="006F2D47" w:rsidRDefault="006F2D47" w:rsidP="006F2D47">
      <w:pPr>
        <w:ind w:right="-540"/>
      </w:pPr>
      <w:r w:rsidRPr="006F2D47">
        <w:rPr>
          <w:b/>
          <w:bCs/>
          <w:color w:val="000000"/>
        </w:rPr>
        <w:t>CHANGE</w:t>
      </w:r>
      <w:proofErr w:type="gramStart"/>
      <w:r w:rsidRPr="006F2D47">
        <w:rPr>
          <w:b/>
          <w:bCs/>
          <w:color w:val="000000"/>
        </w:rPr>
        <w:t>:  NONE</w:t>
      </w:r>
      <w:proofErr w:type="gramEnd"/>
    </w:p>
    <w:p w14:paraId="3F787AF0" w14:textId="77777777" w:rsidR="006F2D47" w:rsidRPr="006F2D47" w:rsidRDefault="006F2D47" w:rsidP="006F2D47">
      <w:pPr>
        <w:ind w:right="-540"/>
      </w:pPr>
    </w:p>
    <w:p w14:paraId="0C111F35" w14:textId="77777777" w:rsidR="006F2D47" w:rsidRPr="006F2D47" w:rsidRDefault="006F2D47" w:rsidP="006F2D47">
      <w:pPr>
        <w:ind w:right="-540"/>
      </w:pPr>
    </w:p>
    <w:p w14:paraId="07E6FBD0" w14:textId="77777777" w:rsidR="006F2D47" w:rsidRPr="006F2D47" w:rsidRDefault="006F2D47" w:rsidP="006F2D47">
      <w:pPr>
        <w:ind w:right="-540"/>
      </w:pPr>
      <w:r w:rsidRPr="006F2D47">
        <w:rPr>
          <w:b/>
          <w:bCs/>
          <w:color w:val="000000"/>
        </w:rPr>
        <w:t xml:space="preserve">38. QUESTION: </w:t>
      </w:r>
      <w:r w:rsidRPr="006F2D47">
        <w:rPr>
          <w:color w:val="000000"/>
        </w:rPr>
        <w:t>The issued solicitation document contains a watermark labeled, “DRAFT.” Please confirm if this issued solicitation document is in its final form, or if there is a final version that we should be anticipating.</w:t>
      </w:r>
    </w:p>
    <w:p w14:paraId="43571FF2" w14:textId="77777777" w:rsidR="006F2D47" w:rsidRPr="006F2D47" w:rsidRDefault="006F2D47" w:rsidP="006F2D47">
      <w:pPr>
        <w:ind w:right="-540"/>
      </w:pPr>
    </w:p>
    <w:p w14:paraId="00716866" w14:textId="77777777" w:rsidR="006F2D47" w:rsidRPr="006F2D47" w:rsidRDefault="006F2D47" w:rsidP="006F2D47">
      <w:pPr>
        <w:ind w:right="-540"/>
      </w:pPr>
      <w:r w:rsidRPr="006F2D47">
        <w:rPr>
          <w:b/>
          <w:bCs/>
          <w:color w:val="000000"/>
        </w:rPr>
        <w:t xml:space="preserve">ANSWER: </w:t>
      </w:r>
      <w:r w:rsidRPr="006F2D47">
        <w:rPr>
          <w:color w:val="000000"/>
        </w:rPr>
        <w:t>The posted RFQ is the final version</w:t>
      </w:r>
    </w:p>
    <w:p w14:paraId="19BED099" w14:textId="77777777" w:rsidR="006F2D47" w:rsidRPr="006F2D47" w:rsidRDefault="006F2D47" w:rsidP="006F2D47">
      <w:pPr>
        <w:ind w:right="-540"/>
      </w:pPr>
      <w:r w:rsidRPr="006F2D47">
        <w:rPr>
          <w:color w:val="000000"/>
        </w:rPr>
        <w:t> </w:t>
      </w:r>
    </w:p>
    <w:p w14:paraId="48553242" w14:textId="7794BA05" w:rsidR="006F2D47" w:rsidRPr="006F2D47" w:rsidRDefault="006F2D47" w:rsidP="006F2D47">
      <w:pPr>
        <w:ind w:right="-540"/>
      </w:pPr>
      <w:r w:rsidRPr="006F2D47">
        <w:rPr>
          <w:b/>
          <w:bCs/>
          <w:color w:val="000000"/>
        </w:rPr>
        <w:t xml:space="preserve">CHANGE: </w:t>
      </w:r>
      <w:r w:rsidR="00015E26" w:rsidRPr="006F2D47">
        <w:rPr>
          <w:b/>
          <w:bCs/>
          <w:color w:val="222222"/>
        </w:rPr>
        <w:t xml:space="preserve">Yes. See </w:t>
      </w:r>
      <w:r w:rsidR="00015E26">
        <w:rPr>
          <w:b/>
          <w:bCs/>
          <w:color w:val="222222"/>
        </w:rPr>
        <w:t>updates to RFQ in attachment below</w:t>
      </w:r>
    </w:p>
    <w:p w14:paraId="0775E78F" w14:textId="77777777" w:rsidR="006F2D47" w:rsidRPr="006F2D47" w:rsidRDefault="006F2D47" w:rsidP="006F2D47">
      <w:pPr>
        <w:ind w:right="-540"/>
      </w:pPr>
    </w:p>
    <w:p w14:paraId="5140FF03" w14:textId="77777777" w:rsidR="006F2D47" w:rsidRPr="006F2D47" w:rsidRDefault="006F2D47" w:rsidP="006F2D47">
      <w:pPr>
        <w:ind w:right="-540"/>
      </w:pPr>
    </w:p>
    <w:p w14:paraId="4583FA6B" w14:textId="77777777" w:rsidR="006F2D47" w:rsidRPr="006F2D47" w:rsidRDefault="006F2D47" w:rsidP="006F2D47">
      <w:pPr>
        <w:ind w:right="-540"/>
      </w:pPr>
      <w:r w:rsidRPr="006F2D47">
        <w:rPr>
          <w:b/>
          <w:bCs/>
          <w:color w:val="000000"/>
        </w:rPr>
        <w:t xml:space="preserve">39. QUESTION: </w:t>
      </w:r>
      <w:r w:rsidRPr="006F2D47">
        <w:rPr>
          <w:color w:val="000000"/>
        </w:rPr>
        <w:t>Would NARA please consider extending the offer due date (page 2) to allow additional time for quotation submissions to be adjusted based on NARA’s responses to vendor questions submitted?</w:t>
      </w:r>
    </w:p>
    <w:p w14:paraId="732ABD06" w14:textId="77777777" w:rsidR="006F2D47" w:rsidRPr="006F2D47" w:rsidRDefault="006F2D47" w:rsidP="006F2D47">
      <w:pPr>
        <w:ind w:right="-540"/>
      </w:pPr>
    </w:p>
    <w:p w14:paraId="49A28D6F" w14:textId="3AE05B9C" w:rsidR="006F2D47" w:rsidRPr="006F2D47" w:rsidRDefault="006F2D47" w:rsidP="006F2D47">
      <w:r w:rsidRPr="006F2D47">
        <w:rPr>
          <w:b/>
          <w:bCs/>
          <w:color w:val="000000"/>
        </w:rPr>
        <w:t>ANSWER:</w:t>
      </w:r>
      <w:r w:rsidRPr="006F2D47">
        <w:rPr>
          <w:color w:val="000000"/>
        </w:rPr>
        <w:t xml:space="preserve"> An extension </w:t>
      </w:r>
      <w:r w:rsidR="00006DCE">
        <w:rPr>
          <w:color w:val="000000"/>
        </w:rPr>
        <w:t xml:space="preserve">has been granted </w:t>
      </w:r>
      <w:proofErr w:type="gramStart"/>
      <w:r w:rsidR="00006DCE">
        <w:rPr>
          <w:color w:val="000000"/>
        </w:rPr>
        <w:t>to</w:t>
      </w:r>
      <w:r w:rsidR="00006DCE" w:rsidRPr="00006DCE">
        <w:rPr>
          <w:color w:val="000000"/>
        </w:rPr>
        <w:t>1</w:t>
      </w:r>
      <w:proofErr w:type="gramEnd"/>
      <w:r w:rsidR="00006DCE" w:rsidRPr="00006DCE">
        <w:rPr>
          <w:color w:val="000000"/>
        </w:rPr>
        <w:t>:00PM EST on Thursday, February 5, 2026</w:t>
      </w:r>
      <w:r w:rsidRPr="006F2D47">
        <w:rPr>
          <w:color w:val="000000"/>
        </w:rPr>
        <w:t>.</w:t>
      </w:r>
    </w:p>
    <w:p w14:paraId="7C18B7B5" w14:textId="77777777" w:rsidR="006F2D47" w:rsidRPr="006F2D47" w:rsidRDefault="006F2D47" w:rsidP="006F2D47"/>
    <w:p w14:paraId="5B4C9988" w14:textId="520DAD39" w:rsidR="006F2D47" w:rsidRPr="006F2D47" w:rsidRDefault="006F2D47" w:rsidP="006F2D47">
      <w:r w:rsidRPr="006F2D47">
        <w:rPr>
          <w:b/>
          <w:bCs/>
          <w:color w:val="000000"/>
        </w:rPr>
        <w:t>CHANGE:</w:t>
      </w:r>
      <w:r w:rsidRPr="006F2D47">
        <w:rPr>
          <w:color w:val="000000"/>
        </w:rPr>
        <w:t xml:space="preserve"> </w:t>
      </w:r>
      <w:r w:rsidR="00006DCE" w:rsidRPr="006F2D47">
        <w:rPr>
          <w:b/>
          <w:bCs/>
          <w:color w:val="222222"/>
        </w:rPr>
        <w:t xml:space="preserve">Yes. See </w:t>
      </w:r>
      <w:r w:rsidR="00006DCE">
        <w:rPr>
          <w:b/>
          <w:bCs/>
          <w:color w:val="222222"/>
        </w:rPr>
        <w:t>updates to RFQ in attachment below</w:t>
      </w:r>
    </w:p>
    <w:p w14:paraId="24AADD23" w14:textId="77777777" w:rsidR="006F2D47" w:rsidRPr="006F2D47" w:rsidRDefault="006F2D47" w:rsidP="006F2D47"/>
    <w:p w14:paraId="49F23C50" w14:textId="77777777" w:rsidR="006F2D47" w:rsidRPr="006F2D47" w:rsidRDefault="006F2D47" w:rsidP="006F2D47"/>
    <w:p w14:paraId="6D00B688" w14:textId="77777777" w:rsidR="006F2D47" w:rsidRPr="006F2D47" w:rsidRDefault="006F2D47" w:rsidP="006F2D47">
      <w:r w:rsidRPr="006F2D47">
        <w:rPr>
          <w:b/>
          <w:bCs/>
          <w:color w:val="000000"/>
        </w:rPr>
        <w:t xml:space="preserve">40. QUESTION: </w:t>
      </w:r>
      <w:r w:rsidRPr="006F2D47">
        <w:rPr>
          <w:color w:val="000000"/>
        </w:rPr>
        <w:t>Does NARA have a preferred pricing model for the quotation, such as annual software subscription, per-ticket transaction fees, tiered based on visitor volume, etc.? (Attachment 1)</w:t>
      </w:r>
    </w:p>
    <w:p w14:paraId="4F6767B5" w14:textId="77777777" w:rsidR="006F2D47" w:rsidRPr="006F2D47" w:rsidRDefault="006F2D47" w:rsidP="006F2D47"/>
    <w:p w14:paraId="4D025E99" w14:textId="77777777" w:rsidR="006F2D47" w:rsidRPr="006F2D47" w:rsidRDefault="006F2D47" w:rsidP="006F2D47">
      <w:r w:rsidRPr="006F2D47">
        <w:rPr>
          <w:b/>
          <w:bCs/>
          <w:color w:val="000000"/>
        </w:rPr>
        <w:t xml:space="preserve">ANSWER: </w:t>
      </w:r>
      <w:r w:rsidRPr="006F2D47">
        <w:rPr>
          <w:color w:val="000000"/>
        </w:rPr>
        <w:t>No.  Reference Attachment 1, Pricing Notes.  </w:t>
      </w:r>
    </w:p>
    <w:p w14:paraId="6EF3F73C" w14:textId="77777777" w:rsidR="006F2D47" w:rsidRPr="006F2D47" w:rsidRDefault="006F2D47" w:rsidP="006F2D47"/>
    <w:p w14:paraId="2060A8F7" w14:textId="77777777" w:rsidR="006F2D47" w:rsidRPr="006F2D47" w:rsidRDefault="006F2D47" w:rsidP="006F2D47">
      <w:r w:rsidRPr="006F2D47">
        <w:rPr>
          <w:b/>
          <w:bCs/>
          <w:color w:val="000000"/>
        </w:rPr>
        <w:t>CHANGE: NONE</w:t>
      </w:r>
    </w:p>
    <w:p w14:paraId="373EE26C" w14:textId="77777777" w:rsidR="006F2D47" w:rsidRPr="006F2D47" w:rsidRDefault="006F2D47" w:rsidP="006F2D47"/>
    <w:p w14:paraId="02812926" w14:textId="77777777" w:rsidR="006F2D47" w:rsidRPr="006F2D47" w:rsidRDefault="006F2D47" w:rsidP="006F2D47"/>
    <w:p w14:paraId="3014371A" w14:textId="77777777" w:rsidR="006F2D47" w:rsidRPr="006F2D47" w:rsidRDefault="006F2D47" w:rsidP="006F2D47">
      <w:r w:rsidRPr="006F2D47">
        <w:rPr>
          <w:b/>
          <w:bCs/>
          <w:color w:val="000000"/>
        </w:rPr>
        <w:t xml:space="preserve">41. QUESTION: </w:t>
      </w:r>
      <w:r w:rsidRPr="006F2D47">
        <w:rPr>
          <w:color w:val="000000"/>
        </w:rPr>
        <w:t>Has NARA established an internal budget range or funding estimate for this project (</w:t>
      </w:r>
      <w:proofErr w:type="gramStart"/>
      <w:r w:rsidRPr="006F2D47">
        <w:rPr>
          <w:color w:val="000000"/>
        </w:rPr>
        <w:t>base</w:t>
      </w:r>
      <w:proofErr w:type="gramEnd"/>
      <w:r w:rsidRPr="006F2D47">
        <w:rPr>
          <w:color w:val="000000"/>
        </w:rPr>
        <w:t xml:space="preserve"> year and/or annual recurring costs)? (Attachment 1)</w:t>
      </w:r>
    </w:p>
    <w:p w14:paraId="12929EF1" w14:textId="77777777" w:rsidR="006F2D47" w:rsidRPr="006F2D47" w:rsidRDefault="006F2D47" w:rsidP="006F2D47"/>
    <w:p w14:paraId="1DE83A67" w14:textId="77777777" w:rsidR="006F2D47" w:rsidRPr="006F2D47" w:rsidRDefault="006F2D47" w:rsidP="006F2D47">
      <w:r w:rsidRPr="006F2D47">
        <w:rPr>
          <w:b/>
          <w:bCs/>
          <w:color w:val="000000"/>
        </w:rPr>
        <w:t xml:space="preserve">ANSWER: </w:t>
      </w:r>
      <w:r w:rsidRPr="006F2D47">
        <w:rPr>
          <w:color w:val="000000"/>
        </w:rPr>
        <w:t>Yes.  This information will not be provided. </w:t>
      </w:r>
    </w:p>
    <w:p w14:paraId="71153364" w14:textId="77777777" w:rsidR="006F2D47" w:rsidRPr="006F2D47" w:rsidRDefault="006F2D47" w:rsidP="006F2D47"/>
    <w:p w14:paraId="55618973" w14:textId="77777777" w:rsidR="006F2D47" w:rsidRPr="006F2D47" w:rsidRDefault="006F2D47" w:rsidP="006F2D47">
      <w:r w:rsidRPr="006F2D47">
        <w:rPr>
          <w:b/>
          <w:bCs/>
          <w:color w:val="000000"/>
        </w:rPr>
        <w:t>CHANGE: NONE</w:t>
      </w:r>
    </w:p>
    <w:p w14:paraId="19E2E004" w14:textId="77777777" w:rsidR="006F2D47" w:rsidRPr="006F2D47" w:rsidRDefault="006F2D47" w:rsidP="006F2D47"/>
    <w:p w14:paraId="2FB8A7C3" w14:textId="77777777" w:rsidR="006F2D47" w:rsidRPr="006F2D47" w:rsidRDefault="006F2D47" w:rsidP="006F2D47"/>
    <w:p w14:paraId="5A08A10E" w14:textId="77777777" w:rsidR="006F2D47" w:rsidRPr="006F2D47" w:rsidRDefault="006F2D47" w:rsidP="006F2D47">
      <w:r w:rsidRPr="006F2D47">
        <w:rPr>
          <w:b/>
          <w:bCs/>
          <w:color w:val="000000"/>
        </w:rPr>
        <w:t xml:space="preserve">42. QUESTION: </w:t>
      </w:r>
      <w:r w:rsidRPr="006F2D47">
        <w:rPr>
          <w:color w:val="000000"/>
        </w:rPr>
        <w:t xml:space="preserve">The pricing tables provided in Attachment 1 (pages 3-7) include a $64,000 NTE for the Post-Deployment Onsite Hardware for each year of the contract term. Please confirm that pricing for </w:t>
      </w:r>
      <w:proofErr w:type="gramStart"/>
      <w:r w:rsidRPr="006F2D47">
        <w:rPr>
          <w:color w:val="000000"/>
        </w:rPr>
        <w:t>these hardware</w:t>
      </w:r>
      <w:proofErr w:type="gramEnd"/>
      <w:r w:rsidRPr="006F2D47">
        <w:rPr>
          <w:color w:val="000000"/>
        </w:rPr>
        <w:t xml:space="preserve"> components cannot exceed $64,000.</w:t>
      </w:r>
    </w:p>
    <w:p w14:paraId="18177F4A" w14:textId="77777777" w:rsidR="006F2D47" w:rsidRPr="006F2D47" w:rsidRDefault="006F2D47" w:rsidP="006F2D47"/>
    <w:p w14:paraId="587AEE42" w14:textId="5E9A1F0D" w:rsidR="006F2D47" w:rsidRPr="006F2D47" w:rsidRDefault="006F2D47" w:rsidP="006F2D47">
      <w:r w:rsidRPr="006F2D47">
        <w:rPr>
          <w:b/>
          <w:bCs/>
          <w:color w:val="000000"/>
        </w:rPr>
        <w:t>ANSWER:</w:t>
      </w:r>
      <w:r w:rsidRPr="006F2D47">
        <w:rPr>
          <w:color w:val="000000"/>
        </w:rPr>
        <w:t xml:space="preserve"> CLINs 0010, 0014, 0018, 0022 and 0026 are for additional hardware above and beyond the base solution requirements.  These are optional CLINs that may be exercised at the Government’s discretion during performance for additional hardware and/or kiosks as deemed necessary.  For evaluation purposes, the price for these CLINs will be the not-to-</w:t>
      </w:r>
      <w:proofErr w:type="gramStart"/>
      <w:r w:rsidRPr="006F2D47">
        <w:rPr>
          <w:color w:val="000000"/>
        </w:rPr>
        <w:t>exceed</w:t>
      </w:r>
      <w:proofErr w:type="gramEnd"/>
      <w:r w:rsidRPr="006F2D47">
        <w:rPr>
          <w:color w:val="000000"/>
        </w:rPr>
        <w:t xml:space="preserve"> amount of $64,000.00 and cannot be exceeded.</w:t>
      </w:r>
    </w:p>
    <w:p w14:paraId="7F13328A" w14:textId="77777777" w:rsidR="006F2D47" w:rsidRPr="006F2D47" w:rsidRDefault="006F2D47" w:rsidP="006F2D47"/>
    <w:p w14:paraId="1E86CCCC" w14:textId="77777777" w:rsidR="006F2D47" w:rsidRPr="006F2D47" w:rsidRDefault="006F2D47" w:rsidP="006F2D47">
      <w:r w:rsidRPr="006F2D47">
        <w:rPr>
          <w:b/>
          <w:bCs/>
          <w:color w:val="000000"/>
        </w:rPr>
        <w:t>CHANGE: NONE</w:t>
      </w:r>
    </w:p>
    <w:p w14:paraId="346B80E8" w14:textId="77777777" w:rsidR="006F2D47" w:rsidRPr="006F2D47" w:rsidRDefault="006F2D47" w:rsidP="006F2D47">
      <w:r w:rsidRPr="006F2D47">
        <w:rPr>
          <w:b/>
          <w:bCs/>
          <w:color w:val="000000"/>
        </w:rPr>
        <w:t> </w:t>
      </w:r>
    </w:p>
    <w:p w14:paraId="1B3D131C" w14:textId="77777777" w:rsidR="006F2D47" w:rsidRPr="006F2D47" w:rsidRDefault="006F2D47" w:rsidP="006F2D47"/>
    <w:p w14:paraId="1112CFF3" w14:textId="77777777" w:rsidR="006F2D47" w:rsidRPr="006F2D47" w:rsidRDefault="006F2D47" w:rsidP="006F2D47">
      <w:r w:rsidRPr="006F2D47">
        <w:rPr>
          <w:b/>
          <w:bCs/>
          <w:color w:val="000000"/>
        </w:rPr>
        <w:t xml:space="preserve">43. QUESTION: </w:t>
      </w:r>
      <w:r w:rsidRPr="006F2D47">
        <w:rPr>
          <w:color w:val="000000"/>
        </w:rPr>
        <w:t>When does the current ticketing system contract expire? (Attachment 2, section 1.3.1)</w:t>
      </w:r>
    </w:p>
    <w:p w14:paraId="19C0484A" w14:textId="77777777" w:rsidR="006F2D47" w:rsidRPr="006F2D47" w:rsidRDefault="006F2D47" w:rsidP="006F2D47"/>
    <w:p w14:paraId="00A1FC67" w14:textId="77777777" w:rsidR="006F2D47" w:rsidRPr="006F2D47" w:rsidRDefault="006F2D47" w:rsidP="006F2D47">
      <w:r w:rsidRPr="006F2D47">
        <w:rPr>
          <w:b/>
          <w:bCs/>
          <w:color w:val="000000"/>
        </w:rPr>
        <w:t xml:space="preserve">ANSWER: </w:t>
      </w:r>
      <w:r w:rsidRPr="006F2D47">
        <w:rPr>
          <w:color w:val="000000"/>
        </w:rPr>
        <w:t>The current ticketing system subscriptions expire on March 29, 2026.  If a new system is selected, NARA will pursue a short-term bridge contract with the current vendor to allow sufficient time for transition.</w:t>
      </w:r>
    </w:p>
    <w:p w14:paraId="615CB3C3" w14:textId="77777777" w:rsidR="006F2D47" w:rsidRPr="006F2D47" w:rsidRDefault="006F2D47" w:rsidP="006F2D47"/>
    <w:p w14:paraId="3C693075" w14:textId="77777777" w:rsidR="006F2D47" w:rsidRPr="006F2D47" w:rsidRDefault="006F2D47" w:rsidP="006F2D47">
      <w:r w:rsidRPr="006F2D47">
        <w:rPr>
          <w:b/>
          <w:bCs/>
          <w:color w:val="000000"/>
        </w:rPr>
        <w:t>CHANGE: NONE</w:t>
      </w:r>
    </w:p>
    <w:p w14:paraId="2A74DE09" w14:textId="77777777" w:rsidR="006F2D47" w:rsidRPr="006F2D47" w:rsidRDefault="006F2D47" w:rsidP="006F2D47"/>
    <w:p w14:paraId="6076B777" w14:textId="77777777" w:rsidR="006F2D47" w:rsidRPr="006F2D47" w:rsidRDefault="006F2D47" w:rsidP="006F2D47"/>
    <w:p w14:paraId="456932E9" w14:textId="77777777" w:rsidR="006F2D47" w:rsidRPr="006F2D47" w:rsidRDefault="006F2D47" w:rsidP="006F2D47">
      <w:r w:rsidRPr="006F2D47">
        <w:rPr>
          <w:b/>
          <w:bCs/>
          <w:color w:val="000000"/>
        </w:rPr>
        <w:t xml:space="preserve">44. QUESTION: </w:t>
      </w:r>
      <w:r w:rsidRPr="006F2D47">
        <w:rPr>
          <w:color w:val="000000"/>
        </w:rPr>
        <w:t xml:space="preserve">What is the current annual contract value of the </w:t>
      </w:r>
      <w:proofErr w:type="gramStart"/>
      <w:r w:rsidRPr="006F2D47">
        <w:rPr>
          <w:color w:val="000000"/>
        </w:rPr>
        <w:t>existing ticketing</w:t>
      </w:r>
      <w:proofErr w:type="gramEnd"/>
      <w:r w:rsidRPr="006F2D47">
        <w:rPr>
          <w:color w:val="000000"/>
        </w:rPr>
        <w:t xml:space="preserve"> system (software, support, hosting, etc.)? Does the current contract include an annual subscription model, a per-ticket model, or other pricing structure? (Attachment 2, section 1.3.1)</w:t>
      </w:r>
    </w:p>
    <w:p w14:paraId="6FD2F6F3" w14:textId="77777777" w:rsidR="006F2D47" w:rsidRPr="006F2D47" w:rsidRDefault="006F2D47" w:rsidP="006F2D47"/>
    <w:p w14:paraId="0B58AE1C" w14:textId="77777777" w:rsidR="006F2D47" w:rsidRPr="006F2D47" w:rsidRDefault="006F2D47" w:rsidP="006F2D47"/>
    <w:p w14:paraId="641C15F4" w14:textId="7B1C0F42" w:rsidR="006F2D47" w:rsidRPr="006F2D47" w:rsidRDefault="006F2D47" w:rsidP="006F2D47">
      <w:r w:rsidRPr="006F2D47">
        <w:rPr>
          <w:b/>
          <w:bCs/>
          <w:color w:val="000000"/>
        </w:rPr>
        <w:t>ANSWER:</w:t>
      </w:r>
      <w:r w:rsidRPr="006F2D47">
        <w:rPr>
          <w:color w:val="000000"/>
        </w:rPr>
        <w:t xml:space="preserve"> This information cannot be made available at this time.</w:t>
      </w:r>
    </w:p>
    <w:p w14:paraId="24830ACF" w14:textId="77777777" w:rsidR="006F2D47" w:rsidRPr="006F2D47" w:rsidRDefault="006F2D47" w:rsidP="006F2D47"/>
    <w:p w14:paraId="52426085" w14:textId="77777777" w:rsidR="006F2D47" w:rsidRPr="006F2D47" w:rsidRDefault="006F2D47" w:rsidP="006F2D47">
      <w:r w:rsidRPr="006F2D47">
        <w:rPr>
          <w:b/>
          <w:bCs/>
          <w:color w:val="000000"/>
        </w:rPr>
        <w:t>CHANGE: NONE</w:t>
      </w:r>
    </w:p>
    <w:p w14:paraId="577DA66E" w14:textId="77777777" w:rsidR="006F2D47" w:rsidRPr="006F2D47" w:rsidRDefault="006F2D47" w:rsidP="006F2D47"/>
    <w:p w14:paraId="0A66BB2E" w14:textId="77777777" w:rsidR="006F2D47" w:rsidRPr="006F2D47" w:rsidRDefault="006F2D47" w:rsidP="006F2D47"/>
    <w:p w14:paraId="222798CC" w14:textId="77777777" w:rsidR="006F2D47" w:rsidRPr="006F2D47" w:rsidRDefault="006F2D47" w:rsidP="006F2D47">
      <w:r w:rsidRPr="006F2D47">
        <w:rPr>
          <w:b/>
          <w:bCs/>
          <w:color w:val="000000"/>
        </w:rPr>
        <w:t>45. QUESTION:</w:t>
      </w:r>
      <w:r w:rsidRPr="006F2D47">
        <w:rPr>
          <w:color w:val="000000"/>
          <w:sz w:val="22"/>
          <w:szCs w:val="22"/>
        </w:rPr>
        <w:t xml:space="preserve"> </w:t>
      </w:r>
      <w:r w:rsidRPr="006F2D47">
        <w:rPr>
          <w:color w:val="000000"/>
        </w:rPr>
        <w:t>Please confirm the current payment processing system used today. (Attachment 2, section 1.3.1)</w:t>
      </w:r>
    </w:p>
    <w:p w14:paraId="641D8FB7" w14:textId="77777777" w:rsidR="006F2D47" w:rsidRPr="006F2D47" w:rsidRDefault="006F2D47" w:rsidP="006F2D47"/>
    <w:p w14:paraId="5D1F55DE" w14:textId="77777777" w:rsidR="006F2D47" w:rsidRPr="006F2D47" w:rsidRDefault="006F2D47" w:rsidP="006F2D47">
      <w:r w:rsidRPr="006F2D47">
        <w:rPr>
          <w:b/>
          <w:bCs/>
          <w:color w:val="000000"/>
        </w:rPr>
        <w:t>ANSWER:</w:t>
      </w:r>
      <w:r w:rsidRPr="006F2D47">
        <w:rPr>
          <w:color w:val="000000"/>
        </w:rPr>
        <w:t xml:space="preserve"> Please see section 3.11.1 of the RFQ. NARA’s processing system is WorldPay Vantiv through the U.S. Treasury.</w:t>
      </w:r>
    </w:p>
    <w:p w14:paraId="162DFF31" w14:textId="77777777" w:rsidR="006F2D47" w:rsidRPr="006F2D47" w:rsidRDefault="006F2D47" w:rsidP="006F2D47"/>
    <w:p w14:paraId="7DA3B099" w14:textId="77777777" w:rsidR="006F2D47" w:rsidRPr="006F2D47" w:rsidRDefault="006F2D47" w:rsidP="006F2D47">
      <w:r w:rsidRPr="006F2D47">
        <w:rPr>
          <w:b/>
          <w:bCs/>
          <w:color w:val="000000"/>
        </w:rPr>
        <w:t>RFQ CHANGE: NONE</w:t>
      </w:r>
    </w:p>
    <w:p w14:paraId="0BBAC776" w14:textId="77777777" w:rsidR="006F2D47" w:rsidRPr="006F2D47" w:rsidRDefault="006F2D47" w:rsidP="006F2D47"/>
    <w:p w14:paraId="1782A04F" w14:textId="77777777" w:rsidR="006F2D47" w:rsidRPr="006F2D47" w:rsidRDefault="006F2D47" w:rsidP="006F2D47"/>
    <w:p w14:paraId="094CB126" w14:textId="77777777" w:rsidR="006F2D47" w:rsidRPr="006F2D47" w:rsidRDefault="006F2D47" w:rsidP="006F2D47">
      <w:r w:rsidRPr="006F2D47">
        <w:rPr>
          <w:b/>
          <w:bCs/>
          <w:color w:val="000000"/>
        </w:rPr>
        <w:t>46. QUESTION:</w:t>
      </w:r>
      <w:r w:rsidRPr="006F2D47">
        <w:rPr>
          <w:color w:val="000000"/>
          <w:sz w:val="22"/>
          <w:szCs w:val="22"/>
        </w:rPr>
        <w:t xml:space="preserve"> </w:t>
      </w:r>
      <w:r w:rsidRPr="006F2D47">
        <w:rPr>
          <w:color w:val="000000"/>
        </w:rPr>
        <w:t>Does NARA pay payment processing fees directly, or are any fees currently passed on to end users? (Attachment 2, section 1.3.1)</w:t>
      </w:r>
    </w:p>
    <w:p w14:paraId="5E34A5FE" w14:textId="77777777" w:rsidR="006F2D47" w:rsidRPr="006F2D47" w:rsidRDefault="006F2D47" w:rsidP="006F2D47"/>
    <w:p w14:paraId="24D0DB0A" w14:textId="77777777" w:rsidR="006F2D47" w:rsidRPr="006F2D47" w:rsidRDefault="006F2D47" w:rsidP="006F2D47">
      <w:r w:rsidRPr="006F2D47">
        <w:rPr>
          <w:b/>
          <w:bCs/>
          <w:color w:val="000000"/>
        </w:rPr>
        <w:t>ANSWER:</w:t>
      </w:r>
      <w:r w:rsidRPr="006F2D47">
        <w:rPr>
          <w:color w:val="000000"/>
        </w:rPr>
        <w:t xml:space="preserve"> At present, NARA is responsible for any payment processing fees (as and if they exist). External users do not pay any payment processing fees. </w:t>
      </w:r>
    </w:p>
    <w:p w14:paraId="7B6FD955" w14:textId="77777777" w:rsidR="006F2D47" w:rsidRPr="006F2D47" w:rsidRDefault="006F2D47" w:rsidP="006F2D47"/>
    <w:p w14:paraId="0CF195C2" w14:textId="77777777" w:rsidR="006F2D47" w:rsidRPr="006F2D47" w:rsidRDefault="006F2D47" w:rsidP="006F2D47">
      <w:r w:rsidRPr="006F2D47">
        <w:rPr>
          <w:b/>
          <w:bCs/>
          <w:color w:val="000000"/>
        </w:rPr>
        <w:t>CHANGE: NONE</w:t>
      </w:r>
    </w:p>
    <w:p w14:paraId="2B0ADAF7" w14:textId="77777777" w:rsidR="006F2D47" w:rsidRPr="006F2D47" w:rsidRDefault="006F2D47" w:rsidP="006F2D47"/>
    <w:p w14:paraId="5A7F0501" w14:textId="77777777" w:rsidR="006F2D47" w:rsidRPr="006F2D47" w:rsidRDefault="006F2D47" w:rsidP="006F2D47"/>
    <w:p w14:paraId="55EFD7F2" w14:textId="77777777" w:rsidR="006F2D47" w:rsidRPr="006F2D47" w:rsidRDefault="006F2D47" w:rsidP="006F2D47">
      <w:r w:rsidRPr="006F2D47">
        <w:rPr>
          <w:b/>
          <w:bCs/>
          <w:color w:val="000000"/>
        </w:rPr>
        <w:t>47. QUESTION:</w:t>
      </w:r>
      <w:r w:rsidRPr="006F2D47">
        <w:rPr>
          <w:color w:val="000000"/>
          <w:sz w:val="22"/>
          <w:szCs w:val="22"/>
        </w:rPr>
        <w:t xml:space="preserve"> </w:t>
      </w:r>
      <w:r w:rsidRPr="006F2D47">
        <w:rPr>
          <w:color w:val="000000"/>
        </w:rPr>
        <w:t>What are the current payment processing rates (percentage and per-transaction fees) applied to NARA transactions? (Attachment 2, section 1.3.1)</w:t>
      </w:r>
    </w:p>
    <w:p w14:paraId="6D3C3DEC" w14:textId="77777777" w:rsidR="006F2D47" w:rsidRPr="006F2D47" w:rsidRDefault="006F2D47" w:rsidP="006F2D47"/>
    <w:p w14:paraId="3B206CDD" w14:textId="77777777" w:rsidR="006F2D47" w:rsidRPr="006F2D47" w:rsidRDefault="006F2D47" w:rsidP="006F2D47">
      <w:r w:rsidRPr="006F2D47">
        <w:rPr>
          <w:b/>
          <w:bCs/>
          <w:color w:val="000000"/>
        </w:rPr>
        <w:t xml:space="preserve">ANSWER: </w:t>
      </w:r>
      <w:r w:rsidRPr="006F2D47">
        <w:rPr>
          <w:color w:val="000000"/>
        </w:rPr>
        <w:t xml:space="preserve">NARA pays </w:t>
      </w:r>
      <w:proofErr w:type="gramStart"/>
      <w:r w:rsidRPr="006F2D47">
        <w:rPr>
          <w:color w:val="000000"/>
        </w:rPr>
        <w:t>credit card</w:t>
      </w:r>
      <w:proofErr w:type="gramEnd"/>
      <w:r w:rsidRPr="006F2D47">
        <w:rPr>
          <w:color w:val="000000"/>
        </w:rPr>
        <w:t xml:space="preserve"> processing fees to the U.S. Treasury. The specific </w:t>
      </w:r>
      <w:proofErr w:type="gramStart"/>
      <w:r w:rsidRPr="006F2D47">
        <w:rPr>
          <w:color w:val="000000"/>
        </w:rPr>
        <w:t>fee rate</w:t>
      </w:r>
      <w:proofErr w:type="gramEnd"/>
      <w:r w:rsidRPr="006F2D47">
        <w:rPr>
          <w:color w:val="000000"/>
        </w:rPr>
        <w:t xml:space="preserve"> is irrelevant to this RFQ. </w:t>
      </w:r>
    </w:p>
    <w:p w14:paraId="65FD23F0" w14:textId="77777777" w:rsidR="006F2D47" w:rsidRPr="006F2D47" w:rsidRDefault="006F2D47" w:rsidP="006F2D47"/>
    <w:p w14:paraId="3B589D3B" w14:textId="77777777" w:rsidR="006F2D47" w:rsidRPr="006F2D47" w:rsidRDefault="006F2D47" w:rsidP="006F2D47">
      <w:r w:rsidRPr="006F2D47">
        <w:rPr>
          <w:b/>
          <w:bCs/>
          <w:color w:val="000000"/>
        </w:rPr>
        <w:t>CHANGE: NONE</w:t>
      </w:r>
    </w:p>
    <w:p w14:paraId="5194C19D" w14:textId="77777777" w:rsidR="006F2D47" w:rsidRPr="006F2D47" w:rsidRDefault="006F2D47" w:rsidP="006F2D47"/>
    <w:p w14:paraId="52D4946D" w14:textId="77777777" w:rsidR="006F2D47" w:rsidRPr="006F2D47" w:rsidRDefault="006F2D47" w:rsidP="006F2D47"/>
    <w:p w14:paraId="404F051F" w14:textId="77777777" w:rsidR="006F2D47" w:rsidRPr="006F2D47" w:rsidRDefault="006F2D47" w:rsidP="006F2D47">
      <w:r w:rsidRPr="006F2D47">
        <w:rPr>
          <w:b/>
          <w:bCs/>
          <w:color w:val="000000"/>
        </w:rPr>
        <w:t>48. QUESTION:</w:t>
      </w:r>
      <w:r w:rsidRPr="006F2D47">
        <w:rPr>
          <w:color w:val="000000"/>
          <w:sz w:val="22"/>
          <w:szCs w:val="22"/>
        </w:rPr>
        <w:t xml:space="preserve"> </w:t>
      </w:r>
      <w:r w:rsidRPr="006F2D47">
        <w:rPr>
          <w:color w:val="000000"/>
        </w:rPr>
        <w:t>What are the primary challenges or pain points experienced by NARA staff and/or visitors with the current ticketing system? (Attachment 2, sections 2.1-2.6)</w:t>
      </w:r>
    </w:p>
    <w:p w14:paraId="328442D7" w14:textId="77777777" w:rsidR="006F2D47" w:rsidRPr="006F2D47" w:rsidRDefault="006F2D47" w:rsidP="006F2D47"/>
    <w:p w14:paraId="1704FE03" w14:textId="77777777" w:rsidR="006F2D47" w:rsidRPr="006F2D47" w:rsidRDefault="006F2D47" w:rsidP="006F2D47">
      <w:r w:rsidRPr="006F2D47">
        <w:rPr>
          <w:b/>
          <w:bCs/>
          <w:color w:val="000000"/>
        </w:rPr>
        <w:t xml:space="preserve">ANSWER: </w:t>
      </w:r>
      <w:r w:rsidRPr="006F2D47">
        <w:rPr>
          <w:color w:val="000000"/>
        </w:rPr>
        <w:t>The RFQ details NARA’s requirements for this effort.</w:t>
      </w:r>
    </w:p>
    <w:p w14:paraId="35916CA4" w14:textId="77777777" w:rsidR="006F2D47" w:rsidRPr="006F2D47" w:rsidRDefault="006F2D47" w:rsidP="006F2D47"/>
    <w:p w14:paraId="2701A838" w14:textId="77777777" w:rsidR="006F2D47" w:rsidRPr="006F2D47" w:rsidRDefault="006F2D47" w:rsidP="006F2D47">
      <w:r w:rsidRPr="006F2D47">
        <w:rPr>
          <w:b/>
          <w:bCs/>
          <w:color w:val="000000"/>
        </w:rPr>
        <w:t>CHANGE: NONE</w:t>
      </w:r>
    </w:p>
    <w:p w14:paraId="059F419E" w14:textId="77777777" w:rsidR="006F2D47" w:rsidRPr="006F2D47" w:rsidRDefault="006F2D47" w:rsidP="006F2D47"/>
    <w:p w14:paraId="49A4F2A2" w14:textId="77777777" w:rsidR="006F2D47" w:rsidRPr="006F2D47" w:rsidRDefault="006F2D47" w:rsidP="006F2D47"/>
    <w:p w14:paraId="57FD1F72" w14:textId="77777777" w:rsidR="006F2D47" w:rsidRPr="006F2D47" w:rsidRDefault="006F2D47" w:rsidP="006F2D47">
      <w:r w:rsidRPr="006F2D47">
        <w:rPr>
          <w:b/>
          <w:bCs/>
          <w:color w:val="000000"/>
        </w:rPr>
        <w:t>49. QUESTION:</w:t>
      </w:r>
      <w:r w:rsidRPr="006F2D47">
        <w:rPr>
          <w:color w:val="000000"/>
          <w:sz w:val="22"/>
          <w:szCs w:val="22"/>
        </w:rPr>
        <w:t xml:space="preserve"> </w:t>
      </w:r>
      <w:r w:rsidRPr="006F2D47">
        <w:rPr>
          <w:color w:val="000000"/>
        </w:rPr>
        <w:t>What is NARA’s desired go-live date for the initial site and for full multi-site deployment? (Attachment 2, section 2.7)</w:t>
      </w:r>
    </w:p>
    <w:p w14:paraId="24AC3627" w14:textId="77777777" w:rsidR="006F2D47" w:rsidRPr="006F2D47" w:rsidRDefault="006F2D47" w:rsidP="006F2D47"/>
    <w:p w14:paraId="7DA6328F" w14:textId="77777777" w:rsidR="006F2D47" w:rsidRPr="006F2D47" w:rsidRDefault="006F2D47" w:rsidP="006F2D47">
      <w:r w:rsidRPr="006F2D47">
        <w:rPr>
          <w:b/>
          <w:bCs/>
          <w:color w:val="000000"/>
        </w:rPr>
        <w:t xml:space="preserve">ANSWER: </w:t>
      </w:r>
      <w:r w:rsidRPr="006F2D47">
        <w:rPr>
          <w:color w:val="000000"/>
        </w:rPr>
        <w:t xml:space="preserve">Reference PWS Section 6.2.1.  The presidential libraries baseline shall be configured, integrated, tested, and deployed for use starting with the John F. Kennedy Presidential Library and Museum and all remaining Libraries transitioned no later than 5 months after award, or August 28, 2026 (whichever is earlier). </w:t>
      </w:r>
      <w:proofErr w:type="gramStart"/>
      <w:r w:rsidRPr="006F2D47">
        <w:rPr>
          <w:color w:val="000000"/>
        </w:rPr>
        <w:t>Prior to deployment</w:t>
      </w:r>
      <w:proofErr w:type="gramEnd"/>
      <w:r w:rsidRPr="006F2D47">
        <w:rPr>
          <w:color w:val="000000"/>
        </w:rPr>
        <w:t xml:space="preserve"> to production at each site, the system shall meet all requirements in PWS paragraph 3.0 and in PWS paragraph 12.0, GFI, Appendix 3, RVTM. </w:t>
      </w:r>
    </w:p>
    <w:p w14:paraId="6BEE8139" w14:textId="77777777" w:rsidR="006F2D47" w:rsidRPr="006F2D47" w:rsidRDefault="006F2D47" w:rsidP="006F2D47"/>
    <w:p w14:paraId="37E0497D" w14:textId="77777777" w:rsidR="006F2D47" w:rsidRPr="006F2D47" w:rsidRDefault="006F2D47" w:rsidP="006F2D47">
      <w:r w:rsidRPr="006F2D47">
        <w:rPr>
          <w:b/>
          <w:bCs/>
          <w:color w:val="000000"/>
        </w:rPr>
        <w:t>CHANGE: NONE</w:t>
      </w:r>
    </w:p>
    <w:p w14:paraId="32701BE6" w14:textId="77777777" w:rsidR="006F2D47" w:rsidRPr="006F2D47" w:rsidRDefault="006F2D47" w:rsidP="006F2D47"/>
    <w:p w14:paraId="11EB1814" w14:textId="77777777" w:rsidR="006F2D47" w:rsidRPr="006F2D47" w:rsidRDefault="006F2D47" w:rsidP="006F2D47"/>
    <w:p w14:paraId="030782B9" w14:textId="77777777" w:rsidR="006F2D47" w:rsidRPr="006F2D47" w:rsidRDefault="006F2D47" w:rsidP="006F2D47">
      <w:r w:rsidRPr="006F2D47">
        <w:rPr>
          <w:b/>
          <w:bCs/>
          <w:color w:val="000000"/>
        </w:rPr>
        <w:t>50. QUESTION:</w:t>
      </w:r>
      <w:r w:rsidRPr="006F2D47">
        <w:rPr>
          <w:color w:val="000000"/>
          <w:sz w:val="22"/>
          <w:szCs w:val="22"/>
        </w:rPr>
        <w:t xml:space="preserve"> </w:t>
      </w:r>
      <w:r w:rsidRPr="006F2D47">
        <w:rPr>
          <w:color w:val="000000"/>
        </w:rPr>
        <w:t xml:space="preserve">What was the total annual revenue generated from </w:t>
      </w:r>
      <w:proofErr w:type="gramStart"/>
      <w:r w:rsidRPr="006F2D47">
        <w:rPr>
          <w:color w:val="000000"/>
        </w:rPr>
        <w:t>ticketing</w:t>
      </w:r>
      <w:proofErr w:type="gramEnd"/>
      <w:r w:rsidRPr="006F2D47">
        <w:rPr>
          <w:color w:val="000000"/>
        </w:rPr>
        <w:t>-related sales? (Attachment 2, section 2.10)</w:t>
      </w:r>
    </w:p>
    <w:p w14:paraId="522EA34F" w14:textId="77777777" w:rsidR="006F2D47" w:rsidRPr="006F2D47" w:rsidRDefault="006F2D47" w:rsidP="006F2D47"/>
    <w:p w14:paraId="623BFF11" w14:textId="77777777" w:rsidR="006F2D47" w:rsidRPr="006F2D47" w:rsidRDefault="006F2D47" w:rsidP="006F2D47">
      <w:r w:rsidRPr="006F2D47">
        <w:rPr>
          <w:b/>
          <w:bCs/>
          <w:color w:val="000000"/>
        </w:rPr>
        <w:t xml:space="preserve">ANSWER: </w:t>
      </w:r>
      <w:r w:rsidRPr="006F2D47">
        <w:rPr>
          <w:color w:val="000000"/>
        </w:rPr>
        <w:t>See NARA’s response to question #25 in this Q&amp;A document.  </w:t>
      </w:r>
    </w:p>
    <w:p w14:paraId="32B51933" w14:textId="77777777" w:rsidR="006F2D47" w:rsidRPr="006F2D47" w:rsidRDefault="006F2D47" w:rsidP="006F2D47"/>
    <w:p w14:paraId="68949430" w14:textId="77777777" w:rsidR="006F2D47" w:rsidRPr="006F2D47" w:rsidRDefault="006F2D47" w:rsidP="006F2D47">
      <w:r w:rsidRPr="006F2D47">
        <w:rPr>
          <w:b/>
          <w:bCs/>
          <w:color w:val="000000"/>
        </w:rPr>
        <w:t>CHANGE: NONE</w:t>
      </w:r>
    </w:p>
    <w:p w14:paraId="2705ED66" w14:textId="77777777" w:rsidR="006F2D47" w:rsidRPr="006F2D47" w:rsidRDefault="006F2D47" w:rsidP="006F2D47"/>
    <w:p w14:paraId="2971347A" w14:textId="77777777" w:rsidR="006F2D47" w:rsidRPr="006F2D47" w:rsidRDefault="006F2D47" w:rsidP="006F2D47"/>
    <w:p w14:paraId="76F6FEAA" w14:textId="77777777" w:rsidR="006F2D47" w:rsidRPr="006F2D47" w:rsidRDefault="006F2D47" w:rsidP="006F2D47">
      <w:r w:rsidRPr="006F2D47">
        <w:rPr>
          <w:b/>
          <w:bCs/>
          <w:color w:val="000000"/>
        </w:rPr>
        <w:lastRenderedPageBreak/>
        <w:t>51. QUESTION:</w:t>
      </w:r>
      <w:r w:rsidRPr="006F2D47">
        <w:rPr>
          <w:color w:val="000000"/>
          <w:sz w:val="22"/>
          <w:szCs w:val="22"/>
        </w:rPr>
        <w:t xml:space="preserve"> </w:t>
      </w:r>
      <w:r w:rsidRPr="006F2D47">
        <w:rPr>
          <w:color w:val="000000"/>
        </w:rPr>
        <w:t>For the Onsite Hardware listed in Section 6.4.1 (Attachment 2), are vendors to propose new hardware for each of the types listed at each location (e.g. ticketing workstations, barcode scanners, ticket printers, kiosks, receipt printers, credit card readers, etc.)? Or should vendors anticipate that no hardware would be replaced for the initial deployment?</w:t>
      </w:r>
    </w:p>
    <w:p w14:paraId="7C94B17F" w14:textId="77777777" w:rsidR="006F2D47" w:rsidRPr="006F2D47" w:rsidRDefault="006F2D47" w:rsidP="006F2D47"/>
    <w:p w14:paraId="6F6A4B25" w14:textId="77777777" w:rsidR="006F2D47" w:rsidRPr="006F2D47" w:rsidRDefault="006F2D47" w:rsidP="006F2D47"/>
    <w:p w14:paraId="5BD1CDF0" w14:textId="77777777" w:rsidR="006F2D47" w:rsidRPr="006F2D47" w:rsidRDefault="006F2D47" w:rsidP="006F2D47">
      <w:r w:rsidRPr="006F2D47">
        <w:rPr>
          <w:b/>
          <w:bCs/>
          <w:color w:val="000000"/>
        </w:rPr>
        <w:t xml:space="preserve">ANSWER: </w:t>
      </w:r>
      <w:r w:rsidRPr="006F2D47">
        <w:rPr>
          <w:color w:val="000000"/>
        </w:rPr>
        <w:t>Vendors should propose new hardware for each of the types listed. Vendors should anticipate a complete hardware replacement to implement its proposed solution.</w:t>
      </w:r>
    </w:p>
    <w:p w14:paraId="1AD66800" w14:textId="77777777" w:rsidR="006F2D47" w:rsidRPr="006F2D47" w:rsidRDefault="006F2D47" w:rsidP="006F2D47"/>
    <w:p w14:paraId="2E608C7C" w14:textId="77777777" w:rsidR="006F2D47" w:rsidRPr="006F2D47" w:rsidRDefault="006F2D47" w:rsidP="006F2D47">
      <w:r w:rsidRPr="006F2D47">
        <w:rPr>
          <w:b/>
          <w:bCs/>
          <w:color w:val="000000"/>
        </w:rPr>
        <w:t>CHANGE: NONE</w:t>
      </w:r>
    </w:p>
    <w:p w14:paraId="48FA4BA3" w14:textId="77777777" w:rsidR="006F2D47" w:rsidRPr="006F2D47" w:rsidRDefault="006F2D47" w:rsidP="006F2D47"/>
    <w:p w14:paraId="453476D8" w14:textId="77777777" w:rsidR="006F2D47" w:rsidRPr="006F2D47" w:rsidRDefault="006F2D47" w:rsidP="006F2D47"/>
    <w:p w14:paraId="08C01304" w14:textId="77777777" w:rsidR="006F2D47" w:rsidRPr="006F2D47" w:rsidRDefault="006F2D47" w:rsidP="006F2D47">
      <w:r w:rsidRPr="006F2D47">
        <w:rPr>
          <w:b/>
          <w:bCs/>
          <w:color w:val="000000"/>
        </w:rPr>
        <w:t xml:space="preserve">52. QUESTION: </w:t>
      </w:r>
      <w:r w:rsidRPr="006F2D47">
        <w:rPr>
          <w:color w:val="000000"/>
        </w:rPr>
        <w:t>If hardware is to be replaced for the initial deployment, should vendors assume one-for-one replacement of existing hardware, or is hardware expansion anticipated? (Attachment 2, section 6.4.1)</w:t>
      </w:r>
    </w:p>
    <w:p w14:paraId="4BA62C10" w14:textId="77777777" w:rsidR="006F2D47" w:rsidRPr="006F2D47" w:rsidRDefault="006F2D47" w:rsidP="006F2D47"/>
    <w:p w14:paraId="40F530B6" w14:textId="77777777" w:rsidR="006F2D47" w:rsidRPr="006F2D47" w:rsidRDefault="006F2D47" w:rsidP="006F2D47"/>
    <w:p w14:paraId="195A9A39" w14:textId="77777777" w:rsidR="006F2D47" w:rsidRPr="006F2D47" w:rsidRDefault="006F2D47" w:rsidP="006F2D47">
      <w:r w:rsidRPr="006F2D47">
        <w:rPr>
          <w:b/>
          <w:bCs/>
          <w:color w:val="000000"/>
        </w:rPr>
        <w:t xml:space="preserve">ANSWER: </w:t>
      </w:r>
      <w:r w:rsidRPr="006F2D47">
        <w:rPr>
          <w:color w:val="000000"/>
        </w:rPr>
        <w:t xml:space="preserve">The chart in 6.4.1 defines the required new hardware requirements for each site. </w:t>
      </w:r>
      <w:r w:rsidRPr="006F2D47">
        <w:rPr>
          <w:b/>
          <w:bCs/>
          <w:color w:val="000000"/>
        </w:rPr>
        <w:t>   </w:t>
      </w:r>
    </w:p>
    <w:p w14:paraId="43DB49F5" w14:textId="77777777" w:rsidR="006F2D47" w:rsidRPr="006F2D47" w:rsidRDefault="006F2D47" w:rsidP="006F2D47"/>
    <w:p w14:paraId="4EB12042" w14:textId="77777777" w:rsidR="006F2D47" w:rsidRPr="006F2D47" w:rsidRDefault="006F2D47" w:rsidP="006F2D47">
      <w:r w:rsidRPr="006F2D47">
        <w:rPr>
          <w:b/>
          <w:bCs/>
          <w:color w:val="000000"/>
        </w:rPr>
        <w:t>CHANGE: NONE</w:t>
      </w:r>
    </w:p>
    <w:p w14:paraId="7C2F5F29" w14:textId="77777777" w:rsidR="006F2D47" w:rsidRPr="006F2D47" w:rsidRDefault="006F2D47" w:rsidP="006F2D47"/>
    <w:p w14:paraId="4062AA45" w14:textId="77777777" w:rsidR="006F2D47" w:rsidRPr="006F2D47" w:rsidRDefault="006F2D47" w:rsidP="006F2D47"/>
    <w:p w14:paraId="242AF501" w14:textId="77777777" w:rsidR="006F2D47" w:rsidRPr="006F2D47" w:rsidRDefault="006F2D47" w:rsidP="006F2D47">
      <w:r w:rsidRPr="006F2D47">
        <w:rPr>
          <w:b/>
          <w:bCs/>
          <w:color w:val="000000"/>
        </w:rPr>
        <w:t xml:space="preserve">53. QUESTION: </w:t>
      </w:r>
      <w:r w:rsidRPr="006F2D47">
        <w:rPr>
          <w:color w:val="000000"/>
        </w:rPr>
        <w:t>Page 92 of the solicitation (Attachment 10, section 1.b.iii.) says that a completed VPAT (in accordance with Appendix 12) must be included with the submission. However, in addition to the VPAT, Appendix 12 also lists ACR and SAR. Please clarify if only a VPAT is required for the quotation submission, or if the ACR and SAR are also required at this stage.</w:t>
      </w:r>
    </w:p>
    <w:p w14:paraId="1F05FC56" w14:textId="77777777" w:rsidR="006F2D47" w:rsidRPr="006F2D47" w:rsidRDefault="006F2D47" w:rsidP="006F2D47"/>
    <w:p w14:paraId="43AE21F8" w14:textId="77777777" w:rsidR="006F2D47" w:rsidRPr="006F2D47" w:rsidRDefault="006F2D47" w:rsidP="006F2D47"/>
    <w:p w14:paraId="0A59FFD0" w14:textId="77777777" w:rsidR="006F2D47" w:rsidRPr="006F2D47" w:rsidRDefault="006F2D47" w:rsidP="006F2D47">
      <w:r w:rsidRPr="006F2D47">
        <w:rPr>
          <w:b/>
          <w:bCs/>
          <w:color w:val="000000"/>
        </w:rPr>
        <w:t xml:space="preserve">ANSWER: </w:t>
      </w:r>
      <w:r w:rsidRPr="006F2D47">
        <w:rPr>
          <w:color w:val="000000"/>
        </w:rPr>
        <w:t>See amended RFQ.  Appendix 11 has been removed and Attachment 10, section 1.b.iii has been updated to require a “completed Accessibility Conformance Report (ACR) for each commercially available Information and Communication Technology (ICT) item offered through this contract using the Voluntary Product Accessibility Template. Complete each ACR in accordance with the instructions provided in the most recent VPAT template. Each ACR must address the applicable Section 508 requirements referenced in the PWS, Section 4.0.” </w:t>
      </w:r>
    </w:p>
    <w:p w14:paraId="39B78470" w14:textId="77777777" w:rsidR="006F2D47" w:rsidRPr="006F2D47" w:rsidRDefault="006F2D47" w:rsidP="006F2D47"/>
    <w:p w14:paraId="5060872A" w14:textId="6E2ED7CF" w:rsidR="006F2D47" w:rsidRPr="006F2D47" w:rsidRDefault="006F2D47" w:rsidP="006F2D47">
      <w:r w:rsidRPr="006F2D47">
        <w:rPr>
          <w:b/>
          <w:bCs/>
          <w:color w:val="000000"/>
        </w:rPr>
        <w:t>CHANGE</w:t>
      </w:r>
      <w:proofErr w:type="gramStart"/>
      <w:r w:rsidRPr="006F2D47">
        <w:rPr>
          <w:b/>
          <w:bCs/>
          <w:color w:val="000000"/>
        </w:rPr>
        <w:t xml:space="preserve">:  </w:t>
      </w:r>
      <w:r w:rsidR="00015E26" w:rsidRPr="006F2D47">
        <w:rPr>
          <w:b/>
          <w:bCs/>
          <w:color w:val="222222"/>
        </w:rPr>
        <w:t>Yes</w:t>
      </w:r>
      <w:proofErr w:type="gramEnd"/>
      <w:r w:rsidR="00015E26" w:rsidRPr="006F2D47">
        <w:rPr>
          <w:b/>
          <w:bCs/>
          <w:color w:val="222222"/>
        </w:rPr>
        <w:t xml:space="preserve">. See </w:t>
      </w:r>
      <w:r w:rsidR="00015E26">
        <w:rPr>
          <w:b/>
          <w:bCs/>
          <w:color w:val="222222"/>
        </w:rPr>
        <w:t>updates to RFQ in attachment below</w:t>
      </w:r>
    </w:p>
    <w:p w14:paraId="222E453B" w14:textId="77777777" w:rsidR="006F2D47" w:rsidRPr="006F2D47" w:rsidRDefault="006F2D47" w:rsidP="006F2D47"/>
    <w:p w14:paraId="64229C48" w14:textId="77777777" w:rsidR="006F2D47" w:rsidRPr="006F2D47" w:rsidRDefault="006F2D47" w:rsidP="006F2D47"/>
    <w:p w14:paraId="1ED26AAC" w14:textId="77777777" w:rsidR="006F2D47" w:rsidRPr="006F2D47" w:rsidRDefault="006F2D47" w:rsidP="006F2D47">
      <w:r w:rsidRPr="006F2D47">
        <w:rPr>
          <w:b/>
          <w:bCs/>
          <w:color w:val="000000"/>
        </w:rPr>
        <w:t>54. QUESTION:</w:t>
      </w:r>
      <w:r w:rsidRPr="006F2D47">
        <w:rPr>
          <w:color w:val="000000"/>
        </w:rPr>
        <w:t xml:space="preserve"> Page 95 of the solicitation (Attachment 10, section 2.b.) says that references must return the completed survey in Attachment 13 (Relevant Past Performance Questionnaire) by the quotation due date and time (which is currently February 3), however Attachment 13 (page 102) says that the survey must be returned by January 28. Please clarify the correct date and time by which references should return the completed survey in Attachment 13 to the Contracting Officer.</w:t>
      </w:r>
    </w:p>
    <w:p w14:paraId="09530D46" w14:textId="77777777" w:rsidR="006F2D47" w:rsidRPr="006F2D47" w:rsidRDefault="006F2D47" w:rsidP="006F2D47"/>
    <w:p w14:paraId="5230E02A" w14:textId="77777777" w:rsidR="006F2D47" w:rsidRPr="006F2D47" w:rsidRDefault="006F2D47" w:rsidP="006F2D47"/>
    <w:p w14:paraId="38148BC4" w14:textId="7F8CDA65" w:rsidR="006F2D47" w:rsidRPr="006F2D47" w:rsidRDefault="006F2D47" w:rsidP="006F2D47">
      <w:r w:rsidRPr="006F2D47">
        <w:rPr>
          <w:b/>
          <w:bCs/>
          <w:color w:val="000000"/>
        </w:rPr>
        <w:t xml:space="preserve">ANSWER: </w:t>
      </w:r>
      <w:r w:rsidRPr="006F2D47">
        <w:rPr>
          <w:color w:val="000000"/>
        </w:rPr>
        <w:t>The RFQ has been amended to change the due date for the PPQ to 2/</w:t>
      </w:r>
      <w:r w:rsidR="00006DCE">
        <w:rPr>
          <w:color w:val="000000"/>
        </w:rPr>
        <w:t>5</w:t>
      </w:r>
      <w:r w:rsidRPr="006F2D47">
        <w:rPr>
          <w:color w:val="000000"/>
        </w:rPr>
        <w:t>/26 to align with the quotation due date.</w:t>
      </w:r>
    </w:p>
    <w:p w14:paraId="0742B63F" w14:textId="77777777" w:rsidR="006F2D47" w:rsidRPr="006F2D47" w:rsidRDefault="006F2D47" w:rsidP="006F2D47"/>
    <w:p w14:paraId="255652C6" w14:textId="76839AD8" w:rsidR="006F2D47" w:rsidRPr="006F2D47" w:rsidRDefault="006F2D47" w:rsidP="006F2D47">
      <w:r w:rsidRPr="006F2D47">
        <w:rPr>
          <w:b/>
          <w:bCs/>
          <w:color w:val="000000"/>
        </w:rPr>
        <w:t xml:space="preserve">CHANGE: </w:t>
      </w:r>
      <w:r w:rsidR="00015E26" w:rsidRPr="006F2D47">
        <w:rPr>
          <w:b/>
          <w:bCs/>
          <w:color w:val="222222"/>
        </w:rPr>
        <w:t xml:space="preserve">Yes. See </w:t>
      </w:r>
      <w:r w:rsidR="00015E26">
        <w:rPr>
          <w:b/>
          <w:bCs/>
          <w:color w:val="222222"/>
        </w:rPr>
        <w:t>updates to RFQ in attachment below</w:t>
      </w:r>
    </w:p>
    <w:p w14:paraId="7BB23F22" w14:textId="77777777" w:rsidR="006F2D47" w:rsidRPr="006F2D47" w:rsidRDefault="006F2D47" w:rsidP="006F2D47"/>
    <w:p w14:paraId="5556A867" w14:textId="62B413A4" w:rsidR="006F2D47" w:rsidRDefault="006F2D47">
      <w:pPr>
        <w:rPr>
          <w:b/>
        </w:rPr>
      </w:pPr>
      <w:r>
        <w:rPr>
          <w:b/>
        </w:rPr>
        <w:br w:type="page"/>
      </w:r>
    </w:p>
    <w:p w14:paraId="5BF9EB2A" w14:textId="77777777" w:rsidR="006F2D47" w:rsidRDefault="006F2D47" w:rsidP="006F2D47">
      <w:pPr>
        <w:widowControl w:val="0"/>
        <w:spacing w:before="240" w:after="240"/>
      </w:pPr>
      <w:r>
        <w:lastRenderedPageBreak/>
        <w:t xml:space="preserve">This is a combined synopsis/solicitation for commercial items prepared in accordance with the format in FAR Subpart 12.6, </w:t>
      </w:r>
      <w:r>
        <w:rPr>
          <w:i/>
          <w:iCs/>
        </w:rPr>
        <w:t xml:space="preserve">Streamlined Procedures for Evaluation and Solicitation for Commercial Products and Commercial Services </w:t>
      </w:r>
      <w:r>
        <w:t xml:space="preserve">as supplemented with additional information included in this notice. The solicitation number is 88310326Q00008. This is a total small business set-aside RFQ under NAICS code 541519, </w:t>
      </w:r>
      <w:r>
        <w:rPr>
          <w:i/>
          <w:iCs/>
        </w:rPr>
        <w:t>Other Computer Related Services</w:t>
      </w:r>
      <w:r>
        <w:t xml:space="preserve">. </w:t>
      </w:r>
    </w:p>
    <w:p w14:paraId="1DBF8D17" w14:textId="77777777" w:rsidR="006F2D47" w:rsidRDefault="006F2D47" w:rsidP="006F2D47">
      <w:pPr>
        <w:widowControl w:val="0"/>
        <w:spacing w:before="240" w:after="240"/>
      </w:pPr>
      <w:r>
        <w:t xml:space="preserve">The National Archives and Records Administration (NARA) has a requirement to obtain a Ticketing System for the Presidential Libraries. Reference Attachment 2, Performance Work Statement. The period of performance will consist of a base year and four (4) option years. The following Federal Acquisition Regulation (FAR) clauses are incorporated and are to remain in full force in any resultant contract. FAR provisions will be removed prior to award. FAR provision 52.212-1, </w:t>
      </w:r>
      <w:r>
        <w:rPr>
          <w:i/>
          <w:iCs/>
        </w:rPr>
        <w:t>Instructions to Offerors—Commercial Products and Commercial Services</w:t>
      </w:r>
      <w:r>
        <w:t xml:space="preserve"> (Sep 2023) Addenda: (1) Change paragraph (c) to read: </w:t>
      </w:r>
      <w:r>
        <w:rPr>
          <w:i/>
          <w:iCs/>
        </w:rPr>
        <w:t>Period for acceptance of offers</w:t>
      </w:r>
      <w:r>
        <w:t xml:space="preserve">. The offeror agrees to hold the prices in its offer firm for 90 calendar days from the date specified for receipt of offers. (In lieu of FAR provision 52.212-2): Evaluation and award will be in accordance with Simplified Acquisition Procedures at FAR 13.106, </w:t>
      </w:r>
      <w:r>
        <w:rPr>
          <w:i/>
          <w:iCs/>
        </w:rPr>
        <w:t>Soliciting Competition, Evaluation of Quotations or Offers, Award and Documentation</w:t>
      </w:r>
      <w:r>
        <w:t xml:space="preserve"> authorized by FAR Subpart 13.5, </w:t>
      </w:r>
      <w:r>
        <w:rPr>
          <w:i/>
          <w:iCs/>
        </w:rPr>
        <w:t>Simplified Procedures for Certain Commercial Products and Commercial Services</w:t>
      </w:r>
      <w:r>
        <w:t xml:space="preserve"> as prescribed by FAR 12.301(c)(2). Selection of the Contractor for award of this contract will be based on NARA’s assessment of the best overall value to the Government. Reference Attachment 11, Evaluation Factors for Award. The Government reserves the right to make an award on the initial quotation without communicating with contractors. The Government reserves the right to engage all, some, or none of the </w:t>
      </w:r>
      <w:proofErr w:type="gramStart"/>
      <w:r>
        <w:t>firms</w:t>
      </w:r>
      <w:proofErr w:type="gramEnd"/>
      <w:r>
        <w:t xml:space="preserve"> submitting quotations in response to this RFQ to obtain a better understanding of any aspects of its quote and to reach a determination on which quotation is the most advantageous to the Government. FAR provision 52.212-3, </w:t>
      </w:r>
      <w:r>
        <w:rPr>
          <w:i/>
          <w:iCs/>
        </w:rPr>
        <w:t xml:space="preserve">Offeror Representations and Certifications—Commercial Products and Commercial Services </w:t>
      </w:r>
      <w:r>
        <w:t>(May 2024)</w:t>
      </w:r>
      <w:r>
        <w:rPr>
          <w:i/>
          <w:iCs/>
        </w:rPr>
        <w:t xml:space="preserve"> </w:t>
      </w:r>
      <w:r>
        <w:t xml:space="preserve">- The Offeror shall complete only paragraph (b) of this provision if the Offeror has completed the annual representations and certification electronically in the System for Award Management (SAM) accessed through https://www.sam.gov. If the Offeror has not completed the annual representations and certifications electronically, the Offeror shall complete only paragraphs (c) through (v) of this provision. FAR clause 52.212-4, </w:t>
      </w:r>
      <w:r>
        <w:rPr>
          <w:i/>
          <w:iCs/>
        </w:rPr>
        <w:t>Contract Terms and Conditions - Commercial Products and Commercial Services</w:t>
      </w:r>
      <w:r>
        <w:t xml:space="preserve"> (Nov 2023) – reference Attachment 7, NARA Terms and Conditions (Addenda to FAR clause 52.212-4). FAR clause 52.212-5, </w:t>
      </w:r>
      <w:r>
        <w:rPr>
          <w:i/>
          <w:iCs/>
        </w:rPr>
        <w:t>Contract Terms and Conditions Required to Implement Statutes or Executive Orders - Commercial Products and Commercial Services</w:t>
      </w:r>
      <w:r>
        <w:t xml:space="preserve"> (Nov 2024) - reference Attachment 8, </w:t>
      </w:r>
      <w:r>
        <w:rPr>
          <w:i/>
          <w:iCs/>
        </w:rPr>
        <w:t>FAR Clauses</w:t>
      </w:r>
      <w:r>
        <w:t xml:space="preserve"> for the full text of this clause and for additional applicable FAR clauses. </w:t>
      </w:r>
      <w:r>
        <w:rPr>
          <w:highlight w:val="white"/>
        </w:rPr>
        <w:t xml:space="preserve">The Contractor is required to be registered in the System for Award Management (SAM) and maintain registration until final payment in accordance with FAR provision 52.204-7, System for Award Management (Nov 2024). </w:t>
      </w:r>
      <w:r>
        <w:t xml:space="preserve">Full text provisions and clauses can be found at http://www.acquisition.gov. </w:t>
      </w:r>
    </w:p>
    <w:p w14:paraId="5894753C" w14:textId="77777777" w:rsidR="006F2D47" w:rsidRDefault="006F2D47" w:rsidP="006F2D47">
      <w:pPr>
        <w:widowControl w:val="0"/>
        <w:spacing w:before="240" w:after="240"/>
      </w:pPr>
      <w:r>
        <w:t xml:space="preserve">Questions regarding this RFQ must be submitted in writing to the Contracting Officer, Kevin Monahan at kevin.monahan@nara.gov </w:t>
      </w:r>
      <w:r w:rsidRPr="00133D00">
        <w:rPr>
          <w:b/>
          <w:bCs/>
        </w:rPr>
        <w:t xml:space="preserve">no later than 1:00PM EST on Tuesday, January 20, </w:t>
      </w:r>
      <w:proofErr w:type="gramStart"/>
      <w:r w:rsidRPr="00133D00">
        <w:rPr>
          <w:b/>
          <w:bCs/>
        </w:rPr>
        <w:t>2026</w:t>
      </w:r>
      <w:proofErr w:type="gramEnd"/>
      <w:r>
        <w:t xml:space="preserve"> to be considered. Questions submitted in any other manner will not be answered. Contractors are requested to group and submit questions in the same order found in the RFQ while </w:t>
      </w:r>
      <w:proofErr w:type="gramStart"/>
      <w:r>
        <w:t>making reference</w:t>
      </w:r>
      <w:proofErr w:type="gramEnd"/>
      <w:r>
        <w:t xml:space="preserve"> to the </w:t>
      </w:r>
      <w:proofErr w:type="gramStart"/>
      <w:r>
        <w:t>particular paragraph</w:t>
      </w:r>
      <w:proofErr w:type="gramEnd"/>
      <w:r>
        <w:t xml:space="preserve"> number. The Government will answer questions or requests for clarification via a written RFQ amendment. </w:t>
      </w:r>
    </w:p>
    <w:p w14:paraId="52625C62" w14:textId="132114AA" w:rsidR="006F2D47" w:rsidRDefault="006F2D47" w:rsidP="006F2D47">
      <w:pPr>
        <w:widowControl w:val="0"/>
        <w:spacing w:before="240" w:after="240"/>
      </w:pPr>
      <w:r>
        <w:lastRenderedPageBreak/>
        <w:t xml:space="preserve">Quotations must be received </w:t>
      </w:r>
      <w:r w:rsidRPr="00006DCE">
        <w:rPr>
          <w:b/>
          <w:bCs/>
          <w:highlight w:val="yellow"/>
        </w:rPr>
        <w:t xml:space="preserve">by 1:00PM EST on </w:t>
      </w:r>
      <w:r w:rsidR="00006DCE" w:rsidRPr="00006DCE">
        <w:rPr>
          <w:b/>
          <w:bCs/>
          <w:highlight w:val="yellow"/>
        </w:rPr>
        <w:t>Thursday, February 5</w:t>
      </w:r>
      <w:r w:rsidRPr="00006DCE">
        <w:rPr>
          <w:b/>
          <w:bCs/>
          <w:highlight w:val="yellow"/>
        </w:rPr>
        <w:t>, 2026</w:t>
      </w:r>
      <w:r w:rsidRPr="00006DCE">
        <w:rPr>
          <w:highlight w:val="yellow"/>
        </w:rPr>
        <w:t>.</w:t>
      </w:r>
      <w:r>
        <w:t xml:space="preserve"> Failure to submit quotations by the due date and time may result in rejection of the quotation as untimely. Reference Attachment 10, Quotation Submission Instructions.</w:t>
      </w:r>
    </w:p>
    <w:p w14:paraId="227EF06C" w14:textId="77777777" w:rsidR="006F2D47" w:rsidRDefault="006F2D47" w:rsidP="006F2D47">
      <w:pPr>
        <w:widowControl w:val="0"/>
        <w:spacing w:before="240" w:after="240"/>
        <w:rPr>
          <w:b/>
          <w:bCs/>
        </w:rPr>
      </w:pPr>
      <w:r>
        <w:rPr>
          <w:b/>
          <w:bCs/>
        </w:rPr>
        <w:t xml:space="preserve">Attachments: </w:t>
      </w:r>
    </w:p>
    <w:p w14:paraId="7ADA2A62" w14:textId="77777777" w:rsidR="006F2D47" w:rsidRDefault="006F2D47" w:rsidP="006F2D47">
      <w:pPr>
        <w:widowControl w:val="0"/>
      </w:pPr>
      <w:r>
        <w:t>Attachment 1 – Schedule of Prices</w:t>
      </w:r>
    </w:p>
    <w:p w14:paraId="1E98F8ED" w14:textId="77777777" w:rsidR="006F2D47" w:rsidRDefault="006F2D47" w:rsidP="006F2D47">
      <w:pPr>
        <w:widowControl w:val="0"/>
      </w:pPr>
      <w:r>
        <w:t>Attachment 2 -- Performance Work Statement (PWS)</w:t>
      </w:r>
    </w:p>
    <w:p w14:paraId="6D92515F" w14:textId="77777777" w:rsidR="006F2D47" w:rsidRDefault="006F2D47" w:rsidP="006F2D47">
      <w:pPr>
        <w:widowControl w:val="0"/>
      </w:pPr>
      <w:r>
        <w:tab/>
        <w:t>Appendix 1 – NARA IT Security Requirements</w:t>
      </w:r>
    </w:p>
    <w:p w14:paraId="214888F9" w14:textId="77777777" w:rsidR="006F2D47" w:rsidRDefault="006F2D47" w:rsidP="006F2D47">
      <w:pPr>
        <w:widowControl w:val="0"/>
      </w:pPr>
      <w:r>
        <w:tab/>
        <w:t>Appendix 2 –Ticketing System RVTM</w:t>
      </w:r>
    </w:p>
    <w:p w14:paraId="76BB7BD1" w14:textId="77777777" w:rsidR="006F2D47" w:rsidRDefault="006F2D47" w:rsidP="006F2D47">
      <w:pPr>
        <w:widowControl w:val="0"/>
      </w:pPr>
      <w:r>
        <w:tab/>
        <w:t>Appendix 3 – NARA Directive 804, Information Technology Systems Security</w:t>
      </w:r>
    </w:p>
    <w:p w14:paraId="1189E615" w14:textId="77777777" w:rsidR="006F2D47" w:rsidRDefault="006F2D47" w:rsidP="006F2D47">
      <w:pPr>
        <w:widowControl w:val="0"/>
      </w:pPr>
      <w:r>
        <w:tab/>
        <w:t>Appendix 4 – NARA Directive 1608, NARA’s Privacy Program and supplement</w:t>
      </w:r>
    </w:p>
    <w:p w14:paraId="724C6F7E" w14:textId="77777777" w:rsidR="006F2D47" w:rsidRDefault="006F2D47" w:rsidP="006F2D47">
      <w:pPr>
        <w:widowControl w:val="0"/>
      </w:pPr>
      <w:r>
        <w:tab/>
        <w:t xml:space="preserve">Appendix 5 – NARA Directive 1609, Initial Privacy Reviews and Privacy Impact </w:t>
      </w:r>
    </w:p>
    <w:p w14:paraId="795E39FE" w14:textId="77777777" w:rsidR="006F2D47" w:rsidRDefault="006F2D47" w:rsidP="006F2D47">
      <w:pPr>
        <w:widowControl w:val="0"/>
      </w:pPr>
      <w:r>
        <w:tab/>
      </w:r>
      <w:r>
        <w:tab/>
        <w:t xml:space="preserve">           Assessment</w:t>
      </w:r>
    </w:p>
    <w:p w14:paraId="2EE3C3FB" w14:textId="77777777" w:rsidR="006F2D47" w:rsidRDefault="006F2D47" w:rsidP="006F2D47">
      <w:pPr>
        <w:widowControl w:val="0"/>
      </w:pPr>
      <w:r>
        <w:tab/>
        <w:t>Appendix 6 – Test Plan Template</w:t>
      </w:r>
    </w:p>
    <w:p w14:paraId="72E22DA7" w14:textId="77777777" w:rsidR="006F2D47" w:rsidRDefault="006F2D47" w:rsidP="006F2D47">
      <w:pPr>
        <w:widowControl w:val="0"/>
      </w:pPr>
      <w:r>
        <w:tab/>
        <w:t xml:space="preserve">Appendix 7 – Test Procedures Template </w:t>
      </w:r>
    </w:p>
    <w:p w14:paraId="69FE45B8" w14:textId="77777777" w:rsidR="006F2D47" w:rsidRDefault="006F2D47" w:rsidP="006F2D47">
      <w:pPr>
        <w:widowControl w:val="0"/>
      </w:pPr>
      <w:r>
        <w:tab/>
        <w:t>Appendix 8 – Test Report Template</w:t>
      </w:r>
    </w:p>
    <w:p w14:paraId="5AC58CF8" w14:textId="77777777" w:rsidR="006F2D47" w:rsidRDefault="006F2D47" w:rsidP="006F2D47">
      <w:pPr>
        <w:widowControl w:val="0"/>
      </w:pPr>
      <w:r>
        <w:tab/>
        <w:t>Appendix 9 -- NARA SDLC Tailoring Plan and Schedule</w:t>
      </w:r>
    </w:p>
    <w:p w14:paraId="67BDD9DD" w14:textId="77777777" w:rsidR="006F2D47" w:rsidRDefault="006F2D47" w:rsidP="006F2D47">
      <w:pPr>
        <w:widowControl w:val="0"/>
      </w:pPr>
      <w:r>
        <w:tab/>
        <w:t xml:space="preserve">Appendix 10 – Cloud Configuration Management Database (CMDB) Template </w:t>
      </w:r>
    </w:p>
    <w:p w14:paraId="795BCFF8" w14:textId="77777777" w:rsidR="006F2D47" w:rsidRDefault="006F2D47" w:rsidP="006F2D47">
      <w:pPr>
        <w:widowControl w:val="0"/>
      </w:pPr>
      <w:r>
        <w:tab/>
      </w:r>
      <w:del w:id="0" w:author="Kevin Monahan" w:date="2026-01-21T08:50:00Z" w16du:dateUtc="2026-01-21T13:50:00Z">
        <w:r w:rsidRPr="00835B1F" w:rsidDel="0058701D">
          <w:rPr>
            <w:highlight w:val="yellow"/>
          </w:rPr>
          <w:delText>Appendix 11 – Accessibility Requirements Tool – Ticketing Requirements</w:delText>
        </w:r>
      </w:del>
    </w:p>
    <w:p w14:paraId="52465162" w14:textId="77777777" w:rsidR="006F2D47" w:rsidRDefault="006F2D47" w:rsidP="006F2D47">
      <w:pPr>
        <w:widowControl w:val="0"/>
      </w:pPr>
      <w:r>
        <w:tab/>
        <w:t>Appendix 12 – Website Checklist</w:t>
      </w:r>
    </w:p>
    <w:p w14:paraId="6EACF2D7" w14:textId="77777777" w:rsidR="006F2D47" w:rsidRDefault="006F2D47" w:rsidP="006F2D47">
      <w:pPr>
        <w:widowControl w:val="0"/>
      </w:pPr>
      <w:r>
        <w:tab/>
        <w:t>Appendix 13 – NARA Visual Identity Guide</w:t>
      </w:r>
    </w:p>
    <w:p w14:paraId="7BED24ED" w14:textId="77777777" w:rsidR="006F2D47" w:rsidRDefault="006F2D47" w:rsidP="006F2D47">
      <w:pPr>
        <w:widowControl w:val="0"/>
      </w:pPr>
      <w:r>
        <w:t>Attachment 3 – Quality Assurance Surveillance Plan (QASP)</w:t>
      </w:r>
    </w:p>
    <w:p w14:paraId="53AE9DFE" w14:textId="77777777" w:rsidR="006F2D47" w:rsidRDefault="006F2D47" w:rsidP="006F2D47">
      <w:pPr>
        <w:widowControl w:val="0"/>
      </w:pPr>
      <w:r>
        <w:t>Attachment 4 – Performance Requirements Summary (PRS)</w:t>
      </w:r>
    </w:p>
    <w:p w14:paraId="6CF009E3" w14:textId="77777777" w:rsidR="006F2D47" w:rsidRDefault="006F2D47" w:rsidP="006F2D47">
      <w:pPr>
        <w:widowControl w:val="0"/>
      </w:pPr>
      <w:r>
        <w:t xml:space="preserve">Attachment 5 – Non-Disclosure Agreement </w:t>
      </w:r>
    </w:p>
    <w:p w14:paraId="4FB849E4" w14:textId="77777777" w:rsidR="006F2D47" w:rsidRDefault="006F2D47" w:rsidP="006F2D47">
      <w:pPr>
        <w:widowControl w:val="0"/>
      </w:pPr>
      <w:r>
        <w:t>Attachment 6 – Contract Administration</w:t>
      </w:r>
    </w:p>
    <w:p w14:paraId="6BF7968D" w14:textId="77777777" w:rsidR="006F2D47" w:rsidRDefault="006F2D47" w:rsidP="006F2D47">
      <w:pPr>
        <w:widowControl w:val="0"/>
      </w:pPr>
      <w:r>
        <w:t>Attachment 7 – NARA Terms and Conditions (Addenda to FAR Clause 52.212-4)</w:t>
      </w:r>
    </w:p>
    <w:p w14:paraId="1457A08D" w14:textId="77777777" w:rsidR="006F2D47" w:rsidRDefault="006F2D47" w:rsidP="006F2D47">
      <w:pPr>
        <w:widowControl w:val="0"/>
      </w:pPr>
      <w:r>
        <w:t>Attachment 8 – FAR Clauses</w:t>
      </w:r>
    </w:p>
    <w:p w14:paraId="00B7087C" w14:textId="77777777" w:rsidR="006F2D47" w:rsidRDefault="006F2D47" w:rsidP="006F2D47">
      <w:pPr>
        <w:widowControl w:val="0"/>
      </w:pPr>
      <w:r>
        <w:t>Attachment 9 – FEDRAMP Terms and Conditions for Hosted Solutions and Cloud Computing Services</w:t>
      </w:r>
    </w:p>
    <w:p w14:paraId="08CD2690" w14:textId="77777777" w:rsidR="006F2D47" w:rsidRDefault="006F2D47" w:rsidP="006F2D47">
      <w:pPr>
        <w:widowControl w:val="0"/>
      </w:pPr>
      <w:r>
        <w:t>Attachment 10 – Quotation Submission Instructions</w:t>
      </w:r>
    </w:p>
    <w:p w14:paraId="414D078E" w14:textId="77777777" w:rsidR="006F2D47" w:rsidRDefault="006F2D47" w:rsidP="006F2D47">
      <w:pPr>
        <w:widowControl w:val="0"/>
      </w:pPr>
      <w:r>
        <w:t>Attachment 11 – Evaluation Factors for Award</w:t>
      </w:r>
    </w:p>
    <w:p w14:paraId="43279C21" w14:textId="77777777" w:rsidR="006F2D47" w:rsidRDefault="006F2D47" w:rsidP="006F2D47">
      <w:pPr>
        <w:widowControl w:val="0"/>
      </w:pPr>
      <w:r>
        <w:t>Attachment 12 – Product Demonstration Video Instructions</w:t>
      </w:r>
    </w:p>
    <w:p w14:paraId="619D6F5C" w14:textId="77777777" w:rsidR="006F2D47" w:rsidRDefault="006F2D47" w:rsidP="006F2D47">
      <w:pPr>
        <w:widowControl w:val="0"/>
      </w:pPr>
      <w:r>
        <w:t>Attachment 13 -- Relevant Past Performance Questionnaire</w:t>
      </w:r>
    </w:p>
    <w:p w14:paraId="6FC6004C" w14:textId="77777777" w:rsidR="006F2D47" w:rsidRDefault="006F2D47" w:rsidP="006F2D47">
      <w:pPr>
        <w:widowControl w:val="0"/>
      </w:pPr>
    </w:p>
    <w:p w14:paraId="1A0668AF" w14:textId="77777777" w:rsidR="006F2D47" w:rsidRDefault="006F2D47" w:rsidP="006F2D47">
      <w:pPr>
        <w:widowControl w:val="0"/>
      </w:pPr>
    </w:p>
    <w:p w14:paraId="02EACBD5" w14:textId="77777777" w:rsidR="006F2D47" w:rsidRDefault="006F2D47" w:rsidP="006F2D47">
      <w:pPr>
        <w:widowControl w:val="0"/>
      </w:pPr>
    </w:p>
    <w:p w14:paraId="049A5E15" w14:textId="77777777" w:rsidR="006F2D47" w:rsidRDefault="006F2D47" w:rsidP="006F2D47">
      <w:pPr>
        <w:widowControl w:val="0"/>
        <w:jc w:val="center"/>
        <w:rPr>
          <w:b/>
          <w:bCs/>
        </w:rPr>
      </w:pPr>
    </w:p>
    <w:p w14:paraId="4B427D2E" w14:textId="77777777" w:rsidR="006F2D47" w:rsidRDefault="006F2D47" w:rsidP="006F2D47">
      <w:pPr>
        <w:widowControl w:val="0"/>
        <w:jc w:val="center"/>
        <w:rPr>
          <w:b/>
          <w:bCs/>
        </w:rPr>
      </w:pPr>
    </w:p>
    <w:p w14:paraId="50F09308" w14:textId="77777777" w:rsidR="006F2D47" w:rsidRDefault="006F2D47" w:rsidP="006F2D47">
      <w:pPr>
        <w:widowControl w:val="0"/>
        <w:jc w:val="center"/>
        <w:rPr>
          <w:b/>
          <w:bCs/>
        </w:rPr>
      </w:pPr>
    </w:p>
    <w:p w14:paraId="5B427A63" w14:textId="77777777" w:rsidR="006F2D47" w:rsidRDefault="006F2D47" w:rsidP="006F2D47">
      <w:pPr>
        <w:widowControl w:val="0"/>
        <w:jc w:val="center"/>
        <w:rPr>
          <w:b/>
          <w:bCs/>
        </w:rPr>
      </w:pPr>
    </w:p>
    <w:p w14:paraId="510512AE" w14:textId="77777777" w:rsidR="006F2D47" w:rsidRDefault="006F2D47" w:rsidP="006F2D47">
      <w:pPr>
        <w:widowControl w:val="0"/>
        <w:jc w:val="center"/>
        <w:rPr>
          <w:b/>
          <w:bCs/>
        </w:rPr>
      </w:pPr>
    </w:p>
    <w:p w14:paraId="0A49AC84" w14:textId="77777777" w:rsidR="006F2D47" w:rsidRDefault="006F2D47" w:rsidP="006F2D47">
      <w:pPr>
        <w:widowControl w:val="0"/>
        <w:jc w:val="center"/>
        <w:rPr>
          <w:b/>
          <w:bCs/>
        </w:rPr>
      </w:pPr>
    </w:p>
    <w:p w14:paraId="15C07476" w14:textId="77777777" w:rsidR="006F2D47" w:rsidRDefault="006F2D47" w:rsidP="006F2D47">
      <w:pPr>
        <w:widowControl w:val="0"/>
        <w:jc w:val="center"/>
        <w:rPr>
          <w:b/>
          <w:bCs/>
        </w:rPr>
      </w:pPr>
    </w:p>
    <w:p w14:paraId="2EC1E062" w14:textId="77777777" w:rsidR="006F2D47" w:rsidRDefault="006F2D47" w:rsidP="006F2D47">
      <w:pPr>
        <w:widowControl w:val="0"/>
        <w:jc w:val="center"/>
        <w:rPr>
          <w:b/>
          <w:bCs/>
        </w:rPr>
      </w:pPr>
    </w:p>
    <w:p w14:paraId="7F19933E" w14:textId="77777777" w:rsidR="006F2D47" w:rsidRDefault="006F2D47" w:rsidP="006F2D47">
      <w:pPr>
        <w:widowControl w:val="0"/>
        <w:jc w:val="center"/>
        <w:rPr>
          <w:b/>
          <w:bCs/>
        </w:rPr>
      </w:pPr>
    </w:p>
    <w:p w14:paraId="31180BD9" w14:textId="77777777" w:rsidR="006F2D47" w:rsidRDefault="006F2D47" w:rsidP="006F2D47">
      <w:pPr>
        <w:widowControl w:val="0"/>
        <w:jc w:val="center"/>
        <w:rPr>
          <w:b/>
          <w:bCs/>
        </w:rPr>
      </w:pPr>
      <w:r>
        <w:rPr>
          <w:b/>
          <w:bCs/>
        </w:rPr>
        <w:lastRenderedPageBreak/>
        <w:t>ATTACHMENT 1</w:t>
      </w:r>
    </w:p>
    <w:p w14:paraId="028B417E" w14:textId="77777777" w:rsidR="006F2D47" w:rsidRDefault="006F2D47" w:rsidP="006F2D47">
      <w:pPr>
        <w:widowControl w:val="0"/>
        <w:jc w:val="center"/>
        <w:rPr>
          <w:b/>
          <w:bCs/>
        </w:rPr>
      </w:pPr>
      <w:r>
        <w:rPr>
          <w:b/>
          <w:bCs/>
        </w:rPr>
        <w:t>SCHEDULE OF PRICES</w:t>
      </w:r>
    </w:p>
    <w:p w14:paraId="335C35CF" w14:textId="77777777" w:rsidR="006F2D47" w:rsidRDefault="006F2D47" w:rsidP="006F2D47"/>
    <w:p w14:paraId="73891CC7" w14:textId="77777777" w:rsidR="006F2D47" w:rsidRDefault="006F2D47" w:rsidP="006F2D47"/>
    <w:p w14:paraId="6E21FDEE" w14:textId="77777777" w:rsidR="006F2D47" w:rsidRDefault="006F2D47" w:rsidP="006F2D47">
      <w:pPr>
        <w:rPr>
          <w:b/>
          <w:bCs/>
        </w:rPr>
      </w:pPr>
      <w:r>
        <w:rPr>
          <w:b/>
          <w:bCs/>
        </w:rPr>
        <w:t xml:space="preserve">PRICING NOTES: </w:t>
      </w:r>
    </w:p>
    <w:p w14:paraId="291790D1" w14:textId="77777777" w:rsidR="006F2D47" w:rsidRDefault="006F2D47" w:rsidP="006F2D47">
      <w:pPr>
        <w:numPr>
          <w:ilvl w:val="0"/>
          <w:numId w:val="10"/>
        </w:numPr>
        <w:pBdr>
          <w:top w:val="nil"/>
          <w:left w:val="nil"/>
          <w:bottom w:val="nil"/>
          <w:right w:val="nil"/>
          <w:between w:val="nil"/>
        </w:pBdr>
        <w:shd w:val="clear" w:color="auto" w:fill="auto"/>
        <w:rPr>
          <w:color w:val="000000"/>
        </w:rPr>
      </w:pPr>
      <w:r>
        <w:rPr>
          <w:color w:val="000000"/>
        </w:rPr>
        <w:t xml:space="preserve">The Contractor shall provide a separate pricing breakout for CLINs 0002 through 0009 that clearly identifies all elements of each FFP CLIN Price for the respective location.  Contractors are encouraged to consider SaaS licensing and maintenance duration during the based period based upon implementation </w:t>
      </w:r>
      <w:proofErr w:type="gramStart"/>
      <w:r>
        <w:rPr>
          <w:color w:val="000000"/>
        </w:rPr>
        <w:t>timeframes, and</w:t>
      </w:r>
      <w:proofErr w:type="gramEnd"/>
      <w:r>
        <w:rPr>
          <w:color w:val="000000"/>
        </w:rPr>
        <w:t xml:space="preserve"> shall provide prorated subscription terms as applicable. Incremental or </w:t>
      </w:r>
      <w:proofErr w:type="gramStart"/>
      <w:r>
        <w:rPr>
          <w:color w:val="000000"/>
        </w:rPr>
        <w:t>milestone based</w:t>
      </w:r>
      <w:proofErr w:type="gramEnd"/>
      <w:r>
        <w:rPr>
          <w:color w:val="000000"/>
        </w:rPr>
        <w:t xml:space="preserve"> payments </w:t>
      </w:r>
      <w:r>
        <w:t>may</w:t>
      </w:r>
      <w:r>
        <w:rPr>
          <w:color w:val="000000"/>
        </w:rPr>
        <w:t xml:space="preserve"> be authorized by the Contracting Officer. Contractors may propose a payment schedule for consideration, which will be negotiated between the parties </w:t>
      </w:r>
      <w:r>
        <w:t>at</w:t>
      </w:r>
      <w:r>
        <w:rPr>
          <w:color w:val="000000"/>
        </w:rPr>
        <w:t xml:space="preserve"> award. </w:t>
      </w:r>
    </w:p>
    <w:p w14:paraId="081B776C" w14:textId="77777777" w:rsidR="006F2D47" w:rsidRDefault="006F2D47" w:rsidP="006F2D47"/>
    <w:p w14:paraId="20C12761" w14:textId="77777777" w:rsidR="006F2D47" w:rsidRDefault="006F2D47" w:rsidP="006F2D47">
      <w:pPr>
        <w:numPr>
          <w:ilvl w:val="0"/>
          <w:numId w:val="10"/>
        </w:numPr>
        <w:pBdr>
          <w:top w:val="nil"/>
          <w:left w:val="nil"/>
          <w:bottom w:val="nil"/>
          <w:right w:val="nil"/>
          <w:between w:val="nil"/>
        </w:pBdr>
        <w:shd w:val="clear" w:color="auto" w:fill="auto"/>
        <w:rPr>
          <w:color w:val="000000"/>
        </w:rPr>
      </w:pPr>
      <w:r>
        <w:rPr>
          <w:color w:val="000000"/>
        </w:rPr>
        <w:t>The Contractor shall provide a separate pricing breakout for CLINs 0013, 0017, 0021 and 0025 that clearly identifies the option year price per site. The Government reserves the right to descope individual sites a</w:t>
      </w:r>
      <w:r>
        <w:t>t</w:t>
      </w:r>
      <w:r>
        <w:rPr>
          <w:color w:val="000000"/>
        </w:rPr>
        <w:t xml:space="preserve"> the start of each option period and reduce the option period price accordingly based on the per site price breakout. While the price schedule requires a monthly unit price for these CLINs, Contractors may propose, for the Contracting Officer’s consideration, an alternate payment schedule for each option period that aligns with its standard commercial practice for its SaaS subscriptions. Any adjustment to the monthly payment schedule for these CLINs will be negotiated between the parties following award.</w:t>
      </w:r>
    </w:p>
    <w:p w14:paraId="2D10701C" w14:textId="77777777" w:rsidR="006F2D47" w:rsidRDefault="006F2D47" w:rsidP="006F2D47">
      <w:pPr>
        <w:rPr>
          <w:b/>
          <w:bCs/>
        </w:rPr>
      </w:pPr>
    </w:p>
    <w:p w14:paraId="6AA99AAA" w14:textId="77777777" w:rsidR="006F2D47" w:rsidRDefault="006F2D47" w:rsidP="006F2D47">
      <w:pPr>
        <w:numPr>
          <w:ilvl w:val="0"/>
          <w:numId w:val="10"/>
        </w:numPr>
        <w:pBdr>
          <w:top w:val="nil"/>
          <w:left w:val="nil"/>
          <w:bottom w:val="nil"/>
          <w:right w:val="nil"/>
          <w:between w:val="nil"/>
        </w:pBdr>
        <w:shd w:val="clear" w:color="auto" w:fill="auto"/>
        <w:rPr>
          <w:b/>
          <w:bCs/>
          <w:color w:val="000000"/>
        </w:rPr>
      </w:pPr>
      <w:r>
        <w:rPr>
          <w:color w:val="000000"/>
        </w:rPr>
        <w:t xml:space="preserve">NARA has included not-to-exceed amounts in CLINs 0010; 0014; 0018; 0022; and 0026.  For evaluation purposes, the “Total Price” for these CLINs are the total not-to-exceed amounts. The Contractor shall provide a price catalog for all hardware items which are available to purchase under these CLINs. The pricing must include the make, model, part number and unit price for each hardware item quoted. </w:t>
      </w:r>
    </w:p>
    <w:p w14:paraId="079F6A51" w14:textId="77777777" w:rsidR="006F2D47" w:rsidRDefault="006F2D47" w:rsidP="006F2D47">
      <w:pPr>
        <w:rPr>
          <w:b/>
          <w:bCs/>
        </w:rPr>
      </w:pPr>
    </w:p>
    <w:p w14:paraId="09BE50E3" w14:textId="77777777" w:rsidR="006F2D47" w:rsidRDefault="006F2D47" w:rsidP="006F2D47">
      <w:pPr>
        <w:numPr>
          <w:ilvl w:val="0"/>
          <w:numId w:val="10"/>
        </w:numPr>
        <w:pBdr>
          <w:top w:val="nil"/>
          <w:left w:val="nil"/>
          <w:bottom w:val="nil"/>
          <w:right w:val="nil"/>
          <w:between w:val="nil"/>
        </w:pBdr>
        <w:shd w:val="clear" w:color="auto" w:fill="auto"/>
        <w:rPr>
          <w:color w:val="000000"/>
        </w:rPr>
      </w:pPr>
      <w:r>
        <w:rPr>
          <w:color w:val="000000"/>
        </w:rPr>
        <w:t xml:space="preserve">The Government will not consider any pricing model which requires revenue sharing, “convenience fee”, or other pricing model which would require the public to pay any dollar amount for visiting the Presidential Libraries and Museums. However, if the Contractor’s pricing for the SaaS Licenses incorporates the costs of deployment, hardware, operations and maintenance, or any other separately priced item, then the Contractor shall clearly indicate where these otherwise separately priced items are priced in the CLIN tables provided by the Government. Failure to clearly demonstrate that all items are accounted for and priced may result in rejection of the quotation as unacceptable. </w:t>
      </w:r>
    </w:p>
    <w:p w14:paraId="6531D56D" w14:textId="77777777" w:rsidR="006F2D47" w:rsidRDefault="006F2D47" w:rsidP="006F2D47"/>
    <w:p w14:paraId="43D5A2F2" w14:textId="77777777" w:rsidR="006F2D47" w:rsidRDefault="006F2D47" w:rsidP="006F2D47">
      <w:r>
        <w:rPr>
          <w:b/>
          <w:bCs/>
        </w:rPr>
        <w:t>CLIN</w:t>
      </w:r>
      <w:r>
        <w:t xml:space="preserve"> = Contract </w:t>
      </w:r>
      <w:proofErr w:type="gramStart"/>
      <w:r>
        <w:t>Line Item</w:t>
      </w:r>
      <w:proofErr w:type="gramEnd"/>
      <w:r>
        <w:t xml:space="preserve"> Number; </w:t>
      </w:r>
      <w:r>
        <w:rPr>
          <w:b/>
          <w:bCs/>
        </w:rPr>
        <w:t xml:space="preserve">IAW = </w:t>
      </w:r>
      <w:r>
        <w:t xml:space="preserve">In accordance with; </w:t>
      </w:r>
      <w:r>
        <w:rPr>
          <w:b/>
          <w:bCs/>
        </w:rPr>
        <w:t xml:space="preserve">MAX= </w:t>
      </w:r>
      <w:r>
        <w:t xml:space="preserve">Maximum; </w:t>
      </w:r>
      <w:r>
        <w:rPr>
          <w:b/>
          <w:bCs/>
        </w:rPr>
        <w:t xml:space="preserve">Mo. </w:t>
      </w:r>
      <w:r>
        <w:t xml:space="preserve">= Month; </w:t>
      </w:r>
      <w:r>
        <w:rPr>
          <w:b/>
          <w:bCs/>
        </w:rPr>
        <w:t>NSP</w:t>
      </w:r>
      <w:r>
        <w:t xml:space="preserve"> = Not Separately Priced; </w:t>
      </w:r>
      <w:r>
        <w:rPr>
          <w:b/>
          <w:bCs/>
        </w:rPr>
        <w:t>NTE</w:t>
      </w:r>
      <w:r>
        <w:t xml:space="preserve"> = Not to Exceed; and </w:t>
      </w:r>
      <w:r>
        <w:rPr>
          <w:b/>
          <w:bCs/>
        </w:rPr>
        <w:t>PWS</w:t>
      </w:r>
      <w:r>
        <w:t xml:space="preserve"> = Performance Work Statement </w:t>
      </w:r>
    </w:p>
    <w:tbl>
      <w:tblPr>
        <w:tblStyle w:val="23"/>
        <w:tblW w:w="9360" w:type="dxa"/>
        <w:tblBorders>
          <w:top w:val="nil"/>
          <w:left w:val="nil"/>
          <w:bottom w:val="nil"/>
          <w:right w:val="nil"/>
          <w:insideH w:val="nil"/>
          <w:insideV w:val="nil"/>
        </w:tblBorders>
        <w:tblLayout w:type="fixed"/>
        <w:tblLook w:val="0600" w:firstRow="0" w:lastRow="0" w:firstColumn="0" w:lastColumn="0" w:noHBand="1" w:noVBand="1"/>
      </w:tblPr>
      <w:tblGrid>
        <w:gridCol w:w="825"/>
        <w:gridCol w:w="4155"/>
        <w:gridCol w:w="660"/>
        <w:gridCol w:w="840"/>
        <w:gridCol w:w="1380"/>
        <w:gridCol w:w="1500"/>
      </w:tblGrid>
      <w:tr w:rsidR="006F2D47" w14:paraId="1DA5CFCF" w14:textId="77777777" w:rsidTr="00D55E44">
        <w:trPr>
          <w:trHeight w:val="390"/>
        </w:trPr>
        <w:tc>
          <w:tcPr>
            <w:tcW w:w="9360" w:type="dxa"/>
            <w:gridSpan w:val="6"/>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bottom"/>
          </w:tcPr>
          <w:p w14:paraId="75D8EA6A"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Year: Months 1-12</w:t>
            </w:r>
          </w:p>
        </w:tc>
      </w:tr>
      <w:tr w:rsidR="006F2D47" w14:paraId="16D92750"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vAlign w:val="bottom"/>
          </w:tcPr>
          <w:p w14:paraId="7D21EFDE"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 #</w:t>
            </w:r>
          </w:p>
        </w:tc>
        <w:tc>
          <w:tcPr>
            <w:tcW w:w="415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19FC1648"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66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76EF7ABB"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QTY</w:t>
            </w:r>
          </w:p>
        </w:tc>
        <w:tc>
          <w:tcPr>
            <w:tcW w:w="84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5C444913"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c>
          <w:tcPr>
            <w:tcW w:w="138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42B44288"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FIRM FIXED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18693313"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PRICE</w:t>
            </w:r>
          </w:p>
        </w:tc>
      </w:tr>
      <w:tr w:rsidR="006F2D47" w14:paraId="751C0163" w14:textId="77777777" w:rsidTr="00D55E44">
        <w:trPr>
          <w:trHeight w:val="36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vAlign w:val="bottom"/>
          </w:tcPr>
          <w:p w14:paraId="23C5DF83"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0001</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791C67F2"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Management IAW PWS paragraph 5.0</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51CCBA6E"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3618F031"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75C366A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6446399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55B932EF"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4E6E214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0002</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71FEC933"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 F. Kennedy Presidential Library and Museum (JFK) - Ticketing System.  This FFP CLIN shall include all costs associated with deploying, licensing and maintaining the system at JFK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56799CC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127FF32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519F105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5E4344F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7EBF0A80"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3CE3E30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0003</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0D8A369A"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Herbert Hoover Presidential Library and Museum (Hoover) - Ticketing System.  This FFP CLIN shall include all costs associated with deploying, licensing and maintaining the system at Hoover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0A5D735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3E1F59DA"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53C6DA5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0EB2DC6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11C28339"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0202C69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0004</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3F894C86"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Franklin D. Roosevelt Presidential Library and Museum (Roosevelt) - Ticketing System.  This FFP CLIN shall include all costs associated with deploying, licensing and maintaining the system at Roosevelt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114976F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4A65BABF"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3BBA032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6A170FB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0584D406"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E30EDD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0005</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6620F332"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Harry S. Truman Presidential Library and Museum (Truman) - Ticketing System.  This FFP CLIN shall include all costs associated with deploying, licensing and maintaining the system at Truman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191EB7E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4A81101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5453755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20CA21F1"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60CF46E7"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53C6A9DE"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0006</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076F92A0"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Dwight D. Eisenhower Presidential Library and Museum (Eisenhower) - Ticketing System.  This FFP CLIN shall include all costs associated with deploying, licensing and maintaining the system at Eisenhower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5E58C9F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0F48A0F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7052BDFF"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314FE34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5CA3EA43"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0ADFEE8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0007</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4BCE6604"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Gerald R. Ford Presidential Library and Museum (Ford) - Ticketing System.  This FFP CLIN shall include all costs associated with deploying, licensing and maintaining the system at Ford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482C916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70D2F01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67525E4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5DF6B5A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39A86F67"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175EEC53"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0008</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2F9CF9C8"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Jimmy Carter Presidential Library and Museum (Carter) - Ticketing System.  This FFP CLIN shall include all costs associated with deploying, licensing and maintaining the system at Carter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3427280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5D375B2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2FAFB883"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034643E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466C78BB" w14:textId="77777777" w:rsidTr="00D55E44">
        <w:trPr>
          <w:trHeight w:val="70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0DC6A4E1"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0009</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18B009C8"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George Herbert Walker Bush Presidential Library and Museum (Bush 41) - Ticketing System.  This FFP CLIN shall include all costs associated with deploying, licensing and maintaining the system at Bush 41 during the base period.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3474006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6140DCA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105D5C4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68A96AA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14F79ED5" w14:textId="77777777" w:rsidTr="00D55E44">
        <w:trPr>
          <w:trHeight w:val="121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4A607A6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0010</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72445413" w14:textId="77777777" w:rsidR="006F2D47" w:rsidRDefault="006F2D47" w:rsidP="00D55E44">
            <w:pPr>
              <w:tabs>
                <w:tab w:val="left" w:pos="1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(Post-Deployment) Onsite Hardware (Optional CLIN) IAW PWS paragraph 7.1 and Kiosks IAW PWS paragraph 7.2 </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425A3F8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1B433991"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7D04334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252F6509" w14:textId="77777777" w:rsidR="006F2D47" w:rsidRDefault="006F2D47" w:rsidP="00D55E44">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$64,000.00</w:t>
            </w:r>
          </w:p>
          <w:p w14:paraId="2643E01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NTE</w:t>
            </w:r>
          </w:p>
        </w:tc>
      </w:tr>
      <w:tr w:rsidR="006F2D47" w14:paraId="3F26E378"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7A94FCC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0011</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40B1A533"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 Deliverables--IAW PWS Paragraph 11.1</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7A1B5FC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073655B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4A835A9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2C366E01"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NSP</w:t>
            </w:r>
          </w:p>
        </w:tc>
      </w:tr>
      <w:tr w:rsidR="006F2D47" w14:paraId="2ECD8CE6"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51F15AE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0012</w:t>
            </w:r>
          </w:p>
        </w:tc>
        <w:tc>
          <w:tcPr>
            <w:tcW w:w="4155" w:type="dxa"/>
            <w:tcBorders>
              <w:top w:val="nil"/>
              <w:left w:val="nil"/>
              <w:bottom w:val="single" w:sz="8" w:space="0" w:color="000000"/>
              <w:right w:val="single" w:sz="8" w:space="0" w:color="000000"/>
            </w:tcBorders>
            <w:tcMar>
              <w:top w:w="20" w:type="dxa"/>
              <w:left w:w="20" w:type="dxa"/>
              <w:bottom w:w="0" w:type="dxa"/>
              <w:right w:w="20" w:type="dxa"/>
            </w:tcMar>
          </w:tcPr>
          <w:p w14:paraId="3338D70A"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RESERVED</w:t>
            </w:r>
          </w:p>
        </w:tc>
        <w:tc>
          <w:tcPr>
            <w:tcW w:w="660" w:type="dxa"/>
            <w:tcBorders>
              <w:top w:val="nil"/>
              <w:left w:val="nil"/>
              <w:bottom w:val="single" w:sz="8" w:space="0" w:color="000000"/>
              <w:right w:val="single" w:sz="8" w:space="0" w:color="000000"/>
            </w:tcBorders>
            <w:tcMar>
              <w:top w:w="20" w:type="dxa"/>
              <w:left w:w="20" w:type="dxa"/>
              <w:bottom w:w="0" w:type="dxa"/>
              <w:right w:w="20" w:type="dxa"/>
            </w:tcMar>
          </w:tcPr>
          <w:p w14:paraId="269E57E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40" w:type="dxa"/>
            <w:tcBorders>
              <w:top w:val="nil"/>
              <w:left w:val="nil"/>
              <w:bottom w:val="single" w:sz="8" w:space="0" w:color="000000"/>
              <w:right w:val="single" w:sz="8" w:space="0" w:color="000000"/>
            </w:tcBorders>
            <w:tcMar>
              <w:top w:w="20" w:type="dxa"/>
              <w:left w:w="20" w:type="dxa"/>
              <w:bottom w:w="0" w:type="dxa"/>
              <w:right w:w="20" w:type="dxa"/>
            </w:tcMar>
          </w:tcPr>
          <w:p w14:paraId="239FE8E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48B6BC8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256BACB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F2D47" w14:paraId="4CC71BA0"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1EA311AC"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035" w:type="dxa"/>
            <w:gridSpan w:val="4"/>
            <w:tcBorders>
              <w:top w:val="nil"/>
              <w:left w:val="nil"/>
              <w:bottom w:val="single" w:sz="8" w:space="0" w:color="000000"/>
              <w:right w:val="single" w:sz="8" w:space="0" w:color="000000"/>
            </w:tcBorders>
            <w:tcMar>
              <w:top w:w="20" w:type="dxa"/>
              <w:left w:w="20" w:type="dxa"/>
              <w:bottom w:w="0" w:type="dxa"/>
              <w:right w:w="20" w:type="dxa"/>
            </w:tcMar>
          </w:tcPr>
          <w:p w14:paraId="70E9BD36" w14:textId="77777777" w:rsidR="006F2D47" w:rsidRDefault="006F2D47" w:rsidP="00D55E44">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BASE YEAR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520CB6A1"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w:t>
            </w:r>
          </w:p>
        </w:tc>
      </w:tr>
    </w:tbl>
    <w:p w14:paraId="0D7B9A80" w14:textId="77777777" w:rsidR="006F2D47" w:rsidRDefault="006F2D47" w:rsidP="006F2D47">
      <w:pPr>
        <w:spacing w:after="160" w:line="259" w:lineRule="auto"/>
      </w:pPr>
    </w:p>
    <w:tbl>
      <w:tblPr>
        <w:tblStyle w:val="22"/>
        <w:tblW w:w="9360" w:type="dxa"/>
        <w:tblBorders>
          <w:top w:val="nil"/>
          <w:left w:val="nil"/>
          <w:bottom w:val="nil"/>
          <w:right w:val="nil"/>
          <w:insideH w:val="nil"/>
          <w:insideV w:val="nil"/>
        </w:tblBorders>
        <w:tblLayout w:type="fixed"/>
        <w:tblLook w:val="0600" w:firstRow="0" w:lastRow="0" w:firstColumn="0" w:lastColumn="0" w:noHBand="1" w:noVBand="1"/>
      </w:tblPr>
      <w:tblGrid>
        <w:gridCol w:w="825"/>
        <w:gridCol w:w="4305"/>
        <w:gridCol w:w="675"/>
        <w:gridCol w:w="675"/>
        <w:gridCol w:w="1380"/>
        <w:gridCol w:w="1500"/>
      </w:tblGrid>
      <w:tr w:rsidR="006F2D47" w14:paraId="6F6C1E29" w14:textId="77777777" w:rsidTr="00D55E44">
        <w:trPr>
          <w:trHeight w:val="285"/>
        </w:trPr>
        <w:tc>
          <w:tcPr>
            <w:tcW w:w="9360" w:type="dxa"/>
            <w:gridSpan w:val="6"/>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bottom"/>
          </w:tcPr>
          <w:p w14:paraId="59E2DE04"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Year I: Months 13-24</w:t>
            </w:r>
          </w:p>
        </w:tc>
      </w:tr>
      <w:tr w:rsidR="006F2D47" w14:paraId="601630DF"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vAlign w:val="bottom"/>
          </w:tcPr>
          <w:p w14:paraId="21CDFB84"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 #</w:t>
            </w:r>
          </w:p>
        </w:tc>
        <w:tc>
          <w:tcPr>
            <w:tcW w:w="430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7636AABA"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2A408F1E"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QTY</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09BF3AF5"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c>
          <w:tcPr>
            <w:tcW w:w="138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0845804E"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FIRM FIXED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6D57E5C2"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PRICE</w:t>
            </w:r>
          </w:p>
        </w:tc>
      </w:tr>
      <w:tr w:rsidR="006F2D47" w14:paraId="3A94312F" w14:textId="77777777" w:rsidTr="00D55E44">
        <w:trPr>
          <w:trHeight w:val="52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4E5DBC5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0013</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7D0F53EE"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Annual Licensing, Operations and Maintenance for all sites. This FFP CLIN shall include all costs associated with licensing, operating, maintaining and supporting the Enterprise Ticketing System across all locations throughout the option period to include project management activities.</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5013DB1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24C9683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5DAFAB71"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3751075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34B666C1"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22FACF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0014</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A0B7837" w14:textId="77777777" w:rsidR="006F2D47" w:rsidRDefault="006F2D47" w:rsidP="00D55E44">
            <w:pPr>
              <w:tabs>
                <w:tab w:val="left" w:pos="1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(Post-Deployment) Onsite Hardware (Optional CLIN) IAW PWS paragraph 7.1 and Kiosks IAW PWS paragraph 7.2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050FB2D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464BD7CA"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66A22E6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76DA42CF" w14:textId="77777777" w:rsidR="006F2D47" w:rsidRDefault="006F2D47" w:rsidP="00D55E44">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$64,000.00</w:t>
            </w:r>
          </w:p>
          <w:p w14:paraId="2E41FDE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NTE</w:t>
            </w:r>
          </w:p>
        </w:tc>
      </w:tr>
      <w:tr w:rsidR="006F2D47" w14:paraId="5CA8052B" w14:textId="77777777" w:rsidTr="00D55E44">
        <w:trPr>
          <w:trHeight w:val="802"/>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5490B9C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0015</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4F34D672"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Deliverables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3913BF9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45AAA89A"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3F12E91F"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5386278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NSP</w:t>
            </w:r>
          </w:p>
        </w:tc>
      </w:tr>
      <w:tr w:rsidR="006F2D47" w14:paraId="3798B37A" w14:textId="77777777" w:rsidTr="00D55E44">
        <w:trPr>
          <w:trHeight w:val="40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34DB1E4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0016</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524A96F"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RESERVED</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7A84F0E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591A7EC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687E35E3"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CE63C0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F2D47" w14:paraId="73693140"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782A233D"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035" w:type="dxa"/>
            <w:gridSpan w:val="4"/>
            <w:tcBorders>
              <w:top w:val="nil"/>
              <w:left w:val="nil"/>
              <w:bottom w:val="single" w:sz="8" w:space="0" w:color="000000"/>
              <w:right w:val="single" w:sz="8" w:space="0" w:color="000000"/>
            </w:tcBorders>
            <w:tcMar>
              <w:top w:w="20" w:type="dxa"/>
              <w:left w:w="20" w:type="dxa"/>
              <w:bottom w:w="0" w:type="dxa"/>
              <w:right w:w="20" w:type="dxa"/>
            </w:tcMar>
          </w:tcPr>
          <w:p w14:paraId="0396C5CA" w14:textId="77777777" w:rsidR="006F2D47" w:rsidRDefault="006F2D47" w:rsidP="00D55E44">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OPTION YEAR I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A2E75C7"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w:t>
            </w:r>
          </w:p>
        </w:tc>
      </w:tr>
    </w:tbl>
    <w:p w14:paraId="25935BEA" w14:textId="77777777" w:rsidR="006F2D47" w:rsidRDefault="006F2D47" w:rsidP="006F2D47"/>
    <w:tbl>
      <w:tblPr>
        <w:tblStyle w:val="21"/>
        <w:tblW w:w="9360" w:type="dxa"/>
        <w:tblBorders>
          <w:top w:val="nil"/>
          <w:left w:val="nil"/>
          <w:bottom w:val="nil"/>
          <w:right w:val="nil"/>
          <w:insideH w:val="nil"/>
          <w:insideV w:val="nil"/>
        </w:tblBorders>
        <w:tblLayout w:type="fixed"/>
        <w:tblLook w:val="0600" w:firstRow="0" w:lastRow="0" w:firstColumn="0" w:lastColumn="0" w:noHBand="1" w:noVBand="1"/>
      </w:tblPr>
      <w:tblGrid>
        <w:gridCol w:w="825"/>
        <w:gridCol w:w="4305"/>
        <w:gridCol w:w="675"/>
        <w:gridCol w:w="675"/>
        <w:gridCol w:w="1380"/>
        <w:gridCol w:w="1500"/>
      </w:tblGrid>
      <w:tr w:rsidR="006F2D47" w14:paraId="42EBC84A" w14:textId="77777777" w:rsidTr="00D55E44">
        <w:trPr>
          <w:trHeight w:val="285"/>
        </w:trPr>
        <w:tc>
          <w:tcPr>
            <w:tcW w:w="9360" w:type="dxa"/>
            <w:gridSpan w:val="6"/>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bottom"/>
          </w:tcPr>
          <w:p w14:paraId="2139D6A2"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Year II: Months 13-24</w:t>
            </w:r>
          </w:p>
        </w:tc>
      </w:tr>
      <w:tr w:rsidR="006F2D47" w14:paraId="273318EB"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vAlign w:val="bottom"/>
          </w:tcPr>
          <w:p w14:paraId="6A6F84A4"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 #</w:t>
            </w:r>
          </w:p>
        </w:tc>
        <w:tc>
          <w:tcPr>
            <w:tcW w:w="430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5340658A"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6884306E"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QTY</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3242C8E0"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c>
          <w:tcPr>
            <w:tcW w:w="138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4720F5D8"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FIRM FIXED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56842959"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PRICE</w:t>
            </w:r>
          </w:p>
        </w:tc>
      </w:tr>
      <w:tr w:rsidR="006F2D47" w14:paraId="265A1B8B" w14:textId="77777777" w:rsidTr="00D55E44">
        <w:trPr>
          <w:trHeight w:val="52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E4FC43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0017</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052656F5"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Annual Licensing, Operations and Maintenance for all sites. This FFP CLIN shall include all costs associated with licensing, operating, maintaining and supporting the Enterprise Ticketing System across all locations throughout the option period to include project management activities.</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2AE2AFA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557A3BF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4D5A59F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1E39B17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41FC7ED5"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9DF59E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0018</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38887B16" w14:textId="77777777" w:rsidR="006F2D47" w:rsidRDefault="006F2D47" w:rsidP="00D55E44">
            <w:pPr>
              <w:tabs>
                <w:tab w:val="left" w:pos="1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(Post-Deployment) Onsite Hardware (Optional CLIN) IAW PWS paragraph 7.1 and Kiosks IAW PWS paragraph 7.2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66E6CD1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3F57AE5F"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21C94E6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2D086E0" w14:textId="77777777" w:rsidR="006F2D47" w:rsidRDefault="006F2D47" w:rsidP="00D55E44">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$64,000.00</w:t>
            </w:r>
          </w:p>
          <w:p w14:paraId="54D31C9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NTE</w:t>
            </w:r>
          </w:p>
        </w:tc>
      </w:tr>
      <w:tr w:rsidR="006F2D47" w14:paraId="19876CEB" w14:textId="77777777" w:rsidTr="00D55E44">
        <w:trPr>
          <w:trHeight w:val="802"/>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0E9A912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0019</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ABECACC"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Deliverables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6476E13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3FAA73B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0925F59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104A9D7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NSP</w:t>
            </w:r>
          </w:p>
        </w:tc>
      </w:tr>
      <w:tr w:rsidR="006F2D47" w14:paraId="376ECDF6" w14:textId="77777777" w:rsidTr="00D55E44">
        <w:trPr>
          <w:trHeight w:val="40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7B6A3DE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0020</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35D67CAC"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RESERVED</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0079A8B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564AC40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0D4F464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354872F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F2D47" w14:paraId="0D841304"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30E02F9C"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035" w:type="dxa"/>
            <w:gridSpan w:val="4"/>
            <w:tcBorders>
              <w:top w:val="nil"/>
              <w:left w:val="nil"/>
              <w:bottom w:val="single" w:sz="8" w:space="0" w:color="000000"/>
              <w:right w:val="single" w:sz="8" w:space="0" w:color="000000"/>
            </w:tcBorders>
            <w:tcMar>
              <w:top w:w="20" w:type="dxa"/>
              <w:left w:w="20" w:type="dxa"/>
              <w:bottom w:w="0" w:type="dxa"/>
              <w:right w:w="20" w:type="dxa"/>
            </w:tcMar>
          </w:tcPr>
          <w:p w14:paraId="238F33F6" w14:textId="77777777" w:rsidR="006F2D47" w:rsidRDefault="006F2D47" w:rsidP="00D55E44">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OPTION YEAR II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7C9385D"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w:t>
            </w:r>
          </w:p>
        </w:tc>
      </w:tr>
    </w:tbl>
    <w:p w14:paraId="1EDA4205" w14:textId="77777777" w:rsidR="006F2D47" w:rsidRDefault="006F2D47" w:rsidP="006F2D47"/>
    <w:tbl>
      <w:tblPr>
        <w:tblStyle w:val="20"/>
        <w:tblW w:w="9360" w:type="dxa"/>
        <w:tblBorders>
          <w:top w:val="nil"/>
          <w:left w:val="nil"/>
          <w:bottom w:val="nil"/>
          <w:right w:val="nil"/>
          <w:insideH w:val="nil"/>
          <w:insideV w:val="nil"/>
        </w:tblBorders>
        <w:tblLayout w:type="fixed"/>
        <w:tblLook w:val="0600" w:firstRow="0" w:lastRow="0" w:firstColumn="0" w:lastColumn="0" w:noHBand="1" w:noVBand="1"/>
      </w:tblPr>
      <w:tblGrid>
        <w:gridCol w:w="825"/>
        <w:gridCol w:w="4305"/>
        <w:gridCol w:w="675"/>
        <w:gridCol w:w="675"/>
        <w:gridCol w:w="1380"/>
        <w:gridCol w:w="1500"/>
      </w:tblGrid>
      <w:tr w:rsidR="006F2D47" w14:paraId="07C5CC30" w14:textId="77777777" w:rsidTr="00D55E44">
        <w:trPr>
          <w:trHeight w:val="285"/>
        </w:trPr>
        <w:tc>
          <w:tcPr>
            <w:tcW w:w="9360" w:type="dxa"/>
            <w:gridSpan w:val="6"/>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bottom"/>
          </w:tcPr>
          <w:p w14:paraId="36236AD2"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Year III: Months 13-24</w:t>
            </w:r>
          </w:p>
        </w:tc>
      </w:tr>
      <w:tr w:rsidR="006F2D47" w14:paraId="4EA32957"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vAlign w:val="bottom"/>
          </w:tcPr>
          <w:p w14:paraId="4A37155E"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 #</w:t>
            </w:r>
          </w:p>
        </w:tc>
        <w:tc>
          <w:tcPr>
            <w:tcW w:w="430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3E3B9F60"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105DF2C1"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QTY</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7F369786"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c>
          <w:tcPr>
            <w:tcW w:w="138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6C5FDF78"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FIRM FIXED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350CFF19"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PRICE</w:t>
            </w:r>
          </w:p>
        </w:tc>
      </w:tr>
      <w:tr w:rsidR="006F2D47" w14:paraId="37A266D6" w14:textId="77777777" w:rsidTr="00D55E44">
        <w:trPr>
          <w:trHeight w:val="52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475BE7A"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0021</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1419404A"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Annual Licensing, Operations and Maintenance for all sites. This FFP CLIN shall include all costs associated with licensing, operating, maintaining and supporting the Enterprise Ticketing System across all locations throughout the option period to include project management activities.</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27C414E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28638AD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0DD2EDB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6FF57BF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1353336F"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C4FF5F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0022</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29CA102" w14:textId="77777777" w:rsidR="006F2D47" w:rsidRDefault="006F2D47" w:rsidP="00D55E44">
            <w:pPr>
              <w:tabs>
                <w:tab w:val="left" w:pos="1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(Post-Deployment) Onsite Hardware (Optional CLIN) IAW PWS paragraph 7.1 and Kiosks IAW PWS paragraph 7.2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5DD9A94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023F398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4E8E766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A6184D8" w14:textId="77777777" w:rsidR="006F2D47" w:rsidRDefault="006F2D47" w:rsidP="00D55E44">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$64,000.00</w:t>
            </w:r>
          </w:p>
          <w:p w14:paraId="1A32362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NTE</w:t>
            </w:r>
          </w:p>
        </w:tc>
      </w:tr>
      <w:tr w:rsidR="006F2D47" w14:paraId="36E90932" w14:textId="77777777" w:rsidTr="00D55E44">
        <w:trPr>
          <w:trHeight w:val="802"/>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79E8D993"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0023</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74EFDBB4"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Deliverables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30CC799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2F621AD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61AC29F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24D267E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NSP</w:t>
            </w:r>
          </w:p>
        </w:tc>
      </w:tr>
      <w:tr w:rsidR="006F2D47" w14:paraId="166E2AE0" w14:textId="77777777" w:rsidTr="00D55E44">
        <w:trPr>
          <w:trHeight w:val="40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25129BCE"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0024</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5F0031A"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RESERVED</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73B3F16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59411160"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30446D9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C2DDC6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F2D47" w14:paraId="38B01326"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1B6F8EB9"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035" w:type="dxa"/>
            <w:gridSpan w:val="4"/>
            <w:tcBorders>
              <w:top w:val="nil"/>
              <w:left w:val="nil"/>
              <w:bottom w:val="single" w:sz="8" w:space="0" w:color="000000"/>
              <w:right w:val="single" w:sz="8" w:space="0" w:color="000000"/>
            </w:tcBorders>
            <w:tcMar>
              <w:top w:w="20" w:type="dxa"/>
              <w:left w:w="20" w:type="dxa"/>
              <w:bottom w:w="0" w:type="dxa"/>
              <w:right w:w="20" w:type="dxa"/>
            </w:tcMar>
          </w:tcPr>
          <w:p w14:paraId="21C2FD4A" w14:textId="77777777" w:rsidR="006F2D47" w:rsidRDefault="006F2D47" w:rsidP="00D55E44">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OPTION YEAR III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507BCE8F"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w:t>
            </w:r>
          </w:p>
        </w:tc>
      </w:tr>
    </w:tbl>
    <w:p w14:paraId="55DB726B" w14:textId="77777777" w:rsidR="006F2D47" w:rsidRDefault="006F2D47" w:rsidP="006F2D47"/>
    <w:tbl>
      <w:tblPr>
        <w:tblStyle w:val="19"/>
        <w:tblW w:w="9360" w:type="dxa"/>
        <w:tblBorders>
          <w:top w:val="nil"/>
          <w:left w:val="nil"/>
          <w:bottom w:val="nil"/>
          <w:right w:val="nil"/>
          <w:insideH w:val="nil"/>
          <w:insideV w:val="nil"/>
        </w:tblBorders>
        <w:tblLayout w:type="fixed"/>
        <w:tblLook w:val="0600" w:firstRow="0" w:lastRow="0" w:firstColumn="0" w:lastColumn="0" w:noHBand="1" w:noVBand="1"/>
      </w:tblPr>
      <w:tblGrid>
        <w:gridCol w:w="825"/>
        <w:gridCol w:w="4305"/>
        <w:gridCol w:w="675"/>
        <w:gridCol w:w="675"/>
        <w:gridCol w:w="1380"/>
        <w:gridCol w:w="1500"/>
      </w:tblGrid>
      <w:tr w:rsidR="006F2D47" w14:paraId="3A0D23C1" w14:textId="77777777" w:rsidTr="00D55E44">
        <w:trPr>
          <w:trHeight w:val="285"/>
        </w:trPr>
        <w:tc>
          <w:tcPr>
            <w:tcW w:w="9360" w:type="dxa"/>
            <w:gridSpan w:val="6"/>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bottom"/>
          </w:tcPr>
          <w:p w14:paraId="5EC15600"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Option Year IV: Months 13-24</w:t>
            </w:r>
          </w:p>
        </w:tc>
      </w:tr>
      <w:tr w:rsidR="006F2D47" w14:paraId="7D2A958A"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vAlign w:val="bottom"/>
          </w:tcPr>
          <w:p w14:paraId="25217037"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CLIN #</w:t>
            </w:r>
          </w:p>
        </w:tc>
        <w:tc>
          <w:tcPr>
            <w:tcW w:w="430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0EDAC44D"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79A97B09"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QTY</w:t>
            </w:r>
          </w:p>
        </w:tc>
        <w:tc>
          <w:tcPr>
            <w:tcW w:w="675"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75E209E4"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w:t>
            </w:r>
          </w:p>
        </w:tc>
        <w:tc>
          <w:tcPr>
            <w:tcW w:w="138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7BA27951"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FIRM FIXED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vAlign w:val="bottom"/>
          </w:tcPr>
          <w:p w14:paraId="2315249E" w14:textId="77777777" w:rsidR="006F2D47" w:rsidRDefault="006F2D47" w:rsidP="00D55E4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PRICE</w:t>
            </w:r>
          </w:p>
        </w:tc>
      </w:tr>
      <w:tr w:rsidR="006F2D47" w14:paraId="6FFBEC10" w14:textId="77777777" w:rsidTr="00D55E44">
        <w:trPr>
          <w:trHeight w:val="52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65B7CEA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0025</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780093A"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Annual Licensing, Operations and Maintenance for all sites. This FFP CLIN shall include all costs associated with licensing, operating, maintaining and supporting the Enterprise Ticketing System across all locations throughout the option period to include project management activities.</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65EEDC1F"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177F7A3D"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10813BFF"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8E7643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p>
        </w:tc>
      </w:tr>
      <w:tr w:rsidR="006F2D47" w14:paraId="6AB6C071" w14:textId="77777777" w:rsidTr="00D55E44">
        <w:trPr>
          <w:trHeight w:val="540"/>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2E9C257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0026</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3755FF40" w14:textId="77777777" w:rsidR="006F2D47" w:rsidRDefault="006F2D47" w:rsidP="00D55E44">
            <w:pPr>
              <w:tabs>
                <w:tab w:val="left" w:pos="108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(Post-Deployment) Onsite Hardware (Optional CLIN) IAW PWS paragraph 7.1 and Kiosks IAW PWS paragraph 7.2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792E1CDA"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7915D8E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562EB33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589E1FB8" w14:textId="77777777" w:rsidR="006F2D47" w:rsidRDefault="006F2D47" w:rsidP="00D55E44">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$64,000.00</w:t>
            </w:r>
          </w:p>
          <w:p w14:paraId="4533AE69"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NTE</w:t>
            </w:r>
          </w:p>
        </w:tc>
      </w:tr>
      <w:tr w:rsidR="006F2D47" w14:paraId="189C7C61" w14:textId="77777777" w:rsidTr="00D55E44">
        <w:trPr>
          <w:trHeight w:val="802"/>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0001A82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0027</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5A9C0E92"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Deliverables </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2FE7D84C"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6C61BA77"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7C3B65C8"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0DBCA1EB"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NSP</w:t>
            </w:r>
          </w:p>
        </w:tc>
      </w:tr>
      <w:tr w:rsidR="006F2D47" w14:paraId="2717BE24" w14:textId="77777777" w:rsidTr="00D55E44">
        <w:trPr>
          <w:trHeight w:val="40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465C5E1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0028</w:t>
            </w:r>
          </w:p>
        </w:tc>
        <w:tc>
          <w:tcPr>
            <w:tcW w:w="4305" w:type="dxa"/>
            <w:tcBorders>
              <w:top w:val="nil"/>
              <w:left w:val="nil"/>
              <w:bottom w:val="single" w:sz="8" w:space="0" w:color="000000"/>
              <w:right w:val="single" w:sz="8" w:space="0" w:color="000000"/>
            </w:tcBorders>
            <w:tcMar>
              <w:top w:w="20" w:type="dxa"/>
              <w:left w:w="20" w:type="dxa"/>
              <w:bottom w:w="0" w:type="dxa"/>
              <w:right w:w="20" w:type="dxa"/>
            </w:tcMar>
          </w:tcPr>
          <w:p w14:paraId="6091A14B"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RESERVED</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4DE5A265"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675" w:type="dxa"/>
            <w:tcBorders>
              <w:top w:val="nil"/>
              <w:left w:val="nil"/>
              <w:bottom w:val="single" w:sz="8" w:space="0" w:color="000000"/>
              <w:right w:val="single" w:sz="8" w:space="0" w:color="000000"/>
            </w:tcBorders>
            <w:tcMar>
              <w:top w:w="20" w:type="dxa"/>
              <w:left w:w="20" w:type="dxa"/>
              <w:bottom w:w="0" w:type="dxa"/>
              <w:right w:w="20" w:type="dxa"/>
            </w:tcMar>
          </w:tcPr>
          <w:p w14:paraId="7D93E8F6"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80" w:type="dxa"/>
            <w:tcBorders>
              <w:top w:val="nil"/>
              <w:left w:val="nil"/>
              <w:bottom w:val="single" w:sz="8" w:space="0" w:color="000000"/>
              <w:right w:val="single" w:sz="8" w:space="0" w:color="000000"/>
            </w:tcBorders>
            <w:tcMar>
              <w:top w:w="20" w:type="dxa"/>
              <w:left w:w="20" w:type="dxa"/>
              <w:bottom w:w="0" w:type="dxa"/>
              <w:right w:w="20" w:type="dxa"/>
            </w:tcMar>
          </w:tcPr>
          <w:p w14:paraId="2E5D1144"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436C26C2" w14:textId="77777777" w:rsidR="006F2D47" w:rsidRDefault="006F2D47" w:rsidP="00D55E4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6F2D47" w14:paraId="7354E9A5" w14:textId="77777777" w:rsidTr="00D55E44">
        <w:trPr>
          <w:trHeight w:val="285"/>
        </w:trPr>
        <w:tc>
          <w:tcPr>
            <w:tcW w:w="825" w:type="dxa"/>
            <w:tcBorders>
              <w:top w:val="nil"/>
              <w:left w:val="single" w:sz="8" w:space="0" w:color="000000"/>
              <w:bottom w:val="single" w:sz="8" w:space="0" w:color="000000"/>
              <w:right w:val="single" w:sz="8" w:space="0" w:color="000000"/>
            </w:tcBorders>
            <w:tcMar>
              <w:top w:w="20" w:type="dxa"/>
              <w:left w:w="20" w:type="dxa"/>
              <w:bottom w:w="0" w:type="dxa"/>
              <w:right w:w="20" w:type="dxa"/>
            </w:tcMar>
          </w:tcPr>
          <w:p w14:paraId="54E62080"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035" w:type="dxa"/>
            <w:gridSpan w:val="4"/>
            <w:tcBorders>
              <w:top w:val="nil"/>
              <w:left w:val="nil"/>
              <w:bottom w:val="single" w:sz="8" w:space="0" w:color="000000"/>
              <w:right w:val="single" w:sz="8" w:space="0" w:color="000000"/>
            </w:tcBorders>
            <w:tcMar>
              <w:top w:w="20" w:type="dxa"/>
              <w:left w:w="20" w:type="dxa"/>
              <w:bottom w:w="0" w:type="dxa"/>
              <w:right w:w="20" w:type="dxa"/>
            </w:tcMar>
          </w:tcPr>
          <w:p w14:paraId="1B79BBE6" w14:textId="77777777" w:rsidR="006F2D47" w:rsidRDefault="006F2D47" w:rsidP="00D55E44">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OPTION YEAR IV PRICE:</w:t>
            </w:r>
          </w:p>
        </w:tc>
        <w:tc>
          <w:tcPr>
            <w:tcW w:w="1500" w:type="dxa"/>
            <w:tcBorders>
              <w:top w:val="nil"/>
              <w:left w:val="nil"/>
              <w:bottom w:val="single" w:sz="8" w:space="0" w:color="000000"/>
              <w:right w:val="single" w:sz="8" w:space="0" w:color="000000"/>
            </w:tcBorders>
            <w:tcMar>
              <w:top w:w="20" w:type="dxa"/>
              <w:left w:w="20" w:type="dxa"/>
              <w:bottom w:w="0" w:type="dxa"/>
              <w:right w:w="20" w:type="dxa"/>
            </w:tcMar>
          </w:tcPr>
          <w:p w14:paraId="282A2186"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w:t>
            </w:r>
          </w:p>
        </w:tc>
      </w:tr>
    </w:tbl>
    <w:p w14:paraId="1B944239" w14:textId="77777777" w:rsidR="006F2D47" w:rsidRDefault="006F2D47" w:rsidP="006F2D47">
      <w:pPr>
        <w:spacing w:after="160" w:line="259" w:lineRule="auto"/>
      </w:pPr>
    </w:p>
    <w:tbl>
      <w:tblPr>
        <w:tblStyle w:val="18"/>
        <w:tblW w:w="9360" w:type="dxa"/>
        <w:tblBorders>
          <w:top w:val="nil"/>
          <w:left w:val="nil"/>
          <w:bottom w:val="nil"/>
          <w:right w:val="nil"/>
          <w:insideH w:val="nil"/>
          <w:insideV w:val="nil"/>
        </w:tblBorders>
        <w:tblLayout w:type="fixed"/>
        <w:tblLook w:val="0600" w:firstRow="0" w:lastRow="0" w:firstColumn="0" w:lastColumn="0" w:noHBand="1" w:noVBand="1"/>
      </w:tblPr>
      <w:tblGrid>
        <w:gridCol w:w="7839"/>
        <w:gridCol w:w="1521"/>
      </w:tblGrid>
      <w:tr w:rsidR="006F2D47" w14:paraId="671C7AF2" w14:textId="77777777" w:rsidTr="00D55E44">
        <w:trPr>
          <w:trHeight w:val="285"/>
        </w:trPr>
        <w:tc>
          <w:tcPr>
            <w:tcW w:w="7839"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tcPr>
          <w:p w14:paraId="21BD521C" w14:textId="77777777" w:rsidR="006F2D47" w:rsidRDefault="006F2D47" w:rsidP="00D55E44">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CONTRACT PRICE:</w:t>
            </w:r>
          </w:p>
        </w:tc>
        <w:tc>
          <w:tcPr>
            <w:tcW w:w="1521" w:type="dxa"/>
            <w:tcBorders>
              <w:top w:val="single" w:sz="8" w:space="0" w:color="000000"/>
              <w:left w:val="nil"/>
              <w:bottom w:val="single" w:sz="8" w:space="0" w:color="000000"/>
              <w:right w:val="single" w:sz="8" w:space="0" w:color="000000"/>
            </w:tcBorders>
            <w:tcMar>
              <w:top w:w="20" w:type="dxa"/>
              <w:left w:w="20" w:type="dxa"/>
              <w:bottom w:w="0" w:type="dxa"/>
              <w:right w:w="20" w:type="dxa"/>
            </w:tcMar>
          </w:tcPr>
          <w:p w14:paraId="7703C7FF" w14:textId="77777777" w:rsidR="006F2D47" w:rsidRDefault="006F2D47" w:rsidP="00D55E4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$___________</w:t>
            </w:r>
          </w:p>
        </w:tc>
      </w:tr>
    </w:tbl>
    <w:p w14:paraId="4AA572C0" w14:textId="77777777" w:rsidR="006F2D47" w:rsidRDefault="006F2D47" w:rsidP="006F2D47">
      <w:pPr>
        <w:rPr>
          <w:b/>
          <w:bCs/>
        </w:rPr>
      </w:pPr>
      <w:r>
        <w:t xml:space="preserve"> </w:t>
      </w:r>
    </w:p>
    <w:p w14:paraId="48300B9D" w14:textId="77777777" w:rsidR="006F2D47" w:rsidRDefault="006F2D47" w:rsidP="006F2D47">
      <w:pPr>
        <w:widowControl w:val="0"/>
        <w:rPr>
          <w:b/>
          <w:bCs/>
        </w:rPr>
      </w:pPr>
      <w:r>
        <w:br w:type="page"/>
      </w:r>
    </w:p>
    <w:p w14:paraId="763A5408" w14:textId="77777777" w:rsidR="006F2D47" w:rsidRDefault="006F2D47" w:rsidP="006F2D47">
      <w:pPr>
        <w:widowControl w:val="0"/>
        <w:jc w:val="center"/>
        <w:rPr>
          <w:b/>
          <w:bCs/>
        </w:rPr>
      </w:pPr>
      <w:r>
        <w:rPr>
          <w:b/>
          <w:bCs/>
        </w:rPr>
        <w:lastRenderedPageBreak/>
        <w:t>ATTACHMENT 2</w:t>
      </w:r>
    </w:p>
    <w:p w14:paraId="36B6BA7B" w14:textId="77777777" w:rsidR="006F2D47" w:rsidRDefault="006F2D47" w:rsidP="006F2D47">
      <w:pPr>
        <w:widowControl w:val="0"/>
        <w:jc w:val="center"/>
        <w:rPr>
          <w:color w:val="000000"/>
        </w:rPr>
      </w:pPr>
      <w:r>
        <w:rPr>
          <w:b/>
          <w:bCs/>
          <w:color w:val="000000"/>
        </w:rPr>
        <w:t>PERFORMANCE WORK STATEMENT</w:t>
      </w:r>
    </w:p>
    <w:p w14:paraId="1B1CD907" w14:textId="77777777" w:rsidR="006F2D47" w:rsidRDefault="006F2D47" w:rsidP="006F2D47">
      <w:pPr>
        <w:widowControl w:val="0"/>
        <w:jc w:val="center"/>
        <w:rPr>
          <w:b/>
          <w:bCs/>
          <w:color w:val="000000"/>
        </w:rPr>
      </w:pPr>
      <w:r>
        <w:rPr>
          <w:b/>
          <w:bCs/>
          <w:color w:val="000000"/>
        </w:rPr>
        <w:t xml:space="preserve"> P</w:t>
      </w:r>
      <w:r>
        <w:rPr>
          <w:b/>
          <w:bCs/>
        </w:rPr>
        <w:t xml:space="preserve">RESIDENTIAL LIBRARY </w:t>
      </w:r>
      <w:r>
        <w:rPr>
          <w:b/>
          <w:bCs/>
          <w:color w:val="000000"/>
        </w:rPr>
        <w:t>TICKETING SYSTEM</w:t>
      </w:r>
    </w:p>
    <w:p w14:paraId="3CBE9AF0" w14:textId="77777777" w:rsidR="006F2D47" w:rsidRDefault="006F2D47" w:rsidP="006F2D47">
      <w:pPr>
        <w:widowControl w:val="0"/>
        <w:jc w:val="center"/>
        <w:rPr>
          <w:color w:val="000000"/>
        </w:rPr>
      </w:pPr>
    </w:p>
    <w:p w14:paraId="774AC845" w14:textId="77777777" w:rsidR="006F2D47" w:rsidRDefault="006F2D47" w:rsidP="006F2D47">
      <w:pPr>
        <w:widowControl w:val="0"/>
        <w:jc w:val="center"/>
        <w:rPr>
          <w:color w:val="000000"/>
        </w:rPr>
      </w:pPr>
    </w:p>
    <w:p w14:paraId="0AF1EC2A" w14:textId="77777777" w:rsidR="006F2D47" w:rsidRDefault="006F2D47" w:rsidP="006F2D47">
      <w:pPr>
        <w:widowControl w:val="0"/>
        <w:numPr>
          <w:ilvl w:val="0"/>
          <w:numId w:val="4"/>
        </w:numPr>
        <w:shd w:val="clear" w:color="auto" w:fill="auto"/>
        <w:tabs>
          <w:tab w:val="left" w:pos="1080"/>
        </w:tabs>
        <w:ind w:hanging="1080"/>
        <w:rPr>
          <w:color w:val="000000"/>
        </w:rPr>
      </w:pPr>
      <w:r>
        <w:rPr>
          <w:b/>
          <w:bCs/>
          <w:color w:val="000000"/>
        </w:rPr>
        <w:t>BACKGROUND</w:t>
      </w:r>
    </w:p>
    <w:p w14:paraId="7DFDCCB6" w14:textId="77777777" w:rsidR="006F2D47" w:rsidRDefault="006F2D47" w:rsidP="006F2D47">
      <w:pPr>
        <w:widowControl w:val="0"/>
        <w:tabs>
          <w:tab w:val="left" w:pos="1080"/>
        </w:tabs>
        <w:ind w:left="720"/>
        <w:rPr>
          <w:color w:val="000000"/>
        </w:rPr>
      </w:pPr>
    </w:p>
    <w:p w14:paraId="0CA370EF" w14:textId="77777777" w:rsidR="006F2D47" w:rsidRDefault="006F2D47" w:rsidP="006F2D47">
      <w:pPr>
        <w:widowControl w:val="0"/>
        <w:tabs>
          <w:tab w:val="left" w:pos="1080"/>
        </w:tabs>
        <w:rPr>
          <w:color w:val="000000"/>
        </w:rPr>
      </w:pPr>
      <w:r>
        <w:rPr>
          <w:b/>
          <w:bCs/>
          <w:color w:val="000000"/>
        </w:rPr>
        <w:t>1.1</w:t>
      </w:r>
      <w:r>
        <w:rPr>
          <w:b/>
          <w:bCs/>
          <w:color w:val="000000"/>
        </w:rPr>
        <w:tab/>
      </w:r>
      <w:r>
        <w:rPr>
          <w:color w:val="000000"/>
        </w:rPr>
        <w:t>The National Archives and Records Administration (NARA) and its Presidential Librar</w:t>
      </w:r>
      <w:r>
        <w:t>ies</w:t>
      </w:r>
      <w:r>
        <w:rPr>
          <w:color w:val="000000"/>
        </w:rPr>
        <w:t xml:space="preserve"> </w:t>
      </w:r>
      <w:r>
        <w:t>serve</w:t>
      </w:r>
      <w:r>
        <w:rPr>
          <w:color w:val="000000"/>
        </w:rPr>
        <w:t xml:space="preserve"> American democracy by safeguarding and preserving the records of our government, ensuring that people can discover, use, and learn from this documentary heritage. NARA ensures ready access to the essential evidence that documents the rights of American citizens, the actions of Federal officials, and the national experience. The agency meets thousands of information needs daily, ensuring access to records on which the entitlements of citizens, the credibility of government, and the accuracy of history depend. </w:t>
      </w:r>
    </w:p>
    <w:p w14:paraId="75303C64" w14:textId="77777777" w:rsidR="006F2D47" w:rsidRDefault="006F2D47" w:rsidP="006F2D47">
      <w:pPr>
        <w:widowControl w:val="0"/>
        <w:tabs>
          <w:tab w:val="left" w:pos="1080"/>
        </w:tabs>
        <w:ind w:left="720"/>
        <w:rPr>
          <w:color w:val="000000"/>
        </w:rPr>
      </w:pPr>
    </w:p>
    <w:p w14:paraId="5689B1AD" w14:textId="77777777" w:rsidR="006F2D47" w:rsidRDefault="006F2D47" w:rsidP="006F2D47">
      <w:pPr>
        <w:widowControl w:val="0"/>
        <w:tabs>
          <w:tab w:val="left" w:pos="1080"/>
        </w:tabs>
        <w:rPr>
          <w:color w:val="000000"/>
        </w:rPr>
      </w:pPr>
      <w:r>
        <w:rPr>
          <w:b/>
          <w:bCs/>
          <w:color w:val="000000"/>
        </w:rPr>
        <w:t>1.2</w:t>
      </w:r>
      <w:r>
        <w:rPr>
          <w:color w:val="000000"/>
        </w:rPr>
        <w:tab/>
        <w:t xml:space="preserve">NARA’s Presidential Libraries and Museums (“Presidential Libraries” or </w:t>
      </w:r>
      <w:r>
        <w:t>“Libraries”</w:t>
      </w:r>
      <w:r>
        <w:rPr>
          <w:color w:val="000000"/>
        </w:rPr>
        <w:t xml:space="preserve">) sites located across the country welcome </w:t>
      </w:r>
      <w:r>
        <w:t>over</w:t>
      </w:r>
      <w:r>
        <w:rPr>
          <w:color w:val="000000"/>
        </w:rPr>
        <w:t xml:space="preserve"> 1 million visitors each year and play a critical role in connecting with customers and making access to its records happen. </w:t>
      </w:r>
    </w:p>
    <w:p w14:paraId="7B7222AB" w14:textId="77777777" w:rsidR="006F2D47" w:rsidRDefault="006F2D47" w:rsidP="006F2D47">
      <w:pPr>
        <w:widowControl w:val="0"/>
        <w:tabs>
          <w:tab w:val="left" w:pos="1080"/>
        </w:tabs>
        <w:rPr>
          <w:color w:val="000000"/>
        </w:rPr>
      </w:pPr>
    </w:p>
    <w:p w14:paraId="64A8FEBE" w14:textId="77777777" w:rsidR="006F2D47" w:rsidRDefault="006F2D47" w:rsidP="006F2D47">
      <w:pPr>
        <w:widowControl w:val="0"/>
        <w:tabs>
          <w:tab w:val="left" w:pos="1080"/>
        </w:tabs>
        <w:rPr>
          <w:color w:val="000000"/>
        </w:rPr>
      </w:pPr>
      <w:r>
        <w:rPr>
          <w:b/>
          <w:bCs/>
          <w:color w:val="000000"/>
        </w:rPr>
        <w:t>1.3</w:t>
      </w:r>
      <w:r>
        <w:rPr>
          <w:color w:val="000000"/>
        </w:rPr>
        <w:tab/>
        <w:t>Presently some Presidential Libraries use a COTS ticketing s</w:t>
      </w:r>
      <w:r>
        <w:t xml:space="preserve">ystem under a NARA contract. The remaining Libraries have ticketing managed by their </w:t>
      </w:r>
      <w:proofErr w:type="gramStart"/>
      <w:r>
        <w:t>Foundations, and</w:t>
      </w:r>
      <w:proofErr w:type="gramEnd"/>
      <w:r>
        <w:t xml:space="preserve"> are not within the scope of this contact.   </w:t>
      </w:r>
    </w:p>
    <w:p w14:paraId="4241AC58" w14:textId="77777777" w:rsidR="006F2D47" w:rsidRDefault="006F2D47" w:rsidP="006F2D47">
      <w:pPr>
        <w:widowControl w:val="0"/>
        <w:tabs>
          <w:tab w:val="left" w:pos="1080"/>
        </w:tabs>
        <w:rPr>
          <w:color w:val="000000"/>
        </w:rPr>
      </w:pPr>
    </w:p>
    <w:p w14:paraId="6C7D8654" w14:textId="77777777" w:rsidR="006F2D47" w:rsidRDefault="006F2D47" w:rsidP="006F2D47">
      <w:pPr>
        <w:widowControl w:val="0"/>
        <w:tabs>
          <w:tab w:val="left" w:pos="1080"/>
        </w:tabs>
        <w:rPr>
          <w:color w:val="000000"/>
        </w:rPr>
      </w:pPr>
      <w:r>
        <w:rPr>
          <w:b/>
          <w:bCs/>
          <w:color w:val="000000"/>
        </w:rPr>
        <w:t>1.3.</w:t>
      </w:r>
      <w:r>
        <w:rPr>
          <w:b/>
          <w:bCs/>
        </w:rPr>
        <w:t>1</w:t>
      </w:r>
      <w:r>
        <w:rPr>
          <w:color w:val="000000"/>
        </w:rPr>
        <w:tab/>
        <w:t>The current Presidential Libraries ticketing system provided by ACME Technologies is a cloud-hosted Software-as-a-Service (SaaS) ticketing and resource management</w:t>
      </w:r>
      <w:r>
        <w:t xml:space="preserve"> </w:t>
      </w:r>
      <w:r>
        <w:rPr>
          <w:color w:val="000000"/>
        </w:rPr>
        <w:t>solution. Eight (8) of the 15 P</w:t>
      </w:r>
      <w:r>
        <w:t xml:space="preserve">residential </w:t>
      </w:r>
      <w:r>
        <w:rPr>
          <w:color w:val="000000"/>
        </w:rPr>
        <w:t>Libraries use ACME Technologies to support onsite and online ticket sales handled through a “box office” model where NARA personnel manage the transactions using a point-of-sale (POS) system: </w:t>
      </w:r>
    </w:p>
    <w:p w14:paraId="269746F8" w14:textId="77777777" w:rsidR="006F2D47" w:rsidRDefault="006F2D47" w:rsidP="006F2D47">
      <w:pPr>
        <w:widowControl w:val="0"/>
        <w:tabs>
          <w:tab w:val="left" w:pos="1080"/>
        </w:tabs>
        <w:rPr>
          <w:color w:val="000000"/>
        </w:rPr>
      </w:pPr>
    </w:p>
    <w:p w14:paraId="148A54B7" w14:textId="77777777" w:rsidR="006F2D47" w:rsidRDefault="006F2D47" w:rsidP="006F2D47">
      <w:pPr>
        <w:widowControl w:val="0"/>
        <w:numPr>
          <w:ilvl w:val="0"/>
          <w:numId w:val="3"/>
        </w:numPr>
        <w:shd w:val="clear" w:color="auto" w:fill="auto"/>
        <w:tabs>
          <w:tab w:val="left" w:pos="1080"/>
        </w:tabs>
        <w:rPr>
          <w:color w:val="000000"/>
        </w:rPr>
      </w:pPr>
      <w:r>
        <w:rPr>
          <w:color w:val="000000"/>
        </w:rPr>
        <w:t>Herbert Hoover Presidential Library and Museum, West Branch, IA</w:t>
      </w:r>
    </w:p>
    <w:p w14:paraId="19E0A1F0" w14:textId="77777777" w:rsidR="006F2D47" w:rsidRDefault="006F2D47" w:rsidP="006F2D47">
      <w:pPr>
        <w:widowControl w:val="0"/>
        <w:numPr>
          <w:ilvl w:val="0"/>
          <w:numId w:val="3"/>
        </w:numPr>
        <w:shd w:val="clear" w:color="auto" w:fill="auto"/>
        <w:tabs>
          <w:tab w:val="left" w:pos="1080"/>
        </w:tabs>
        <w:rPr>
          <w:color w:val="000000"/>
        </w:rPr>
      </w:pPr>
      <w:r>
        <w:rPr>
          <w:color w:val="000000"/>
        </w:rPr>
        <w:t xml:space="preserve">Franklin D. Roosevelt Presidential Library and Museum, Hyde Park, NY (National Park Service manages </w:t>
      </w:r>
      <w:proofErr w:type="gramStart"/>
      <w:r>
        <w:rPr>
          <w:color w:val="000000"/>
        </w:rPr>
        <w:t>on-site</w:t>
      </w:r>
      <w:proofErr w:type="gramEnd"/>
      <w:r>
        <w:rPr>
          <w:color w:val="000000"/>
        </w:rPr>
        <w:t xml:space="preserve"> and </w:t>
      </w:r>
      <w:proofErr w:type="gramStart"/>
      <w:r>
        <w:rPr>
          <w:color w:val="000000"/>
        </w:rPr>
        <w:t>online group</w:t>
      </w:r>
      <w:proofErr w:type="gramEnd"/>
      <w:r>
        <w:rPr>
          <w:color w:val="000000"/>
        </w:rPr>
        <w:t xml:space="preserve"> reservation sales only.)</w:t>
      </w:r>
    </w:p>
    <w:p w14:paraId="59B1232B" w14:textId="77777777" w:rsidR="006F2D47" w:rsidRDefault="006F2D47" w:rsidP="006F2D47">
      <w:pPr>
        <w:widowControl w:val="0"/>
        <w:numPr>
          <w:ilvl w:val="0"/>
          <w:numId w:val="3"/>
        </w:numPr>
        <w:shd w:val="clear" w:color="auto" w:fill="auto"/>
        <w:tabs>
          <w:tab w:val="left" w:pos="1080"/>
        </w:tabs>
        <w:rPr>
          <w:color w:val="000000"/>
        </w:rPr>
      </w:pPr>
      <w:r>
        <w:rPr>
          <w:color w:val="000000"/>
        </w:rPr>
        <w:t>Harry S. Truman Presidential Library and Museum, Independence, MO</w:t>
      </w:r>
    </w:p>
    <w:p w14:paraId="7B9EFE30" w14:textId="77777777" w:rsidR="006F2D47" w:rsidRDefault="006F2D47" w:rsidP="006F2D47">
      <w:pPr>
        <w:widowControl w:val="0"/>
        <w:numPr>
          <w:ilvl w:val="0"/>
          <w:numId w:val="3"/>
        </w:numPr>
        <w:shd w:val="clear" w:color="auto" w:fill="auto"/>
        <w:tabs>
          <w:tab w:val="left" w:pos="1080"/>
        </w:tabs>
        <w:rPr>
          <w:color w:val="000000"/>
        </w:rPr>
      </w:pPr>
      <w:r>
        <w:rPr>
          <w:color w:val="000000"/>
        </w:rPr>
        <w:t>Dwight D. Eisenhower Presidential Library and Museum, Abilene, KS</w:t>
      </w:r>
    </w:p>
    <w:p w14:paraId="1D8A61EA" w14:textId="77777777" w:rsidR="006F2D47" w:rsidRDefault="006F2D47" w:rsidP="006F2D47">
      <w:pPr>
        <w:widowControl w:val="0"/>
        <w:numPr>
          <w:ilvl w:val="0"/>
          <w:numId w:val="3"/>
        </w:numPr>
        <w:shd w:val="clear" w:color="auto" w:fill="auto"/>
        <w:tabs>
          <w:tab w:val="left" w:pos="1080"/>
        </w:tabs>
        <w:rPr>
          <w:color w:val="000000"/>
        </w:rPr>
      </w:pPr>
      <w:r>
        <w:rPr>
          <w:color w:val="000000"/>
        </w:rPr>
        <w:t>John F. Kennedy Presidential Library and Museum, Boston, MA</w:t>
      </w:r>
    </w:p>
    <w:p w14:paraId="60DB05D4" w14:textId="77777777" w:rsidR="006F2D47" w:rsidRDefault="006F2D47" w:rsidP="006F2D47">
      <w:pPr>
        <w:widowControl w:val="0"/>
        <w:numPr>
          <w:ilvl w:val="0"/>
          <w:numId w:val="3"/>
        </w:numPr>
        <w:shd w:val="clear" w:color="auto" w:fill="auto"/>
        <w:tabs>
          <w:tab w:val="left" w:pos="1080"/>
        </w:tabs>
        <w:rPr>
          <w:color w:val="000000"/>
        </w:rPr>
      </w:pPr>
      <w:r>
        <w:rPr>
          <w:color w:val="000000"/>
        </w:rPr>
        <w:t>Gerald R. Ford Presidential Library and Museum</w:t>
      </w:r>
    </w:p>
    <w:p w14:paraId="4D7B7C38" w14:textId="77777777" w:rsidR="006F2D47" w:rsidRDefault="006F2D47" w:rsidP="006F2D47">
      <w:pPr>
        <w:widowControl w:val="0"/>
        <w:numPr>
          <w:ilvl w:val="1"/>
          <w:numId w:val="5"/>
        </w:numPr>
        <w:shd w:val="clear" w:color="auto" w:fill="auto"/>
        <w:tabs>
          <w:tab w:val="left" w:pos="1080"/>
        </w:tabs>
        <w:rPr>
          <w:color w:val="000000"/>
        </w:rPr>
      </w:pPr>
      <w:r>
        <w:rPr>
          <w:color w:val="000000"/>
        </w:rPr>
        <w:t>Library – Ann Arbor, MI (no ticketing needs)</w:t>
      </w:r>
    </w:p>
    <w:p w14:paraId="155940E5" w14:textId="77777777" w:rsidR="006F2D47" w:rsidRDefault="006F2D47" w:rsidP="006F2D47">
      <w:pPr>
        <w:widowControl w:val="0"/>
        <w:numPr>
          <w:ilvl w:val="1"/>
          <w:numId w:val="6"/>
        </w:numPr>
        <w:shd w:val="clear" w:color="auto" w:fill="auto"/>
        <w:tabs>
          <w:tab w:val="left" w:pos="1080"/>
        </w:tabs>
        <w:rPr>
          <w:color w:val="000000"/>
        </w:rPr>
      </w:pPr>
      <w:r>
        <w:rPr>
          <w:color w:val="000000"/>
        </w:rPr>
        <w:t>Museum – Grand Rapids, MI</w:t>
      </w:r>
    </w:p>
    <w:p w14:paraId="1C1B4EC9" w14:textId="77777777" w:rsidR="006F2D47" w:rsidRDefault="006F2D47" w:rsidP="006F2D47">
      <w:pPr>
        <w:widowControl w:val="0"/>
        <w:numPr>
          <w:ilvl w:val="0"/>
          <w:numId w:val="6"/>
        </w:numPr>
        <w:shd w:val="clear" w:color="auto" w:fill="auto"/>
        <w:tabs>
          <w:tab w:val="left" w:pos="1080"/>
        </w:tabs>
        <w:rPr>
          <w:color w:val="000000"/>
        </w:rPr>
      </w:pPr>
      <w:r>
        <w:rPr>
          <w:color w:val="000000"/>
        </w:rPr>
        <w:t>Jimmy Carter Presidential Library and Museum, Atlanta, GA</w:t>
      </w:r>
    </w:p>
    <w:p w14:paraId="5EAA3455" w14:textId="77777777" w:rsidR="006F2D47" w:rsidRDefault="006F2D47" w:rsidP="006F2D47">
      <w:pPr>
        <w:widowControl w:val="0"/>
        <w:numPr>
          <w:ilvl w:val="0"/>
          <w:numId w:val="6"/>
        </w:numPr>
        <w:shd w:val="clear" w:color="auto" w:fill="auto"/>
        <w:tabs>
          <w:tab w:val="left" w:pos="1080"/>
        </w:tabs>
        <w:rPr>
          <w:color w:val="000000"/>
        </w:rPr>
      </w:pPr>
      <w:r>
        <w:rPr>
          <w:color w:val="000000"/>
        </w:rPr>
        <w:t>George H.W. Bush Presidential Library and Museum, College Station, TX</w:t>
      </w:r>
    </w:p>
    <w:p w14:paraId="42A68D60" w14:textId="77777777" w:rsidR="006F2D47" w:rsidRDefault="006F2D47" w:rsidP="006F2D47">
      <w:pPr>
        <w:widowControl w:val="0"/>
        <w:tabs>
          <w:tab w:val="left" w:pos="1080"/>
        </w:tabs>
        <w:rPr>
          <w:color w:val="000000"/>
        </w:rPr>
      </w:pPr>
    </w:p>
    <w:p w14:paraId="0A8A7651" w14:textId="77777777" w:rsidR="006F2D47" w:rsidRDefault="006F2D47" w:rsidP="006F2D47">
      <w:pPr>
        <w:widowControl w:val="0"/>
        <w:tabs>
          <w:tab w:val="left" w:pos="1080"/>
        </w:tabs>
        <w:rPr>
          <w:color w:val="000000"/>
        </w:rPr>
      </w:pPr>
      <w:r>
        <w:rPr>
          <w:b/>
          <w:bCs/>
          <w:color w:val="000000"/>
        </w:rPr>
        <w:t>1.3.</w:t>
      </w:r>
      <w:r>
        <w:rPr>
          <w:b/>
          <w:bCs/>
        </w:rPr>
        <w:t>1.1</w:t>
      </w:r>
      <w:r>
        <w:rPr>
          <w:color w:val="000000"/>
        </w:rPr>
        <w:tab/>
        <w:t xml:space="preserve">NARA’s existing ticketing system at the Presidential </w:t>
      </w:r>
      <w:r>
        <w:t>Libraries provides reports in XML format that can be ingested by</w:t>
      </w:r>
      <w:r>
        <w:rPr>
          <w:color w:val="000000"/>
        </w:rPr>
        <w:t xml:space="preserve"> Microsoft Dynamics Great Plains which NARA uses manage its financial transactions via scripts. </w:t>
      </w:r>
    </w:p>
    <w:p w14:paraId="7CE9BE1D" w14:textId="77777777" w:rsidR="006F2D47" w:rsidRDefault="006F2D47" w:rsidP="006F2D47">
      <w:pPr>
        <w:widowControl w:val="0"/>
        <w:tabs>
          <w:tab w:val="left" w:pos="1080"/>
        </w:tabs>
        <w:rPr>
          <w:color w:val="000000"/>
        </w:rPr>
      </w:pPr>
    </w:p>
    <w:p w14:paraId="2E2F63AF" w14:textId="77777777" w:rsidR="006F2D47" w:rsidRDefault="006F2D47" w:rsidP="006F2D47">
      <w:pPr>
        <w:widowControl w:val="0"/>
        <w:tabs>
          <w:tab w:val="left" w:pos="1080"/>
        </w:tabs>
      </w:pPr>
      <w:r>
        <w:rPr>
          <w:b/>
          <w:bCs/>
        </w:rPr>
        <w:t>1.3.2</w:t>
      </w:r>
      <w:r>
        <w:tab/>
        <w:t xml:space="preserve"> For purposes of this document, internal users of the system will be referred to as </w:t>
      </w:r>
      <w:r>
        <w:lastRenderedPageBreak/>
        <w:t>"staff," NARA staff," and "users". Internal users with higher level privileges are referred to as "administrators". External users of the system are referred to as "visitors" or "guests".</w:t>
      </w:r>
    </w:p>
    <w:p w14:paraId="6B1001DE" w14:textId="77777777" w:rsidR="006F2D47" w:rsidRDefault="006F2D47" w:rsidP="006F2D47">
      <w:pPr>
        <w:widowControl w:val="0"/>
        <w:tabs>
          <w:tab w:val="left" w:pos="1080"/>
        </w:tabs>
        <w:rPr>
          <w:color w:val="000000"/>
        </w:rPr>
      </w:pPr>
    </w:p>
    <w:p w14:paraId="6024A4EC" w14:textId="77777777" w:rsidR="006F2D47" w:rsidRDefault="006F2D47" w:rsidP="006F2D47">
      <w:pPr>
        <w:widowControl w:val="0"/>
        <w:tabs>
          <w:tab w:val="left" w:pos="1080"/>
        </w:tabs>
        <w:rPr>
          <w:b/>
          <w:bCs/>
          <w:color w:val="000000"/>
        </w:rPr>
      </w:pPr>
      <w:r>
        <w:rPr>
          <w:b/>
          <w:bCs/>
          <w:color w:val="000000"/>
        </w:rPr>
        <w:t>2.0</w:t>
      </w:r>
      <w:r>
        <w:rPr>
          <w:b/>
          <w:bCs/>
          <w:color w:val="000000"/>
        </w:rPr>
        <w:tab/>
        <w:t>SCOPE</w:t>
      </w:r>
    </w:p>
    <w:p w14:paraId="78D7D490" w14:textId="77777777" w:rsidR="006F2D47" w:rsidRDefault="006F2D47" w:rsidP="006F2D47">
      <w:pPr>
        <w:widowControl w:val="0"/>
        <w:tabs>
          <w:tab w:val="left" w:pos="1080"/>
        </w:tabs>
        <w:ind w:hanging="720"/>
        <w:rPr>
          <w:color w:val="000000"/>
        </w:rPr>
      </w:pPr>
    </w:p>
    <w:p w14:paraId="0B02888F" w14:textId="77777777" w:rsidR="006F2D47" w:rsidRDefault="006F2D47" w:rsidP="006F2D47">
      <w:pPr>
        <w:widowControl w:val="0"/>
        <w:tabs>
          <w:tab w:val="left" w:pos="1080"/>
        </w:tabs>
      </w:pPr>
      <w:r>
        <w:rPr>
          <w:b/>
          <w:bCs/>
          <w:color w:val="000000"/>
        </w:rPr>
        <w:t>2.1</w:t>
      </w:r>
      <w:r>
        <w:rPr>
          <w:color w:val="000000"/>
        </w:rPr>
        <w:tab/>
        <w:t xml:space="preserve">NARA </w:t>
      </w:r>
      <w:r>
        <w:t>has a requirement for a Commercially Available-Off-the-Shelf (COTS) cloud hosted Software as a Service (SaaS) solution.  This COTS solution shall require minimal configuration to implement. The ticketing system must be accessible via the web to all authenticated NARA federal and contractor staff and shall not require additional networking or changes to provide access, except as necessary to comply with security requirements.</w:t>
      </w:r>
    </w:p>
    <w:p w14:paraId="7B3D8D51" w14:textId="77777777" w:rsidR="006F2D47" w:rsidRDefault="006F2D47" w:rsidP="006F2D47">
      <w:pPr>
        <w:widowControl w:val="0"/>
        <w:tabs>
          <w:tab w:val="left" w:pos="1080"/>
        </w:tabs>
      </w:pPr>
    </w:p>
    <w:p w14:paraId="0363658C" w14:textId="77777777" w:rsidR="006F2D47" w:rsidRDefault="006F2D47" w:rsidP="006F2D47">
      <w:pPr>
        <w:widowControl w:val="0"/>
        <w:tabs>
          <w:tab w:val="left" w:pos="1080"/>
        </w:tabs>
        <w:rPr>
          <w:color w:val="000000"/>
        </w:rPr>
      </w:pPr>
      <w:r>
        <w:rPr>
          <w:b/>
          <w:bCs/>
        </w:rPr>
        <w:t>2.2</w:t>
      </w:r>
      <w:r>
        <w:rPr>
          <w:b/>
          <w:bCs/>
        </w:rPr>
        <w:tab/>
      </w:r>
      <w:r>
        <w:t xml:space="preserve">The objective of this program is to provide a </w:t>
      </w:r>
      <w:r>
        <w:rPr>
          <w:color w:val="000000"/>
        </w:rPr>
        <w:t>configurable solution for a</w:t>
      </w:r>
      <w:r>
        <w:t xml:space="preserve">n </w:t>
      </w:r>
      <w:r>
        <w:rPr>
          <w:color w:val="000000"/>
        </w:rPr>
        <w:t xml:space="preserve">efficient and cost-effective means of providing </w:t>
      </w:r>
      <w:proofErr w:type="gramStart"/>
      <w:r>
        <w:rPr>
          <w:color w:val="000000"/>
        </w:rPr>
        <w:t>a high</w:t>
      </w:r>
      <w:proofErr w:type="gramEnd"/>
      <w:r>
        <w:rPr>
          <w:color w:val="000000"/>
        </w:rPr>
        <w:t xml:space="preserve">-quality user experience </w:t>
      </w:r>
      <w:proofErr w:type="gramStart"/>
      <w:r>
        <w:rPr>
          <w:color w:val="000000"/>
        </w:rPr>
        <w:t>to</w:t>
      </w:r>
      <w:proofErr w:type="gramEnd"/>
      <w:r>
        <w:rPr>
          <w:color w:val="000000"/>
        </w:rPr>
        <w:t xml:space="preserve"> its</w:t>
      </w:r>
      <w:r>
        <w:t xml:space="preserve"> </w:t>
      </w:r>
      <w:r>
        <w:rPr>
          <w:color w:val="000000"/>
        </w:rPr>
        <w:t xml:space="preserve">visitors. The new ticketing admission and event management system will integrate onsite and online sales, individual and group reservations, resource management, and reporting into a single user friendly and customizable system. The goals of deploying a single, integrated ticketing system are to ensure consistency and automation of the reporting of attendance and sales data; simplifying financial processing; simplifying operations and maintenance of the system; and making visiting a NARA site requiring ticketing as convenient as possible for the </w:t>
      </w:r>
      <w:proofErr w:type="gramStart"/>
      <w:r>
        <w:rPr>
          <w:color w:val="000000"/>
        </w:rPr>
        <w:t>general public</w:t>
      </w:r>
      <w:proofErr w:type="gramEnd"/>
      <w:r>
        <w:rPr>
          <w:color w:val="000000"/>
        </w:rPr>
        <w:t>. </w:t>
      </w:r>
    </w:p>
    <w:p w14:paraId="173B6EEC" w14:textId="77777777" w:rsidR="006F2D47" w:rsidRDefault="006F2D47" w:rsidP="006F2D47">
      <w:pPr>
        <w:widowControl w:val="0"/>
        <w:tabs>
          <w:tab w:val="left" w:pos="1080"/>
        </w:tabs>
        <w:rPr>
          <w:b/>
          <w:bCs/>
          <w:color w:val="000000"/>
        </w:rPr>
      </w:pPr>
    </w:p>
    <w:p w14:paraId="5E1B1D03" w14:textId="77777777" w:rsidR="006F2D47" w:rsidRDefault="006F2D47" w:rsidP="006F2D47">
      <w:pPr>
        <w:widowControl w:val="0"/>
        <w:tabs>
          <w:tab w:val="left" w:pos="1080"/>
        </w:tabs>
        <w:rPr>
          <w:color w:val="000000"/>
        </w:rPr>
      </w:pPr>
      <w:r>
        <w:rPr>
          <w:b/>
          <w:bCs/>
          <w:color w:val="000000"/>
        </w:rPr>
        <w:t>2.3</w:t>
      </w:r>
      <w:r>
        <w:rPr>
          <w:b/>
          <w:bCs/>
          <w:color w:val="000000"/>
        </w:rPr>
        <w:tab/>
      </w:r>
      <w:r>
        <w:rPr>
          <w:color w:val="000000"/>
        </w:rPr>
        <w:t>The ticketing system will allow NARA staff to better manage visitor flow, promote deeper exploration of onsite and online resources, and expand the visitor experience beyond the specific ticketed day by sending via email curated pre-visit and post-visit information such as satisfaction surveys, accessibility information, and other relevant data that allow guests to build an itinerary and customize their experience. </w:t>
      </w:r>
      <w:r>
        <w:t xml:space="preserve">Additionally, the </w:t>
      </w:r>
      <w:r>
        <w:rPr>
          <w:color w:val="000000"/>
        </w:rPr>
        <w:t>ticketing system will assist with managing visitor flow through advanced ticket sales and timed ticketing reservations.</w:t>
      </w:r>
    </w:p>
    <w:p w14:paraId="5134EEA8" w14:textId="77777777" w:rsidR="006F2D47" w:rsidRDefault="006F2D47" w:rsidP="006F2D47">
      <w:pPr>
        <w:widowControl w:val="0"/>
        <w:tabs>
          <w:tab w:val="left" w:pos="1080"/>
        </w:tabs>
        <w:rPr>
          <w:b/>
          <w:bCs/>
          <w:color w:val="000000"/>
        </w:rPr>
      </w:pPr>
    </w:p>
    <w:p w14:paraId="76B47274" w14:textId="77777777" w:rsidR="006F2D47" w:rsidRDefault="006F2D47" w:rsidP="006F2D47">
      <w:pPr>
        <w:widowControl w:val="0"/>
        <w:tabs>
          <w:tab w:val="left" w:pos="1080"/>
        </w:tabs>
      </w:pPr>
      <w:r>
        <w:rPr>
          <w:b/>
          <w:bCs/>
          <w:color w:val="000000"/>
        </w:rPr>
        <w:t>2.4</w:t>
      </w:r>
      <w:r>
        <w:rPr>
          <w:b/>
          <w:bCs/>
          <w:color w:val="000000"/>
        </w:rPr>
        <w:tab/>
      </w:r>
      <w:r>
        <w:rPr>
          <w:color w:val="000000"/>
        </w:rPr>
        <w:t>NARA requires</w:t>
      </w:r>
      <w:r>
        <w:rPr>
          <w:b/>
          <w:bCs/>
          <w:color w:val="000000"/>
        </w:rPr>
        <w:t xml:space="preserve"> </w:t>
      </w:r>
      <w:r>
        <w:t>a design that is scalable for concurrent customer use and future capability, fully cloud hosted, and capable of meeting NARA’s needs with minimal modifications to its websites. NARA also requires minimal changes to its business processes and employee workflows.</w:t>
      </w:r>
    </w:p>
    <w:p w14:paraId="0397BAAA" w14:textId="77777777" w:rsidR="006F2D47" w:rsidRDefault="006F2D47" w:rsidP="006F2D47">
      <w:pPr>
        <w:widowControl w:val="0"/>
        <w:tabs>
          <w:tab w:val="left" w:pos="1080"/>
        </w:tabs>
      </w:pPr>
    </w:p>
    <w:p w14:paraId="6EE0BC3C" w14:textId="77777777" w:rsidR="006F2D47" w:rsidRDefault="006F2D47" w:rsidP="006F2D47">
      <w:pPr>
        <w:widowControl w:val="0"/>
        <w:tabs>
          <w:tab w:val="left" w:pos="1080"/>
        </w:tabs>
        <w:rPr>
          <w:color w:val="000000"/>
        </w:rPr>
      </w:pPr>
      <w:r>
        <w:rPr>
          <w:b/>
          <w:bCs/>
        </w:rPr>
        <w:t>2.5</w:t>
      </w:r>
      <w:r>
        <w:tab/>
      </w:r>
      <w:r>
        <w:rPr>
          <w:color w:val="000000"/>
        </w:rPr>
        <w:t>NARA requires the ticketing system to collect information which may be used for reporting and planning future programming. This data includes not only visitor counts and demographic information, but also options to provide program feedback and audience evaluations that will allow NARA to better track customer satisfaction and adjust as needed. </w:t>
      </w:r>
    </w:p>
    <w:p w14:paraId="3EA237A4" w14:textId="77777777" w:rsidR="006F2D47" w:rsidRDefault="006F2D47" w:rsidP="006F2D47">
      <w:pPr>
        <w:widowControl w:val="0"/>
        <w:tabs>
          <w:tab w:val="left" w:pos="1080"/>
        </w:tabs>
        <w:rPr>
          <w:b/>
          <w:bCs/>
          <w:color w:val="000000"/>
        </w:rPr>
      </w:pPr>
    </w:p>
    <w:p w14:paraId="703D7381" w14:textId="77777777" w:rsidR="006F2D47" w:rsidRDefault="006F2D47" w:rsidP="006F2D47">
      <w:pPr>
        <w:widowControl w:val="0"/>
        <w:tabs>
          <w:tab w:val="left" w:pos="1080"/>
        </w:tabs>
        <w:rPr>
          <w:color w:val="000000"/>
        </w:rPr>
      </w:pPr>
      <w:r>
        <w:rPr>
          <w:b/>
          <w:bCs/>
          <w:color w:val="000000"/>
        </w:rPr>
        <w:t>2.</w:t>
      </w:r>
      <w:r>
        <w:rPr>
          <w:b/>
          <w:bCs/>
        </w:rPr>
        <w:t>6</w:t>
      </w:r>
      <w:r>
        <w:rPr>
          <w:b/>
          <w:bCs/>
          <w:color w:val="000000"/>
        </w:rPr>
        <w:tab/>
      </w:r>
      <w:r>
        <w:rPr>
          <w:color w:val="000000"/>
        </w:rPr>
        <w:t>To further enhance the visitor experience, the ticketing system shall provide onsite capabilities such as a kiosk or similar self-service stations to reserve, print, and pay for tickets, and to donate to NARA programming.  In addition, a we</w:t>
      </w:r>
      <w:r>
        <w:t>b</w:t>
      </w:r>
      <w:r>
        <w:rPr>
          <w:color w:val="000000"/>
        </w:rPr>
        <w:t xml:space="preserve"> application that can be viewed from a desktop computer, laptop, </w:t>
      </w:r>
      <w:r>
        <w:t>and mobile device (i.e., smartphones and tablets, at a minimum, both Android and iOS based)</w:t>
      </w:r>
      <w:r>
        <w:rPr>
          <w:color w:val="000000"/>
        </w:rPr>
        <w:t xml:space="preserve"> is required for each NARA site that will provide the same ticketing capabilities as its kiosk functionality.</w:t>
      </w:r>
    </w:p>
    <w:p w14:paraId="00850F68" w14:textId="77777777" w:rsidR="006F2D47" w:rsidRDefault="006F2D47" w:rsidP="006F2D47">
      <w:pPr>
        <w:widowControl w:val="0"/>
        <w:tabs>
          <w:tab w:val="left" w:pos="1080"/>
        </w:tabs>
        <w:rPr>
          <w:color w:val="000000"/>
        </w:rPr>
      </w:pPr>
    </w:p>
    <w:p w14:paraId="0BACBFDB" w14:textId="77777777" w:rsidR="006F2D47" w:rsidRDefault="006F2D47" w:rsidP="006F2D47">
      <w:pPr>
        <w:widowControl w:val="0"/>
        <w:tabs>
          <w:tab w:val="left" w:pos="1080"/>
        </w:tabs>
      </w:pPr>
      <w:r>
        <w:rPr>
          <w:b/>
          <w:bCs/>
          <w:color w:val="000000"/>
        </w:rPr>
        <w:t>2.</w:t>
      </w:r>
      <w:r>
        <w:rPr>
          <w:b/>
          <w:bCs/>
        </w:rPr>
        <w:t>7</w:t>
      </w:r>
      <w:r>
        <w:rPr>
          <w:color w:val="000000"/>
        </w:rPr>
        <w:tab/>
        <w:t xml:space="preserve"> The Contractor shall be responsible for the full project lifecycle, which includes, but is not limited to: providing and configuring the system; deployment; training of NARA internal </w:t>
      </w:r>
      <w:r>
        <w:rPr>
          <w:color w:val="000000"/>
        </w:rPr>
        <w:lastRenderedPageBreak/>
        <w:t xml:space="preserve">users on the operations of the system; operations and maintenance of the system; and periodic enhancements to the system for </w:t>
      </w:r>
      <w:r>
        <w:t>each site.</w:t>
      </w:r>
    </w:p>
    <w:p w14:paraId="7D48FB70" w14:textId="77777777" w:rsidR="006F2D47" w:rsidRDefault="006F2D47" w:rsidP="006F2D47">
      <w:pPr>
        <w:widowControl w:val="0"/>
        <w:tabs>
          <w:tab w:val="left" w:pos="1080"/>
        </w:tabs>
      </w:pPr>
    </w:p>
    <w:p w14:paraId="73E2FCF2" w14:textId="77777777" w:rsidR="006F2D47" w:rsidRDefault="006F2D47" w:rsidP="006F2D47">
      <w:pPr>
        <w:widowControl w:val="0"/>
        <w:tabs>
          <w:tab w:val="left" w:pos="1080"/>
        </w:tabs>
        <w:rPr>
          <w:color w:val="000000"/>
        </w:rPr>
      </w:pPr>
      <w:r>
        <w:rPr>
          <w:b/>
          <w:bCs/>
          <w:color w:val="000000"/>
        </w:rPr>
        <w:t>2.</w:t>
      </w:r>
      <w:r>
        <w:rPr>
          <w:b/>
          <w:bCs/>
        </w:rPr>
        <w:t>8</w:t>
      </w:r>
      <w:r>
        <w:rPr>
          <w:b/>
          <w:bCs/>
          <w:color w:val="000000"/>
        </w:rPr>
        <w:tab/>
      </w:r>
      <w:r>
        <w:rPr>
          <w:color w:val="000000"/>
        </w:rPr>
        <w:t>Data from the existing instances of the ticketing systems must be migrated to the new ticketing system prior to the production roll out</w:t>
      </w:r>
      <w:r>
        <w:t xml:space="preserve">. The presidential libraries require two (2) years of ticketing data to be migrated for each site. </w:t>
      </w:r>
    </w:p>
    <w:p w14:paraId="660EBEE2" w14:textId="77777777" w:rsidR="006F2D47" w:rsidRDefault="006F2D47" w:rsidP="006F2D47">
      <w:pPr>
        <w:widowControl w:val="0"/>
        <w:tabs>
          <w:tab w:val="left" w:pos="1080"/>
        </w:tabs>
        <w:rPr>
          <w:color w:val="000000"/>
        </w:rPr>
      </w:pPr>
    </w:p>
    <w:p w14:paraId="5EBDBE63" w14:textId="77777777" w:rsidR="006F2D47" w:rsidRDefault="006F2D47" w:rsidP="006F2D47">
      <w:pPr>
        <w:tabs>
          <w:tab w:val="left" w:pos="1080"/>
        </w:tabs>
      </w:pPr>
      <w:r>
        <w:rPr>
          <w:b/>
          <w:bCs/>
          <w:color w:val="000000"/>
        </w:rPr>
        <w:t>2.</w:t>
      </w:r>
      <w:r>
        <w:rPr>
          <w:b/>
          <w:bCs/>
        </w:rPr>
        <w:t>9</w:t>
      </w:r>
      <w:r>
        <w:rPr>
          <w:b/>
          <w:bCs/>
        </w:rPr>
        <w:tab/>
      </w:r>
      <w:r>
        <w:t xml:space="preserve">Approximately 70 internal users across the presidential libraries will be using the ticketing system (eight per site plus six from HQ). </w:t>
      </w:r>
      <w:r>
        <w:rPr>
          <w:color w:val="000000"/>
        </w:rPr>
        <w:t>The site-specific onsite hardware requirements are</w:t>
      </w:r>
      <w:r>
        <w:t xml:space="preserve"> defined in PWS paragraph 6.4, Onsite Hardware and 6.4.1.</w:t>
      </w:r>
    </w:p>
    <w:p w14:paraId="303DD773" w14:textId="77777777" w:rsidR="006F2D47" w:rsidRDefault="006F2D47" w:rsidP="006F2D47"/>
    <w:p w14:paraId="4F7F1771" w14:textId="77777777" w:rsidR="006F2D47" w:rsidRDefault="006F2D47" w:rsidP="006F2D47">
      <w:pPr>
        <w:tabs>
          <w:tab w:val="left" w:pos="1080"/>
        </w:tabs>
        <w:rPr>
          <w:color w:val="000000"/>
        </w:rPr>
      </w:pPr>
      <w:r>
        <w:rPr>
          <w:b/>
          <w:bCs/>
          <w:color w:val="000000"/>
        </w:rPr>
        <w:t>2.</w:t>
      </w:r>
      <w:r>
        <w:rPr>
          <w:b/>
          <w:bCs/>
        </w:rPr>
        <w:t>10</w:t>
      </w:r>
      <w:r>
        <w:rPr>
          <w:b/>
          <w:bCs/>
          <w:color w:val="000000"/>
        </w:rPr>
        <w:tab/>
      </w:r>
      <w:r>
        <w:rPr>
          <w:color w:val="000000"/>
        </w:rPr>
        <w:t>Each presidential library will have admission fees based on the needs of the specific location.</w:t>
      </w:r>
    </w:p>
    <w:p w14:paraId="59B31A86" w14:textId="77777777" w:rsidR="006F2D47" w:rsidRDefault="006F2D47" w:rsidP="006F2D47">
      <w:pPr>
        <w:widowControl w:val="0"/>
        <w:tabs>
          <w:tab w:val="left" w:pos="1080"/>
        </w:tabs>
        <w:rPr>
          <w:color w:val="000000"/>
        </w:rPr>
      </w:pPr>
    </w:p>
    <w:p w14:paraId="470D63AA" w14:textId="77777777" w:rsidR="006F2D47" w:rsidRDefault="006F2D47" w:rsidP="006F2D47">
      <w:pPr>
        <w:widowControl w:val="0"/>
        <w:tabs>
          <w:tab w:val="left" w:pos="1080"/>
        </w:tabs>
        <w:rPr>
          <w:color w:val="000000"/>
        </w:rPr>
      </w:pPr>
      <w:r>
        <w:rPr>
          <w:b/>
          <w:bCs/>
          <w:color w:val="000000"/>
        </w:rPr>
        <w:t>2.</w:t>
      </w:r>
      <w:r>
        <w:rPr>
          <w:b/>
          <w:bCs/>
        </w:rPr>
        <w:t>11</w:t>
      </w:r>
      <w:r>
        <w:rPr>
          <w:b/>
          <w:bCs/>
          <w:color w:val="000000"/>
        </w:rPr>
        <w:tab/>
        <w:t xml:space="preserve">Place of Performance.  </w:t>
      </w:r>
      <w:proofErr w:type="gramStart"/>
      <w:r>
        <w:rPr>
          <w:color w:val="000000"/>
        </w:rPr>
        <w:t>A</w:t>
      </w:r>
      <w:r>
        <w:t xml:space="preserve"> majority of</w:t>
      </w:r>
      <w:proofErr w:type="gramEnd"/>
      <w:r>
        <w:t xml:space="preserve"> the </w:t>
      </w:r>
      <w:r>
        <w:rPr>
          <w:color w:val="000000"/>
        </w:rPr>
        <w:t xml:space="preserve">services required herein shall be performed at the Contractor’s facilities. During the </w:t>
      </w:r>
      <w:r>
        <w:t>i</w:t>
      </w:r>
      <w:r>
        <w:rPr>
          <w:color w:val="000000"/>
        </w:rPr>
        <w:t>mplementation of the system</w:t>
      </w:r>
      <w:r>
        <w:t xml:space="preserve"> at each site</w:t>
      </w:r>
      <w:r>
        <w:rPr>
          <w:color w:val="000000"/>
        </w:rPr>
        <w:t xml:space="preserve"> </w:t>
      </w:r>
      <w:r>
        <w:t xml:space="preserve">and Operations and Maintenance and Help Desk phases, the Contractor may be required to be onsite at NARA facilities. </w:t>
      </w:r>
      <w:r>
        <w:rPr>
          <w:color w:val="000000"/>
        </w:rPr>
        <w:t xml:space="preserve">Meetings, briefings, and presentations shall, to the maximum extent practicable, be held via teleconference or webinar (via either </w:t>
      </w:r>
      <w:r>
        <w:t>C</w:t>
      </w:r>
      <w:r>
        <w:rPr>
          <w:color w:val="000000"/>
        </w:rPr>
        <w:t xml:space="preserve">ontractor furnished or NARA furnished telecommunications services). Travel costs will not be reimbursed under this contract. </w:t>
      </w:r>
    </w:p>
    <w:p w14:paraId="67B55A8E" w14:textId="77777777" w:rsidR="006F2D47" w:rsidRDefault="006F2D47" w:rsidP="006F2D47">
      <w:pPr>
        <w:widowControl w:val="0"/>
        <w:tabs>
          <w:tab w:val="left" w:pos="1080"/>
        </w:tabs>
        <w:rPr>
          <w:color w:val="000000"/>
        </w:rPr>
      </w:pPr>
    </w:p>
    <w:p w14:paraId="335FE5B5" w14:textId="77777777" w:rsidR="006F2D47" w:rsidRDefault="006F2D47" w:rsidP="006F2D47">
      <w:pPr>
        <w:keepNext/>
        <w:keepLines/>
        <w:widowControl w:val="0"/>
        <w:tabs>
          <w:tab w:val="left" w:pos="1080"/>
        </w:tabs>
      </w:pPr>
      <w:r>
        <w:rPr>
          <w:b/>
          <w:bCs/>
          <w:color w:val="000000"/>
        </w:rPr>
        <w:t>2.</w:t>
      </w:r>
      <w:r>
        <w:rPr>
          <w:b/>
          <w:bCs/>
        </w:rPr>
        <w:t>12</w:t>
      </w:r>
      <w:r>
        <w:rPr>
          <w:color w:val="000000"/>
        </w:rPr>
        <w:tab/>
      </w:r>
      <w:r>
        <w:rPr>
          <w:b/>
          <w:bCs/>
          <w:color w:val="000000"/>
        </w:rPr>
        <w:t xml:space="preserve">Normal Hours of Operation. </w:t>
      </w:r>
      <w:r>
        <w:rPr>
          <w:color w:val="000000"/>
        </w:rPr>
        <w:t xml:space="preserve">For the duration of this contract, normal hours of operation at </w:t>
      </w:r>
      <w:r>
        <w:t xml:space="preserve">the presidential libraries </w:t>
      </w:r>
      <w:r>
        <w:rPr>
          <w:color w:val="000000"/>
        </w:rPr>
        <w:t xml:space="preserve">are between the hours of 7:00 AM ET and </w:t>
      </w:r>
      <w:r>
        <w:t>10</w:t>
      </w:r>
      <w:r>
        <w:rPr>
          <w:color w:val="000000"/>
        </w:rPr>
        <w:t>:00 PM</w:t>
      </w:r>
      <w:r>
        <w:t xml:space="preserve"> ET,</w:t>
      </w:r>
      <w:r>
        <w:rPr>
          <w:color w:val="000000"/>
        </w:rPr>
        <w:t xml:space="preserve"> </w:t>
      </w:r>
      <w:r>
        <w:t xml:space="preserve">seven days per week, </w:t>
      </w:r>
      <w:r>
        <w:rPr>
          <w:color w:val="000000"/>
        </w:rPr>
        <w:t>52 weeks a year</w:t>
      </w:r>
      <w:r>
        <w:t xml:space="preserve"> except for Thanksgiving, Christmas, and New Year’s Day when these locations are closed. Operations and Maintenance and Help Desk support shall be available when presidential libraries are open for business.</w:t>
      </w:r>
    </w:p>
    <w:p w14:paraId="00FC2EB8" w14:textId="77777777" w:rsidR="006F2D47" w:rsidRDefault="006F2D47" w:rsidP="006F2D47">
      <w:pPr>
        <w:keepNext/>
        <w:keepLines/>
        <w:widowControl w:val="0"/>
        <w:tabs>
          <w:tab w:val="left" w:pos="1080"/>
        </w:tabs>
      </w:pPr>
    </w:p>
    <w:p w14:paraId="6598F3C7" w14:textId="77777777" w:rsidR="006F2D47" w:rsidRDefault="006F2D47" w:rsidP="006F2D47">
      <w:pPr>
        <w:widowControl w:val="0"/>
        <w:tabs>
          <w:tab w:val="left" w:pos="1080"/>
        </w:tabs>
        <w:rPr>
          <w:b/>
          <w:bCs/>
          <w:color w:val="000000"/>
        </w:rPr>
      </w:pPr>
      <w:r>
        <w:rPr>
          <w:b/>
          <w:bCs/>
          <w:color w:val="000000"/>
        </w:rPr>
        <w:t>3.0</w:t>
      </w:r>
      <w:r>
        <w:rPr>
          <w:b/>
          <w:bCs/>
          <w:color w:val="000000"/>
        </w:rPr>
        <w:tab/>
        <w:t>REQUIREMENTS</w:t>
      </w:r>
    </w:p>
    <w:p w14:paraId="37CCF635" w14:textId="77777777" w:rsidR="006F2D47" w:rsidRDefault="006F2D47" w:rsidP="006F2D47">
      <w:pPr>
        <w:widowControl w:val="0"/>
        <w:tabs>
          <w:tab w:val="left" w:pos="1080"/>
        </w:tabs>
        <w:rPr>
          <w:b/>
          <w:bCs/>
          <w:color w:val="000000"/>
        </w:rPr>
      </w:pPr>
    </w:p>
    <w:p w14:paraId="4D0E172F" w14:textId="77777777" w:rsidR="006F2D47" w:rsidRDefault="006F2D47" w:rsidP="006F2D47">
      <w:pPr>
        <w:widowControl w:val="0"/>
        <w:tabs>
          <w:tab w:val="left" w:pos="1080"/>
        </w:tabs>
        <w:rPr>
          <w:color w:val="000000"/>
        </w:rPr>
      </w:pPr>
      <w:r>
        <w:rPr>
          <w:b/>
          <w:bCs/>
        </w:rPr>
        <w:t>3.1</w:t>
      </w:r>
      <w:r>
        <w:tab/>
      </w:r>
      <w:r>
        <w:rPr>
          <w:color w:val="000000"/>
        </w:rPr>
        <w:t>The Contractor shall ensure that the ticketing system meets the requirements described herein.</w:t>
      </w:r>
      <w:r>
        <w:t xml:space="preserve"> </w:t>
      </w:r>
      <w:r>
        <w:rPr>
          <w:color w:val="000000"/>
          <w:highlight w:val="white"/>
        </w:rPr>
        <w:t>NARA has identified and established baseline requirements. These requirements are defined in PWS Ap</w:t>
      </w:r>
      <w:r>
        <w:rPr>
          <w:color w:val="000000"/>
        </w:rPr>
        <w:t xml:space="preserve">pendix </w:t>
      </w:r>
      <w:r>
        <w:t>3</w:t>
      </w:r>
      <w:r>
        <w:rPr>
          <w:color w:val="000000"/>
        </w:rPr>
        <w:t>, Ticketing System R</w:t>
      </w:r>
      <w:r>
        <w:t>V</w:t>
      </w:r>
      <w:r>
        <w:rPr>
          <w:color w:val="000000"/>
        </w:rPr>
        <w:t xml:space="preserve">TM. </w:t>
      </w:r>
    </w:p>
    <w:p w14:paraId="309C4E4D" w14:textId="77777777" w:rsidR="006F2D47" w:rsidRDefault="006F2D47" w:rsidP="006F2D47">
      <w:pPr>
        <w:widowControl w:val="0"/>
        <w:tabs>
          <w:tab w:val="left" w:pos="1080"/>
        </w:tabs>
        <w:rPr>
          <w:color w:val="000000"/>
        </w:rPr>
      </w:pPr>
    </w:p>
    <w:p w14:paraId="7774ACD9" w14:textId="77777777" w:rsidR="006F2D47" w:rsidRDefault="006F2D47" w:rsidP="006F2D47">
      <w:pPr>
        <w:widowControl w:val="0"/>
        <w:tabs>
          <w:tab w:val="left" w:pos="1080"/>
        </w:tabs>
        <w:rPr>
          <w:color w:val="000000"/>
        </w:rPr>
      </w:pPr>
      <w:r>
        <w:rPr>
          <w:b/>
          <w:bCs/>
          <w:color w:val="000000"/>
        </w:rPr>
        <w:t>3.1.1</w:t>
      </w:r>
      <w:r>
        <w:rPr>
          <w:color w:val="000000"/>
        </w:rPr>
        <w:tab/>
        <w:t xml:space="preserve">The solution shall provide, at a minimum, the capabilities in PWS Appendix </w:t>
      </w:r>
      <w:r>
        <w:t>3</w:t>
      </w:r>
      <w:r>
        <w:rPr>
          <w:color w:val="000000"/>
        </w:rPr>
        <w:t>, R</w:t>
      </w:r>
      <w:r>
        <w:t>V</w:t>
      </w:r>
      <w:r>
        <w:rPr>
          <w:color w:val="000000"/>
        </w:rPr>
        <w:t xml:space="preserve">TM listed with requirement priority “MUST”. </w:t>
      </w:r>
    </w:p>
    <w:p w14:paraId="5217E89B" w14:textId="77777777" w:rsidR="006F2D47" w:rsidRDefault="006F2D47" w:rsidP="006F2D47">
      <w:pPr>
        <w:widowControl w:val="0"/>
        <w:tabs>
          <w:tab w:val="left" w:pos="1080"/>
        </w:tabs>
        <w:rPr>
          <w:color w:val="000000"/>
        </w:rPr>
      </w:pPr>
    </w:p>
    <w:p w14:paraId="7A43722C" w14:textId="77777777" w:rsidR="006F2D47" w:rsidRDefault="006F2D47" w:rsidP="006F2D47">
      <w:pPr>
        <w:widowControl w:val="0"/>
        <w:tabs>
          <w:tab w:val="left" w:pos="1080"/>
        </w:tabs>
        <w:rPr>
          <w:color w:val="000000"/>
        </w:rPr>
      </w:pPr>
      <w:r>
        <w:rPr>
          <w:b/>
          <w:bCs/>
          <w:color w:val="000000"/>
        </w:rPr>
        <w:t>3.1.2</w:t>
      </w:r>
      <w:r>
        <w:rPr>
          <w:color w:val="000000"/>
        </w:rPr>
        <w:tab/>
        <w:t>The solution may provide capabilities listed in PWS Appendix</w:t>
      </w:r>
      <w:r>
        <w:t xml:space="preserve"> 3</w:t>
      </w:r>
      <w:r>
        <w:rPr>
          <w:color w:val="000000"/>
        </w:rPr>
        <w:t>, R</w:t>
      </w:r>
      <w:r>
        <w:t>V</w:t>
      </w:r>
      <w:r>
        <w:rPr>
          <w:color w:val="000000"/>
        </w:rPr>
        <w:t xml:space="preserve">TM listed with requirement priority “SHOULD”. </w:t>
      </w:r>
    </w:p>
    <w:p w14:paraId="08800975" w14:textId="77777777" w:rsidR="006F2D47" w:rsidRDefault="006F2D47" w:rsidP="006F2D47">
      <w:pPr>
        <w:widowControl w:val="0"/>
        <w:tabs>
          <w:tab w:val="left" w:pos="1080"/>
        </w:tabs>
      </w:pPr>
    </w:p>
    <w:p w14:paraId="32F79091" w14:textId="77777777" w:rsidR="006F2D47" w:rsidRDefault="006F2D47" w:rsidP="006F2D47">
      <w:pPr>
        <w:tabs>
          <w:tab w:val="left" w:pos="1080"/>
        </w:tabs>
      </w:pPr>
      <w:r>
        <w:rPr>
          <w:b/>
          <w:bCs/>
        </w:rPr>
        <w:t>3.1.3</w:t>
      </w:r>
      <w:r>
        <w:rPr>
          <w:b/>
          <w:bCs/>
        </w:rPr>
        <w:tab/>
      </w:r>
      <w:r>
        <w:t>As a part of verifying the ticketing requirements, the Contractor shall develop a System Design Document (SDD) describing the system architecture.  At a minimum, the SDD shall address the following:</w:t>
      </w:r>
    </w:p>
    <w:p w14:paraId="5E71D3F4" w14:textId="77777777" w:rsidR="006F2D47" w:rsidRDefault="006F2D47" w:rsidP="006F2D47">
      <w:pPr>
        <w:tabs>
          <w:tab w:val="left" w:pos="1080"/>
        </w:tabs>
      </w:pPr>
    </w:p>
    <w:p w14:paraId="4FDD2A35" w14:textId="77777777" w:rsidR="006F2D47" w:rsidRDefault="006F2D47" w:rsidP="006F2D47">
      <w:pPr>
        <w:tabs>
          <w:tab w:val="left" w:pos="1080"/>
        </w:tabs>
      </w:pPr>
      <w:r>
        <w:rPr>
          <w:b/>
          <w:bCs/>
        </w:rPr>
        <w:t>3.1.3.1</w:t>
      </w:r>
      <w:r>
        <w:rPr>
          <w:b/>
          <w:bCs/>
        </w:rPr>
        <w:tab/>
      </w:r>
      <w:r>
        <w:t>Structure and relationships between components of the system.</w:t>
      </w:r>
    </w:p>
    <w:p w14:paraId="72A902AD" w14:textId="77777777" w:rsidR="006F2D47" w:rsidRDefault="006F2D47" w:rsidP="006F2D47">
      <w:pPr>
        <w:tabs>
          <w:tab w:val="left" w:pos="1080"/>
        </w:tabs>
      </w:pPr>
    </w:p>
    <w:p w14:paraId="58D8955E" w14:textId="77777777" w:rsidR="006F2D47" w:rsidRDefault="006F2D47" w:rsidP="006F2D47">
      <w:pPr>
        <w:tabs>
          <w:tab w:val="left" w:pos="1080"/>
        </w:tabs>
      </w:pPr>
      <w:r>
        <w:rPr>
          <w:b/>
          <w:bCs/>
        </w:rPr>
        <w:t>3.1.3.2</w:t>
      </w:r>
      <w:r>
        <w:rPr>
          <w:b/>
          <w:bCs/>
        </w:rPr>
        <w:tab/>
      </w:r>
      <w:r>
        <w:t>System design constraints.</w:t>
      </w:r>
    </w:p>
    <w:p w14:paraId="07E70DFE" w14:textId="77777777" w:rsidR="006F2D47" w:rsidRDefault="006F2D47" w:rsidP="006F2D47">
      <w:pPr>
        <w:tabs>
          <w:tab w:val="left" w:pos="1080"/>
        </w:tabs>
      </w:pPr>
    </w:p>
    <w:p w14:paraId="461090C1" w14:textId="77777777" w:rsidR="006F2D47" w:rsidRDefault="006F2D47" w:rsidP="006F2D47">
      <w:pPr>
        <w:tabs>
          <w:tab w:val="left" w:pos="1080"/>
        </w:tabs>
      </w:pPr>
      <w:r>
        <w:rPr>
          <w:b/>
          <w:bCs/>
        </w:rPr>
        <w:t>3.1.3.3</w:t>
      </w:r>
      <w:r>
        <w:rPr>
          <w:b/>
          <w:bCs/>
        </w:rPr>
        <w:tab/>
      </w:r>
      <w:r>
        <w:t>System human interfaces (input and output).</w:t>
      </w:r>
    </w:p>
    <w:p w14:paraId="048E20E5" w14:textId="77777777" w:rsidR="006F2D47" w:rsidRDefault="006F2D47" w:rsidP="006F2D47">
      <w:pPr>
        <w:tabs>
          <w:tab w:val="left" w:pos="1080"/>
        </w:tabs>
      </w:pPr>
    </w:p>
    <w:p w14:paraId="5B90B06E" w14:textId="77777777" w:rsidR="006F2D47" w:rsidRDefault="006F2D47" w:rsidP="006F2D47">
      <w:pPr>
        <w:tabs>
          <w:tab w:val="left" w:pos="1080"/>
        </w:tabs>
      </w:pPr>
      <w:r>
        <w:rPr>
          <w:b/>
          <w:bCs/>
        </w:rPr>
        <w:t>3.1.3.4</w:t>
      </w:r>
      <w:r>
        <w:rPr>
          <w:b/>
          <w:bCs/>
        </w:rPr>
        <w:tab/>
      </w:r>
      <w:r>
        <w:t>Interfaces with internal and external systems.</w:t>
      </w:r>
    </w:p>
    <w:p w14:paraId="58CD517D" w14:textId="77777777" w:rsidR="006F2D47" w:rsidRDefault="006F2D47" w:rsidP="006F2D47">
      <w:pPr>
        <w:tabs>
          <w:tab w:val="left" w:pos="1080"/>
        </w:tabs>
      </w:pPr>
    </w:p>
    <w:p w14:paraId="57BC06F8" w14:textId="77777777" w:rsidR="006F2D47" w:rsidRDefault="006F2D47" w:rsidP="006F2D47">
      <w:pPr>
        <w:tabs>
          <w:tab w:val="left" w:pos="1080"/>
        </w:tabs>
      </w:pPr>
      <w:r>
        <w:rPr>
          <w:b/>
          <w:bCs/>
        </w:rPr>
        <w:t>3.1.3.5</w:t>
      </w:r>
      <w:r>
        <w:rPr>
          <w:b/>
          <w:bCs/>
        </w:rPr>
        <w:tab/>
      </w:r>
      <w:r>
        <w:t>Functional requirements that the COTS product and other system components meet.</w:t>
      </w:r>
    </w:p>
    <w:p w14:paraId="63643AC6" w14:textId="77777777" w:rsidR="006F2D47" w:rsidRDefault="006F2D47" w:rsidP="006F2D47">
      <w:pPr>
        <w:tabs>
          <w:tab w:val="left" w:pos="1080"/>
        </w:tabs>
      </w:pPr>
    </w:p>
    <w:p w14:paraId="172FA03D" w14:textId="77777777" w:rsidR="006F2D47" w:rsidRDefault="006F2D47" w:rsidP="006F2D47">
      <w:pPr>
        <w:tabs>
          <w:tab w:val="left" w:pos="1080"/>
        </w:tabs>
      </w:pPr>
      <w:r>
        <w:rPr>
          <w:b/>
          <w:bCs/>
        </w:rPr>
        <w:t xml:space="preserve">3.1.3.6 </w:t>
      </w:r>
      <w:r>
        <w:tab/>
        <w:t xml:space="preserve">Data design including data elements. </w:t>
      </w:r>
    </w:p>
    <w:p w14:paraId="192303A1" w14:textId="77777777" w:rsidR="006F2D47" w:rsidRDefault="006F2D47" w:rsidP="006F2D47">
      <w:pPr>
        <w:tabs>
          <w:tab w:val="left" w:pos="1080"/>
        </w:tabs>
      </w:pPr>
    </w:p>
    <w:p w14:paraId="6F4EE531" w14:textId="77777777" w:rsidR="006F2D47" w:rsidRDefault="006F2D47" w:rsidP="006F2D47">
      <w:pPr>
        <w:tabs>
          <w:tab w:val="left" w:pos="1080"/>
        </w:tabs>
      </w:pPr>
      <w:r>
        <w:rPr>
          <w:b/>
          <w:bCs/>
        </w:rPr>
        <w:t>3.1.3.7</w:t>
      </w:r>
      <w:r>
        <w:rPr>
          <w:b/>
          <w:bCs/>
        </w:rPr>
        <w:tab/>
      </w:r>
      <w:r>
        <w:t>The level of network support required.</w:t>
      </w:r>
    </w:p>
    <w:p w14:paraId="40BB815C" w14:textId="77777777" w:rsidR="006F2D47" w:rsidRDefault="006F2D47" w:rsidP="006F2D47">
      <w:pPr>
        <w:tabs>
          <w:tab w:val="left" w:pos="1080"/>
        </w:tabs>
      </w:pPr>
    </w:p>
    <w:p w14:paraId="745E8A4C" w14:textId="77777777" w:rsidR="006F2D47" w:rsidRDefault="006F2D47" w:rsidP="006F2D47">
      <w:pPr>
        <w:tabs>
          <w:tab w:val="left" w:pos="1080"/>
        </w:tabs>
      </w:pPr>
      <w:r>
        <w:rPr>
          <w:b/>
          <w:bCs/>
        </w:rPr>
        <w:t>3.1.3.8</w:t>
      </w:r>
      <w:r>
        <w:tab/>
        <w:t xml:space="preserve">Assumptions, constraints, and risks associated with </w:t>
      </w:r>
      <w:proofErr w:type="gramStart"/>
      <w:r>
        <w:t>the design</w:t>
      </w:r>
      <w:proofErr w:type="gramEnd"/>
      <w:r>
        <w:t xml:space="preserve"> and implementation.</w:t>
      </w:r>
    </w:p>
    <w:p w14:paraId="69EC8AAE" w14:textId="77777777" w:rsidR="006F2D47" w:rsidRDefault="006F2D47" w:rsidP="006F2D47">
      <w:pPr>
        <w:tabs>
          <w:tab w:val="left" w:pos="1080"/>
        </w:tabs>
      </w:pPr>
    </w:p>
    <w:p w14:paraId="329125D4" w14:textId="77777777" w:rsidR="006F2D47" w:rsidRDefault="006F2D47" w:rsidP="006F2D47">
      <w:pPr>
        <w:tabs>
          <w:tab w:val="left" w:pos="1080"/>
        </w:tabs>
      </w:pPr>
      <w:r>
        <w:rPr>
          <w:b/>
          <w:bCs/>
        </w:rPr>
        <w:t>3.1.3.9</w:t>
      </w:r>
      <w:r>
        <w:rPr>
          <w:b/>
          <w:bCs/>
        </w:rPr>
        <w:tab/>
      </w:r>
      <w:r>
        <w:t xml:space="preserve">The Contractor shall facilitate peer review sessions with NARA to understand, refine and decompose the requirements, as needed, to ensure they are clear and testable.  After which the Contractor shall deliver an updated RVTM. The Contractor shall update the SDD </w:t>
      </w:r>
      <w:proofErr w:type="gramStart"/>
      <w:r>
        <w:t>and  RVTM</w:t>
      </w:r>
      <w:proofErr w:type="gramEnd"/>
      <w:r>
        <w:t xml:space="preserve"> with each implementation of a ticketing site, as required.</w:t>
      </w:r>
    </w:p>
    <w:p w14:paraId="05651015" w14:textId="77777777" w:rsidR="006F2D47" w:rsidRDefault="006F2D47" w:rsidP="006F2D47">
      <w:pPr>
        <w:tabs>
          <w:tab w:val="left" w:pos="1080"/>
        </w:tabs>
      </w:pPr>
    </w:p>
    <w:p w14:paraId="1126B5D8" w14:textId="77777777" w:rsidR="006F2D47" w:rsidRDefault="006F2D47" w:rsidP="006F2D47">
      <w:pPr>
        <w:tabs>
          <w:tab w:val="left" w:pos="1080"/>
        </w:tabs>
      </w:pPr>
      <w:r>
        <w:rPr>
          <w:b/>
          <w:bCs/>
        </w:rPr>
        <w:t>3.1.3.10</w:t>
      </w:r>
      <w:r>
        <w:tab/>
        <w:t xml:space="preserve">The Contractor shall maintain an Interface Control Document (ICD) that identifies all interfaces in the system, providing a general characterization of each interface in terms of communicating elements, information communicated, information assurance considerations, usage characteristics, and communication formats and protocols. This information must be included as a section within the SDD. </w:t>
      </w:r>
    </w:p>
    <w:p w14:paraId="151AEC7F" w14:textId="77777777" w:rsidR="006F2D47" w:rsidRDefault="006F2D47" w:rsidP="006F2D47">
      <w:pPr>
        <w:tabs>
          <w:tab w:val="left" w:pos="1080"/>
        </w:tabs>
      </w:pPr>
    </w:p>
    <w:p w14:paraId="44EF937C" w14:textId="77777777" w:rsidR="006F2D47" w:rsidRDefault="006F2D47" w:rsidP="006F2D47">
      <w:pPr>
        <w:tabs>
          <w:tab w:val="left" w:pos="1080"/>
        </w:tabs>
      </w:pPr>
      <w:r>
        <w:rPr>
          <w:b/>
          <w:bCs/>
        </w:rPr>
        <w:t>3.1.3.11</w:t>
      </w:r>
      <w:r>
        <w:tab/>
        <w:t>The Contractor shall provide and update the ICDs that specify the functional and technical characteristics of each interface to fully express the technical design of each interface.  The ICDs shall reference the functional elements and requirements allocated to each interface design. Each interface must be documented in a unique ICD.</w:t>
      </w:r>
    </w:p>
    <w:p w14:paraId="35F9E399" w14:textId="77777777" w:rsidR="006F2D47" w:rsidRDefault="006F2D47" w:rsidP="006F2D47">
      <w:pPr>
        <w:tabs>
          <w:tab w:val="left" w:pos="1080"/>
        </w:tabs>
      </w:pPr>
    </w:p>
    <w:p w14:paraId="4E9D3F78"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ab/>
        <w:t>Sales &amp; Reservations</w:t>
      </w:r>
    </w:p>
    <w:p w14:paraId="0198C51A" w14:textId="77777777" w:rsidR="006F2D47" w:rsidRDefault="006F2D47" w:rsidP="006F2D47">
      <w:pPr>
        <w:widowControl w:val="0"/>
        <w:tabs>
          <w:tab w:val="left" w:pos="1080"/>
        </w:tabs>
        <w:rPr>
          <w:color w:val="000000"/>
        </w:rPr>
      </w:pPr>
    </w:p>
    <w:p w14:paraId="5CCE1623"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.1</w:t>
      </w:r>
      <w:r>
        <w:rPr>
          <w:b/>
          <w:bCs/>
          <w:color w:val="000000"/>
        </w:rPr>
        <w:tab/>
      </w:r>
      <w:r>
        <w:rPr>
          <w:color w:val="000000"/>
        </w:rPr>
        <w:t>NARA requires four platforms to be available for customers to purchase tickets and/or reserve free tickets: (1) an onsite box office point of sale; (2) an option for onsite kiosks at a site’s request; (3) online through the customers’ personal desktop computer</w:t>
      </w:r>
      <w:r>
        <w:t xml:space="preserve"> and/or laptop</w:t>
      </w:r>
      <w:r>
        <w:rPr>
          <w:color w:val="000000"/>
        </w:rPr>
        <w:t xml:space="preserve">; and (4) online through the customers’ mobile device. The system must be accessible on </w:t>
      </w:r>
      <w:proofErr w:type="gramStart"/>
      <w:r>
        <w:rPr>
          <w:color w:val="000000"/>
        </w:rPr>
        <w:t>all of</w:t>
      </w:r>
      <w:proofErr w:type="gramEnd"/>
      <w:r>
        <w:rPr>
          <w:color w:val="000000"/>
        </w:rPr>
        <w:t xml:space="preserve"> these four platforms</w:t>
      </w:r>
      <w:r>
        <w:t xml:space="preserve">.  </w:t>
      </w:r>
      <w:r>
        <w:rPr>
          <w:color w:val="000000"/>
        </w:rPr>
        <w:t xml:space="preserve">These platforms must be customizable depending on the </w:t>
      </w:r>
      <w:r>
        <w:t>‘</w:t>
      </w:r>
      <w:r>
        <w:rPr>
          <w:color w:val="000000"/>
        </w:rPr>
        <w:t>look and feel</w:t>
      </w:r>
      <w:r>
        <w:t>’</w:t>
      </w:r>
      <w:r>
        <w:rPr>
          <w:color w:val="000000"/>
        </w:rPr>
        <w:t xml:space="preserve"> </w:t>
      </w:r>
      <w:r>
        <w:t>and</w:t>
      </w:r>
      <w:r>
        <w:rPr>
          <w:color w:val="000000"/>
        </w:rPr>
        <w:t xml:space="preserve"> local site needs.  </w:t>
      </w:r>
    </w:p>
    <w:p w14:paraId="6934368C" w14:textId="77777777" w:rsidR="006F2D47" w:rsidRDefault="006F2D47" w:rsidP="006F2D47">
      <w:pPr>
        <w:widowControl w:val="0"/>
        <w:tabs>
          <w:tab w:val="left" w:pos="1080"/>
        </w:tabs>
        <w:rPr>
          <w:color w:val="000000"/>
        </w:rPr>
      </w:pPr>
    </w:p>
    <w:p w14:paraId="131D8B81"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.2</w:t>
      </w:r>
      <w:r>
        <w:rPr>
          <w:b/>
          <w:bCs/>
          <w:color w:val="000000"/>
        </w:rPr>
        <w:tab/>
      </w:r>
      <w:r>
        <w:rPr>
          <w:color w:val="000000"/>
        </w:rPr>
        <w:t>NARA requires at each site the ability to configure the user experience and data field constraints based on each site’s logo, colors, sale categories, ticket prices, and other fields. Furthermore, the system shall display the available museum entry times to all users during purchase. </w:t>
      </w:r>
    </w:p>
    <w:p w14:paraId="6F7D83E4" w14:textId="77777777" w:rsidR="006F2D47" w:rsidRDefault="006F2D47" w:rsidP="006F2D47">
      <w:pPr>
        <w:widowControl w:val="0"/>
        <w:tabs>
          <w:tab w:val="left" w:pos="1080"/>
        </w:tabs>
        <w:rPr>
          <w:color w:val="000000"/>
        </w:rPr>
      </w:pPr>
    </w:p>
    <w:p w14:paraId="3D39AC3A"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.3</w:t>
      </w:r>
      <w:r>
        <w:rPr>
          <w:b/>
          <w:bCs/>
          <w:color w:val="000000"/>
        </w:rPr>
        <w:tab/>
      </w:r>
      <w:r>
        <w:rPr>
          <w:color w:val="000000"/>
        </w:rPr>
        <w:t xml:space="preserve">The ticketing system shall enable transactions for the customers to purchase and/or reserve tickets depending on site needs.   Each ticket shall display the ticket category (such as “senior”, “adult”, “military”, “children”, “students”, etc.) </w:t>
      </w:r>
      <w:r>
        <w:t xml:space="preserve">along with a barcode (throughout </w:t>
      </w:r>
      <w:r>
        <w:lastRenderedPageBreak/>
        <w:t>“barcode” means either one-dimensional (1D) or two-dimensional (2D) and its associated unique sequence of numbers</w:t>
      </w:r>
      <w:r>
        <w:rPr>
          <w:color w:val="000000"/>
        </w:rPr>
        <w:t xml:space="preserve">.  Customers shall be able to include add-on items with their ticket purchase, such as entrance to specific exhibit spaces, audio tours, and brochures. The system shall have the ability to collect donations online, at the POS, and via kiosks. The system shall allow all users to purchase tickets (admissions, </w:t>
      </w:r>
      <w:proofErr w:type="gramStart"/>
      <w:r>
        <w:t>tours,</w:t>
      </w:r>
      <w:r>
        <w:rPr>
          <w:color w:val="000000"/>
        </w:rPr>
        <w:t xml:space="preserve"> and</w:t>
      </w:r>
      <w:proofErr w:type="gramEnd"/>
      <w:r>
        <w:rPr>
          <w:color w:val="000000"/>
        </w:rPr>
        <w:t xml:space="preserve"> events) for multiple visitor categories within one (1) transaction. </w:t>
      </w:r>
    </w:p>
    <w:p w14:paraId="68910436" w14:textId="77777777" w:rsidR="006F2D47" w:rsidRDefault="006F2D47" w:rsidP="006F2D47">
      <w:pPr>
        <w:widowControl w:val="0"/>
        <w:tabs>
          <w:tab w:val="left" w:pos="1080"/>
        </w:tabs>
        <w:rPr>
          <w:color w:val="000000"/>
        </w:rPr>
      </w:pPr>
    </w:p>
    <w:p w14:paraId="1E5B6EF9"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.4</w:t>
      </w:r>
      <w:r>
        <w:rPr>
          <w:b/>
          <w:bCs/>
          <w:color w:val="000000"/>
        </w:rPr>
        <w:tab/>
      </w:r>
      <w:r>
        <w:rPr>
          <w:color w:val="000000"/>
        </w:rPr>
        <w:t>The ticketing system shall allow all users to apply discounts on ticket prices from sales, and promotions.  The system shall allow the creation, management, and purchase of timed-entry tickets, and to facilitate group sales.  </w:t>
      </w:r>
    </w:p>
    <w:p w14:paraId="34BD1AC1" w14:textId="77777777" w:rsidR="006F2D47" w:rsidRDefault="006F2D47" w:rsidP="006F2D47">
      <w:pPr>
        <w:widowControl w:val="0"/>
        <w:tabs>
          <w:tab w:val="left" w:pos="1080"/>
        </w:tabs>
        <w:rPr>
          <w:color w:val="000000"/>
        </w:rPr>
      </w:pPr>
    </w:p>
    <w:p w14:paraId="55B81EDA"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.5</w:t>
      </w:r>
      <w:r>
        <w:rPr>
          <w:b/>
          <w:bCs/>
          <w:color w:val="000000"/>
        </w:rPr>
        <w:tab/>
      </w:r>
      <w:r>
        <w:rPr>
          <w:color w:val="000000"/>
        </w:rPr>
        <w:t xml:space="preserve">The ticketing system shall allow internal users to alter ticket prices and apply single dates or date ranges to changes in ticket prices. Additionally, the system shall allow internal users to look up ticket sales across all platforms after purchase and be able to print the ticket </w:t>
      </w:r>
      <w:r>
        <w:t xml:space="preserve">with a </w:t>
      </w:r>
      <w:r>
        <w:rPr>
          <w:color w:val="000000"/>
        </w:rPr>
        <w:t>barcode and</w:t>
      </w:r>
      <w:r>
        <w:t xml:space="preserve"> its associated unique sequence of numbers.  The system shall allow internal users to process refunds for purchases made.</w:t>
      </w:r>
    </w:p>
    <w:p w14:paraId="138468A4" w14:textId="77777777" w:rsidR="006F2D47" w:rsidRDefault="006F2D47" w:rsidP="006F2D47">
      <w:pPr>
        <w:widowControl w:val="0"/>
        <w:tabs>
          <w:tab w:val="left" w:pos="1080"/>
        </w:tabs>
        <w:rPr>
          <w:color w:val="000000"/>
        </w:rPr>
      </w:pPr>
    </w:p>
    <w:p w14:paraId="59AF0E14"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.6</w:t>
      </w:r>
      <w:r>
        <w:rPr>
          <w:color w:val="000000"/>
        </w:rPr>
        <w:tab/>
        <w:t xml:space="preserve">All sales platforms shall be able to accept and process VISA, MasterCard, Discover, and American Express credit cards via manual and contactless payments, as needed. All credit card readers shall be Europay, Mastercard, Visa (EMV) </w:t>
      </w:r>
      <w:r>
        <w:t>compliant</w:t>
      </w:r>
      <w:r>
        <w:rPr>
          <w:color w:val="000000"/>
        </w:rPr>
        <w:t xml:space="preserve">. Additionally, the onsite box office </w:t>
      </w:r>
      <w:r>
        <w:t>POS</w:t>
      </w:r>
      <w:r>
        <w:rPr>
          <w:color w:val="000000"/>
        </w:rPr>
        <w:t xml:space="preserve"> shall be able to accept cash and checks. The system should also be able to process zero-dollar transactions without requiring a credit card. Zero-dollar transactions should not be submitted to the back-office accounting system.</w:t>
      </w:r>
    </w:p>
    <w:p w14:paraId="2BBBFF71" w14:textId="77777777" w:rsidR="006F2D47" w:rsidRDefault="006F2D47" w:rsidP="006F2D47">
      <w:pPr>
        <w:widowControl w:val="0"/>
        <w:tabs>
          <w:tab w:val="left" w:pos="1080"/>
        </w:tabs>
      </w:pPr>
    </w:p>
    <w:p w14:paraId="66435449" w14:textId="77777777" w:rsidR="006F2D47" w:rsidRDefault="006F2D47" w:rsidP="006F2D47">
      <w:pPr>
        <w:widowControl w:val="0"/>
        <w:tabs>
          <w:tab w:val="left" w:pos="1080"/>
        </w:tabs>
      </w:pPr>
      <w:r>
        <w:rPr>
          <w:b/>
          <w:bCs/>
        </w:rPr>
        <w:t>3.2.7</w:t>
      </w:r>
      <w:r>
        <w:tab/>
        <w:t>The solution shall allow NARA to provide the subdomain name to preserve its own branding.</w:t>
      </w:r>
    </w:p>
    <w:p w14:paraId="4005643D" w14:textId="77777777" w:rsidR="006F2D47" w:rsidRDefault="006F2D47" w:rsidP="006F2D47">
      <w:pPr>
        <w:widowControl w:val="0"/>
        <w:tabs>
          <w:tab w:val="left" w:pos="1080"/>
        </w:tabs>
        <w:rPr>
          <w:color w:val="000000"/>
        </w:rPr>
      </w:pPr>
    </w:p>
    <w:p w14:paraId="29E34B55" w14:textId="77777777" w:rsidR="006F2D47" w:rsidRDefault="006F2D47" w:rsidP="006F2D47">
      <w:pPr>
        <w:widowControl w:val="0"/>
        <w:tabs>
          <w:tab w:val="left" w:pos="1080"/>
        </w:tabs>
        <w:rPr>
          <w:color w:val="000000"/>
        </w:rPr>
      </w:pPr>
      <w:bookmarkStart w:id="1" w:name="_heading=h.3cdzgzmwae47" w:colFirst="0" w:colLast="0"/>
      <w:bookmarkEnd w:id="1"/>
      <w:r>
        <w:rPr>
          <w:b/>
          <w:bCs/>
          <w:color w:val="000000"/>
        </w:rPr>
        <w:t>3.</w:t>
      </w:r>
      <w:r>
        <w:rPr>
          <w:b/>
          <w:bCs/>
        </w:rPr>
        <w:t>2</w:t>
      </w:r>
      <w:r>
        <w:rPr>
          <w:b/>
          <w:bCs/>
          <w:color w:val="000000"/>
        </w:rPr>
        <w:t>.</w:t>
      </w:r>
      <w:r>
        <w:rPr>
          <w:b/>
          <w:bCs/>
        </w:rPr>
        <w:t>8</w:t>
      </w:r>
      <w:r>
        <w:rPr>
          <w:b/>
          <w:bCs/>
          <w:color w:val="000000"/>
        </w:rPr>
        <w:tab/>
      </w:r>
      <w:r>
        <w:rPr>
          <w:color w:val="000000"/>
        </w:rPr>
        <w:t xml:space="preserve">The ticketing system shall at a minimum, send an email and, as requested or authorized by the public user, a </w:t>
      </w:r>
      <w:r>
        <w:t xml:space="preserve">Short Message Service (SMS) </w:t>
      </w:r>
      <w:r>
        <w:rPr>
          <w:color w:val="000000"/>
        </w:rPr>
        <w:t xml:space="preserve">confirmation of purchases to the customer for transactions which are initiated by the customer online through either the customer’s personal desktop computer, laptop, or mobile device </w:t>
      </w:r>
      <w:r>
        <w:t>(i.e., smartphones and tablets, at a minimum, both Android and iOS based)</w:t>
      </w:r>
      <w:r>
        <w:rPr>
          <w:color w:val="000000"/>
        </w:rPr>
        <w:t xml:space="preserve">.  </w:t>
      </w:r>
    </w:p>
    <w:p w14:paraId="0FCDC72F" w14:textId="77777777" w:rsidR="006F2D47" w:rsidRDefault="006F2D47" w:rsidP="006F2D47">
      <w:pPr>
        <w:widowControl w:val="0"/>
        <w:tabs>
          <w:tab w:val="left" w:pos="1080"/>
        </w:tabs>
        <w:rPr>
          <w:color w:val="000000"/>
        </w:rPr>
      </w:pPr>
    </w:p>
    <w:p w14:paraId="645F1E9A" w14:textId="77777777" w:rsidR="006F2D47" w:rsidRDefault="006F2D47" w:rsidP="006F2D47">
      <w:pPr>
        <w:widowControl w:val="0"/>
        <w:tabs>
          <w:tab w:val="left" w:pos="1080"/>
        </w:tabs>
        <w:rPr>
          <w:color w:val="000000"/>
        </w:rPr>
      </w:pPr>
      <w:r>
        <w:rPr>
          <w:b/>
          <w:bCs/>
          <w:color w:val="000000"/>
        </w:rPr>
        <w:t>3.2.8.1</w:t>
      </w:r>
      <w:r>
        <w:rPr>
          <w:b/>
          <w:bCs/>
          <w:color w:val="000000"/>
        </w:rPr>
        <w:tab/>
      </w:r>
      <w:r>
        <w:rPr>
          <w:color w:val="000000"/>
        </w:rPr>
        <w:t xml:space="preserve">The email and/or </w:t>
      </w:r>
      <w:r>
        <w:t xml:space="preserve">SMS </w:t>
      </w:r>
      <w:r>
        <w:rPr>
          <w:color w:val="000000"/>
        </w:rPr>
        <w:t>confirmation shall include the order/transaction number and printable ticket with a barcode and it</w:t>
      </w:r>
      <w:r>
        <w:t xml:space="preserve">s associated unique sequence </w:t>
      </w:r>
      <w:proofErr w:type="gramStart"/>
      <w:r>
        <w:t>of  numbers</w:t>
      </w:r>
      <w:proofErr w:type="gramEnd"/>
      <w:r>
        <w:rPr>
          <w:color w:val="000000"/>
        </w:rPr>
        <w:t>, and any other relevant text or graphics as determined by each site. These messages sh</w:t>
      </w:r>
      <w:r>
        <w:t>all provide notifications and information about their visit and future events.</w:t>
      </w:r>
    </w:p>
    <w:p w14:paraId="3025F38E" w14:textId="77777777" w:rsidR="006F2D47" w:rsidRDefault="006F2D47" w:rsidP="006F2D47">
      <w:pPr>
        <w:widowControl w:val="0"/>
        <w:tabs>
          <w:tab w:val="left" w:pos="1080"/>
        </w:tabs>
        <w:rPr>
          <w:color w:val="000000"/>
        </w:rPr>
      </w:pPr>
    </w:p>
    <w:p w14:paraId="3AFD60DC" w14:textId="77777777" w:rsidR="006F2D47" w:rsidRDefault="006F2D47" w:rsidP="006F2D47">
      <w:pPr>
        <w:widowControl w:val="0"/>
        <w:tabs>
          <w:tab w:val="left" w:pos="1080"/>
        </w:tabs>
        <w:rPr>
          <w:highlight w:val="white"/>
        </w:rPr>
      </w:pPr>
      <w:r>
        <w:rPr>
          <w:b/>
          <w:bCs/>
          <w:color w:val="000000"/>
        </w:rPr>
        <w:t>3.</w:t>
      </w:r>
      <w:r>
        <w:rPr>
          <w:b/>
          <w:bCs/>
        </w:rPr>
        <w:t>2</w:t>
      </w:r>
      <w:r>
        <w:rPr>
          <w:b/>
          <w:bCs/>
          <w:color w:val="000000"/>
        </w:rPr>
        <w:t>.</w:t>
      </w:r>
      <w:r>
        <w:rPr>
          <w:b/>
          <w:bCs/>
        </w:rPr>
        <w:t>8</w:t>
      </w:r>
      <w:r>
        <w:rPr>
          <w:b/>
          <w:bCs/>
          <w:color w:val="000000"/>
        </w:rPr>
        <w:t>.2</w:t>
      </w:r>
      <w:r>
        <w:rPr>
          <w:color w:val="000000"/>
        </w:rPr>
        <w:t xml:space="preserve"> </w:t>
      </w:r>
      <w:r>
        <w:rPr>
          <w:color w:val="000000"/>
        </w:rPr>
        <w:tab/>
        <w:t xml:space="preserve">The solution shall provide the capability to automatically send batch emails </w:t>
      </w:r>
      <w:r>
        <w:t xml:space="preserve">containing links and attached documents </w:t>
      </w:r>
      <w:r>
        <w:rPr>
          <w:color w:val="000000"/>
        </w:rPr>
        <w:t xml:space="preserve">to attendees based on reservation date or other criteria. </w:t>
      </w:r>
      <w:r>
        <w:rPr>
          <w:highlight w:val="white"/>
        </w:rPr>
        <w:t>This includes the ability to automatically email booking confirmation, invoices, event cancellation; and email notification to inform users about special exhibitions, events, or library programs. This also includes the ability to set up "rules" so that automated emails are sent to visitors based on certain criteria (send an email with pre-written text to every visitor one (1) week before their visit and/or an email with a survey one (1) day after their visit.).</w:t>
      </w:r>
    </w:p>
    <w:p w14:paraId="25799C55" w14:textId="77777777" w:rsidR="006F2D47" w:rsidRDefault="006F2D47" w:rsidP="006F2D47">
      <w:pPr>
        <w:widowControl w:val="0"/>
        <w:tabs>
          <w:tab w:val="left" w:pos="1080"/>
        </w:tabs>
        <w:rPr>
          <w:highlight w:val="white"/>
        </w:rPr>
      </w:pPr>
    </w:p>
    <w:p w14:paraId="456F3C80" w14:textId="77777777" w:rsidR="006F2D47" w:rsidRDefault="006F2D47" w:rsidP="006F2D47">
      <w:pPr>
        <w:widowControl w:val="0"/>
        <w:tabs>
          <w:tab w:val="left" w:pos="1080"/>
        </w:tabs>
        <w:rPr>
          <w:color w:val="000000"/>
        </w:rPr>
      </w:pPr>
      <w:r>
        <w:rPr>
          <w:b/>
          <w:bCs/>
          <w:highlight w:val="white"/>
        </w:rPr>
        <w:lastRenderedPageBreak/>
        <w:t>3.2.8.3</w:t>
      </w:r>
      <w:r>
        <w:rPr>
          <w:highlight w:val="white"/>
        </w:rPr>
        <w:tab/>
        <w:t xml:space="preserve">The solution shall be able to accommodate emails to large groups of visitors. Examples include a single email with 1,000 or more recipients (emergency closure notification) or at least 1,000 emails in a day (order confirmations) each to a single recipient. </w:t>
      </w:r>
    </w:p>
    <w:p w14:paraId="5770C940" w14:textId="77777777" w:rsidR="006F2D47" w:rsidRDefault="006F2D47" w:rsidP="006F2D47">
      <w:pPr>
        <w:widowControl w:val="0"/>
        <w:tabs>
          <w:tab w:val="left" w:pos="1080"/>
        </w:tabs>
        <w:rPr>
          <w:color w:val="000000"/>
        </w:rPr>
      </w:pPr>
    </w:p>
    <w:p w14:paraId="1CE5726C"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w:t>
      </w:r>
      <w:r>
        <w:rPr>
          <w:b/>
          <w:bCs/>
        </w:rPr>
        <w:t>9</w:t>
      </w:r>
      <w:r>
        <w:rPr>
          <w:b/>
          <w:bCs/>
          <w:color w:val="000000"/>
        </w:rPr>
        <w:tab/>
      </w:r>
      <w:r>
        <w:rPr>
          <w:color w:val="000000"/>
        </w:rPr>
        <w:t>The ticketing system shall enable customers to manage their reservations and/or ticket purchases online and/or at kiosks. Customers shall be able to look up their online ticket purchases at onsite kiosks and online using their email address and/or order/transaction number, and to print tickets with the barcode and its associated unique seq</w:t>
      </w:r>
      <w:r>
        <w:t xml:space="preserve">uence of </w:t>
      </w:r>
      <w:r>
        <w:rPr>
          <w:color w:val="000000"/>
        </w:rPr>
        <w:t xml:space="preserve">numbers.  This function </w:t>
      </w:r>
      <w:proofErr w:type="gramStart"/>
      <w:r>
        <w:rPr>
          <w:color w:val="000000"/>
        </w:rPr>
        <w:t>shall</w:t>
      </w:r>
      <w:proofErr w:type="gramEnd"/>
      <w:r>
        <w:rPr>
          <w:color w:val="000000"/>
        </w:rPr>
        <w:t xml:space="preserve"> not require customer accounts to function.</w:t>
      </w:r>
    </w:p>
    <w:p w14:paraId="2963485E" w14:textId="77777777" w:rsidR="006F2D47" w:rsidRDefault="006F2D47" w:rsidP="006F2D47">
      <w:pPr>
        <w:widowControl w:val="0"/>
        <w:tabs>
          <w:tab w:val="left" w:pos="1080"/>
        </w:tabs>
        <w:rPr>
          <w:color w:val="000000"/>
        </w:rPr>
      </w:pPr>
    </w:p>
    <w:p w14:paraId="60DBFB4A"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w:t>
      </w:r>
      <w:r>
        <w:rPr>
          <w:b/>
          <w:bCs/>
        </w:rPr>
        <w:t>10</w:t>
      </w:r>
      <w:r>
        <w:rPr>
          <w:b/>
          <w:bCs/>
          <w:color w:val="000000"/>
        </w:rPr>
        <w:tab/>
      </w:r>
      <w:r>
        <w:rPr>
          <w:color w:val="000000"/>
        </w:rPr>
        <w:t xml:space="preserve">The ticketing system shall allow all users the ability to make group reservations including multiple group visits in one (1) order. The ticketing system shall provide a barcode and </w:t>
      </w:r>
      <w:r>
        <w:t>an associated</w:t>
      </w:r>
      <w:r>
        <w:rPr>
          <w:color w:val="000000"/>
        </w:rPr>
        <w:t xml:space="preserve"> un</w:t>
      </w:r>
      <w:r>
        <w:t xml:space="preserve">ique sequence </w:t>
      </w:r>
      <w:proofErr w:type="gramStart"/>
      <w:r>
        <w:t>of  numbers</w:t>
      </w:r>
      <w:proofErr w:type="gramEnd"/>
      <w:r>
        <w:rPr>
          <w:color w:val="000000"/>
        </w:rPr>
        <w:t xml:space="preserve"> for each individual ticket </w:t>
      </w:r>
      <w:r>
        <w:t xml:space="preserve">within the group.  </w:t>
      </w:r>
      <w:r>
        <w:rPr>
          <w:color w:val="000000"/>
        </w:rPr>
        <w:t xml:space="preserve">Group data shall be accessible at the POS with the ability to create new orders </w:t>
      </w:r>
      <w:proofErr w:type="gramStart"/>
      <w:r>
        <w:rPr>
          <w:color w:val="000000"/>
        </w:rPr>
        <w:t>at</w:t>
      </w:r>
      <w:proofErr w:type="gramEnd"/>
      <w:r>
        <w:rPr>
          <w:color w:val="000000"/>
        </w:rPr>
        <w:t xml:space="preserve"> the POS for existing groups on future dates. </w:t>
      </w:r>
    </w:p>
    <w:p w14:paraId="7244281C" w14:textId="77777777" w:rsidR="006F2D47" w:rsidRDefault="006F2D47" w:rsidP="006F2D47">
      <w:pPr>
        <w:widowControl w:val="0"/>
        <w:tabs>
          <w:tab w:val="left" w:pos="1080"/>
        </w:tabs>
        <w:rPr>
          <w:color w:val="000000"/>
        </w:rPr>
      </w:pPr>
    </w:p>
    <w:p w14:paraId="3BC3BF65"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.1</w:t>
      </w:r>
      <w:r>
        <w:rPr>
          <w:b/>
          <w:bCs/>
        </w:rPr>
        <w:t>1</w:t>
      </w:r>
      <w:r>
        <w:rPr>
          <w:b/>
          <w:bCs/>
          <w:color w:val="000000"/>
        </w:rPr>
        <w:tab/>
      </w:r>
      <w:r>
        <w:rPr>
          <w:color w:val="000000"/>
        </w:rPr>
        <w:t>The ticketing system shall notify internal users of group reservations. </w:t>
      </w:r>
    </w:p>
    <w:p w14:paraId="5F925E08" w14:textId="77777777" w:rsidR="006F2D47" w:rsidRDefault="006F2D47" w:rsidP="006F2D47">
      <w:pPr>
        <w:widowControl w:val="0"/>
        <w:tabs>
          <w:tab w:val="left" w:pos="1080"/>
        </w:tabs>
        <w:rPr>
          <w:color w:val="000000"/>
        </w:rPr>
      </w:pPr>
    </w:p>
    <w:p w14:paraId="0D2E38AB"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.1</w:t>
      </w:r>
      <w:r>
        <w:rPr>
          <w:b/>
          <w:bCs/>
        </w:rPr>
        <w:t>2</w:t>
      </w:r>
      <w:r>
        <w:rPr>
          <w:color w:val="000000"/>
        </w:rPr>
        <w:t xml:space="preserve"> </w:t>
      </w:r>
      <w:r>
        <w:rPr>
          <w:color w:val="000000"/>
        </w:rPr>
        <w:tab/>
        <w:t>The ticketing system must be able to send email invoices and collect payment for custom bookings.</w:t>
      </w:r>
    </w:p>
    <w:p w14:paraId="4140B0D8" w14:textId="77777777" w:rsidR="006F2D47" w:rsidRDefault="006F2D47" w:rsidP="006F2D47">
      <w:pPr>
        <w:widowControl w:val="0"/>
        <w:tabs>
          <w:tab w:val="left" w:pos="1080"/>
        </w:tabs>
        <w:rPr>
          <w:color w:val="000000"/>
        </w:rPr>
      </w:pPr>
    </w:p>
    <w:p w14:paraId="69CD1533" w14:textId="77777777" w:rsidR="006F2D47" w:rsidRDefault="006F2D47" w:rsidP="006F2D47">
      <w:pPr>
        <w:widowControl w:val="0"/>
        <w:tabs>
          <w:tab w:val="left" w:pos="1080"/>
        </w:tabs>
        <w:rPr>
          <w:color w:val="000000"/>
        </w:rPr>
      </w:pPr>
      <w:r>
        <w:rPr>
          <w:b/>
          <w:bCs/>
          <w:color w:val="000000"/>
        </w:rPr>
        <w:t>3.</w:t>
      </w:r>
      <w:r>
        <w:rPr>
          <w:b/>
          <w:bCs/>
        </w:rPr>
        <w:t>2</w:t>
      </w:r>
      <w:r>
        <w:rPr>
          <w:b/>
          <w:bCs/>
          <w:color w:val="000000"/>
        </w:rPr>
        <w:t>.1</w:t>
      </w:r>
      <w:r>
        <w:rPr>
          <w:b/>
          <w:bCs/>
        </w:rPr>
        <w:t>3</w:t>
      </w:r>
      <w:r>
        <w:rPr>
          <w:b/>
          <w:bCs/>
          <w:color w:val="000000"/>
        </w:rPr>
        <w:t xml:space="preserve"> </w:t>
      </w:r>
      <w:r>
        <w:rPr>
          <w:color w:val="000000"/>
        </w:rPr>
        <w:t>   </w:t>
      </w:r>
      <w:r>
        <w:rPr>
          <w:color w:val="000000"/>
        </w:rPr>
        <w:tab/>
        <w:t>The ticketing system shall have the capability to have two (2) events on one (1) printed or electronic ticket.</w:t>
      </w:r>
    </w:p>
    <w:p w14:paraId="7BB33159" w14:textId="77777777" w:rsidR="006F2D47" w:rsidRDefault="006F2D47" w:rsidP="006F2D47">
      <w:pPr>
        <w:widowControl w:val="0"/>
        <w:tabs>
          <w:tab w:val="left" w:pos="1080"/>
        </w:tabs>
      </w:pPr>
    </w:p>
    <w:p w14:paraId="24790BC9" w14:textId="77777777" w:rsidR="006F2D47" w:rsidRDefault="006F2D47" w:rsidP="006F2D47">
      <w:pPr>
        <w:widowControl w:val="0"/>
        <w:tabs>
          <w:tab w:val="left" w:pos="1080"/>
        </w:tabs>
      </w:pPr>
      <w:proofErr w:type="gramStart"/>
      <w:r>
        <w:rPr>
          <w:b/>
          <w:bCs/>
        </w:rPr>
        <w:t>3.2.14</w:t>
      </w:r>
      <w:r>
        <w:t xml:space="preserve">  </w:t>
      </w:r>
      <w:r>
        <w:tab/>
      </w:r>
      <w:proofErr w:type="gramEnd"/>
      <w:r>
        <w:t xml:space="preserve">The electronic ticket and receipt shall have the capability to display a Uniform Resource Locator (URL) for customers to link to a </w:t>
      </w:r>
      <w:proofErr w:type="gramStart"/>
      <w:r>
        <w:t>NARA designated</w:t>
      </w:r>
      <w:proofErr w:type="gramEnd"/>
      <w:r>
        <w:t xml:space="preserve"> external website.</w:t>
      </w:r>
    </w:p>
    <w:p w14:paraId="52C5D996" w14:textId="77777777" w:rsidR="006F2D47" w:rsidRDefault="006F2D47" w:rsidP="006F2D47">
      <w:pPr>
        <w:widowControl w:val="0"/>
        <w:tabs>
          <w:tab w:val="left" w:pos="1080"/>
        </w:tabs>
      </w:pPr>
    </w:p>
    <w:p w14:paraId="0B3938D8" w14:textId="77777777" w:rsidR="006F2D47" w:rsidRDefault="006F2D47" w:rsidP="006F2D47">
      <w:pPr>
        <w:widowControl w:val="0"/>
        <w:tabs>
          <w:tab w:val="left" w:pos="1080"/>
        </w:tabs>
      </w:pPr>
      <w:r>
        <w:rPr>
          <w:b/>
          <w:bCs/>
        </w:rPr>
        <w:t>3.2.15</w:t>
      </w:r>
      <w:r>
        <w:rPr>
          <w:b/>
          <w:bCs/>
        </w:rPr>
        <w:tab/>
      </w:r>
      <w:r>
        <w:t>The ticketing system shall provide functionality that enables dedicated reservation microsites for special events.  Additionally, the system shall enable users to reserve a time and tour for individual, family, and group reservations.</w:t>
      </w:r>
    </w:p>
    <w:p w14:paraId="2D4678C8" w14:textId="77777777" w:rsidR="006F2D47" w:rsidRDefault="006F2D47" w:rsidP="006F2D47">
      <w:pPr>
        <w:widowControl w:val="0"/>
        <w:tabs>
          <w:tab w:val="left" w:pos="1080"/>
        </w:tabs>
      </w:pPr>
    </w:p>
    <w:p w14:paraId="039460FC" w14:textId="77777777" w:rsidR="006F2D47" w:rsidRDefault="006F2D47" w:rsidP="006F2D47">
      <w:pPr>
        <w:widowControl w:val="0"/>
        <w:tabs>
          <w:tab w:val="left" w:pos="1080"/>
        </w:tabs>
        <w:rPr>
          <w:i/>
          <w:iCs/>
        </w:rPr>
      </w:pPr>
      <w:r>
        <w:rPr>
          <w:b/>
          <w:bCs/>
        </w:rPr>
        <w:t>3.2.16</w:t>
      </w:r>
      <w:r>
        <w:tab/>
        <w:t xml:space="preserve">The ticketing system’s design shall align with the ‘look and feel’ of each location’s respective website. While users may have to leave the museum homepage to obtain tickets through the ticketing system, the ‘look and feel’ of their experience will be maintained. Once a user has completed their experience with the ticketing system, the system will return them to the appropriate place on the library’s web site. The ticketing system’s website will meet the NARA approved checklist for website requirements. Reference Appendix 15, Website Checklist. </w:t>
      </w:r>
    </w:p>
    <w:p w14:paraId="6E594C3B" w14:textId="77777777" w:rsidR="006F2D47" w:rsidRDefault="006F2D47" w:rsidP="006F2D47">
      <w:pPr>
        <w:widowControl w:val="0"/>
        <w:tabs>
          <w:tab w:val="left" w:pos="1080"/>
        </w:tabs>
      </w:pPr>
    </w:p>
    <w:p w14:paraId="72CE6579" w14:textId="77777777" w:rsidR="006F2D47" w:rsidRDefault="006F2D47" w:rsidP="006F2D47">
      <w:pPr>
        <w:widowControl w:val="0"/>
        <w:tabs>
          <w:tab w:val="left" w:pos="1080"/>
        </w:tabs>
      </w:pPr>
      <w:r>
        <w:rPr>
          <w:b/>
          <w:bCs/>
        </w:rPr>
        <w:t>3.2.17</w:t>
      </w:r>
      <w:r>
        <w:rPr>
          <w:b/>
          <w:bCs/>
        </w:rPr>
        <w:tab/>
      </w:r>
      <w:r>
        <w:t xml:space="preserve">The ticketing system shall support multiple languages in accordance with Attachment 3, RVTM requirement 12. </w:t>
      </w:r>
    </w:p>
    <w:p w14:paraId="7317BE7A" w14:textId="77777777" w:rsidR="006F2D47" w:rsidRDefault="006F2D47" w:rsidP="006F2D47">
      <w:pPr>
        <w:widowControl w:val="0"/>
        <w:tabs>
          <w:tab w:val="left" w:pos="1080"/>
        </w:tabs>
      </w:pPr>
    </w:p>
    <w:p w14:paraId="70F34155" w14:textId="77777777" w:rsidR="006F2D47" w:rsidRDefault="006F2D47" w:rsidP="006F2D47">
      <w:pPr>
        <w:widowControl w:val="0"/>
        <w:tabs>
          <w:tab w:val="left" w:pos="1080"/>
        </w:tabs>
      </w:pPr>
      <w:r>
        <w:rPr>
          <w:b/>
          <w:bCs/>
        </w:rPr>
        <w:t>3.2.18</w:t>
      </w:r>
      <w:r>
        <w:tab/>
        <w:t xml:space="preserve">The ticketing system shall allow the ability for group and facility rental clients to pay for their reservations and services online, </w:t>
      </w:r>
      <w:proofErr w:type="gramStart"/>
      <w:r>
        <w:t>similar to</w:t>
      </w:r>
      <w:proofErr w:type="gramEnd"/>
      <w:r>
        <w:t xml:space="preserve"> how online ticket purchasers pay for their ticket purchases. </w:t>
      </w:r>
    </w:p>
    <w:p w14:paraId="3F1E5330" w14:textId="77777777" w:rsidR="006F2D47" w:rsidRDefault="006F2D47" w:rsidP="006F2D47">
      <w:pPr>
        <w:widowControl w:val="0"/>
        <w:tabs>
          <w:tab w:val="left" w:pos="1080"/>
        </w:tabs>
        <w:rPr>
          <w:color w:val="000000"/>
        </w:rPr>
      </w:pPr>
    </w:p>
    <w:p w14:paraId="096A3547" w14:textId="77777777" w:rsidR="006F2D47" w:rsidRDefault="006F2D47" w:rsidP="006F2D47">
      <w:pPr>
        <w:widowControl w:val="0"/>
        <w:tabs>
          <w:tab w:val="left" w:pos="1080"/>
        </w:tabs>
        <w:rPr>
          <w:color w:val="000000"/>
        </w:rPr>
      </w:pPr>
      <w:r>
        <w:rPr>
          <w:b/>
          <w:bCs/>
          <w:color w:val="000000"/>
        </w:rPr>
        <w:t>3.</w:t>
      </w:r>
      <w:r>
        <w:rPr>
          <w:b/>
          <w:bCs/>
        </w:rPr>
        <w:t>3</w:t>
      </w:r>
      <w:r>
        <w:rPr>
          <w:color w:val="000000"/>
        </w:rPr>
        <w:tab/>
      </w:r>
      <w:r>
        <w:rPr>
          <w:b/>
          <w:bCs/>
          <w:color w:val="000000"/>
        </w:rPr>
        <w:t>Box Office Point of Sale and Ticket Check In</w:t>
      </w:r>
    </w:p>
    <w:p w14:paraId="4A8A9A4B" w14:textId="77777777" w:rsidR="006F2D47" w:rsidRDefault="006F2D47" w:rsidP="006F2D47">
      <w:pPr>
        <w:widowControl w:val="0"/>
        <w:tabs>
          <w:tab w:val="left" w:pos="1080"/>
        </w:tabs>
        <w:rPr>
          <w:color w:val="000000"/>
        </w:rPr>
      </w:pPr>
    </w:p>
    <w:p w14:paraId="424DFD3F" w14:textId="77777777" w:rsidR="006F2D47" w:rsidRDefault="006F2D47" w:rsidP="006F2D47">
      <w:pPr>
        <w:widowControl w:val="0"/>
        <w:tabs>
          <w:tab w:val="left" w:pos="1080"/>
        </w:tabs>
        <w:rPr>
          <w:color w:val="000000"/>
        </w:rPr>
      </w:pPr>
      <w:r>
        <w:rPr>
          <w:b/>
          <w:bCs/>
          <w:color w:val="000000"/>
        </w:rPr>
        <w:t>3.</w:t>
      </w:r>
      <w:r>
        <w:rPr>
          <w:b/>
          <w:bCs/>
        </w:rPr>
        <w:t>3</w:t>
      </w:r>
      <w:r>
        <w:rPr>
          <w:b/>
          <w:bCs/>
          <w:color w:val="000000"/>
        </w:rPr>
        <w:t>.1</w:t>
      </w:r>
      <w:r>
        <w:rPr>
          <w:color w:val="000000"/>
        </w:rPr>
        <w:tab/>
        <w:t>The system shall maintain a link within available data such as the order/transaction number, the tickets sold, customer information, method of purchase, and credit card information for all online and onsite purchases. Online ticket sale lookup shall be available by using the available data.  NA</w:t>
      </w:r>
      <w:r>
        <w:t>RA requires real-time access to its data across each of its locations.</w:t>
      </w:r>
    </w:p>
    <w:p w14:paraId="44F93719" w14:textId="77777777" w:rsidR="006F2D47" w:rsidRDefault="006F2D47" w:rsidP="006F2D47">
      <w:pPr>
        <w:widowControl w:val="0"/>
        <w:tabs>
          <w:tab w:val="left" w:pos="1080"/>
        </w:tabs>
        <w:rPr>
          <w:color w:val="000000"/>
        </w:rPr>
      </w:pPr>
    </w:p>
    <w:p w14:paraId="27C3926D" w14:textId="77777777" w:rsidR="006F2D47" w:rsidRDefault="006F2D47" w:rsidP="006F2D47">
      <w:pPr>
        <w:widowControl w:val="0"/>
        <w:tabs>
          <w:tab w:val="left" w:pos="1080"/>
        </w:tabs>
        <w:rPr>
          <w:color w:val="000000"/>
        </w:rPr>
      </w:pPr>
      <w:r>
        <w:rPr>
          <w:b/>
          <w:bCs/>
          <w:color w:val="000000"/>
        </w:rPr>
        <w:t>3.</w:t>
      </w:r>
      <w:r>
        <w:rPr>
          <w:b/>
          <w:bCs/>
        </w:rPr>
        <w:t>3</w:t>
      </w:r>
      <w:r>
        <w:rPr>
          <w:b/>
          <w:bCs/>
          <w:color w:val="000000"/>
        </w:rPr>
        <w:t>.2</w:t>
      </w:r>
      <w:r>
        <w:rPr>
          <w:b/>
          <w:bCs/>
          <w:color w:val="000000"/>
        </w:rPr>
        <w:tab/>
      </w:r>
      <w:r>
        <w:rPr>
          <w:color w:val="000000"/>
        </w:rPr>
        <w:t xml:space="preserve">The system shall allow internal users to </w:t>
      </w:r>
      <w:proofErr w:type="gramStart"/>
      <w:r>
        <w:rPr>
          <w:color w:val="000000"/>
        </w:rPr>
        <w:t>scan in</w:t>
      </w:r>
      <w:proofErr w:type="gramEnd"/>
      <w:r>
        <w:rPr>
          <w:color w:val="000000"/>
        </w:rPr>
        <w:t xml:space="preserve"> tickets via barcode or </w:t>
      </w:r>
      <w:r>
        <w:t>by manually entering its associated unique number</w:t>
      </w:r>
      <w:r>
        <w:rPr>
          <w:color w:val="000000"/>
        </w:rPr>
        <w:t>.  </w:t>
      </w:r>
    </w:p>
    <w:p w14:paraId="14D518FF" w14:textId="77777777" w:rsidR="006F2D47" w:rsidRDefault="006F2D47" w:rsidP="006F2D47">
      <w:pPr>
        <w:widowControl w:val="0"/>
        <w:tabs>
          <w:tab w:val="left" w:pos="1080"/>
        </w:tabs>
        <w:rPr>
          <w:color w:val="000000"/>
        </w:rPr>
      </w:pPr>
    </w:p>
    <w:p w14:paraId="4E2CA75B" w14:textId="77777777" w:rsidR="006F2D47" w:rsidRDefault="006F2D47" w:rsidP="006F2D47">
      <w:pPr>
        <w:widowControl w:val="0"/>
        <w:tabs>
          <w:tab w:val="left" w:pos="1080"/>
        </w:tabs>
        <w:rPr>
          <w:color w:val="000000"/>
        </w:rPr>
      </w:pPr>
      <w:r>
        <w:rPr>
          <w:b/>
          <w:bCs/>
          <w:color w:val="000000"/>
        </w:rPr>
        <w:t>3.</w:t>
      </w:r>
      <w:r>
        <w:rPr>
          <w:b/>
          <w:bCs/>
        </w:rPr>
        <w:t>3</w:t>
      </w:r>
      <w:r>
        <w:rPr>
          <w:b/>
          <w:bCs/>
          <w:color w:val="000000"/>
        </w:rPr>
        <w:t>.3</w:t>
      </w:r>
      <w:r>
        <w:rPr>
          <w:b/>
          <w:bCs/>
          <w:color w:val="000000"/>
        </w:rPr>
        <w:tab/>
      </w:r>
      <w:r>
        <w:rPr>
          <w:color w:val="000000"/>
        </w:rPr>
        <w:t>The system shall enable internal users to manually enter and/or edit data on all orders, including all ticket sales with the associated order/transaction number and credit card information. In this circumstance, “edit” does not include editing past financial transactions.  It may include editing the order</w:t>
      </w:r>
      <w:r>
        <w:rPr>
          <w:i/>
          <w:iCs/>
          <w:color w:val="000000"/>
        </w:rPr>
        <w:t xml:space="preserve"> </w:t>
      </w:r>
      <w:r>
        <w:rPr>
          <w:color w:val="000000"/>
        </w:rPr>
        <w:t xml:space="preserve">with unexpired credit card information </w:t>
      </w:r>
      <w:proofErr w:type="gramStart"/>
      <w:r>
        <w:rPr>
          <w:color w:val="000000"/>
        </w:rPr>
        <w:t>in order to</w:t>
      </w:r>
      <w:proofErr w:type="gramEnd"/>
      <w:r>
        <w:rPr>
          <w:color w:val="000000"/>
        </w:rPr>
        <w:t xml:space="preserve"> complete a refund, for example. </w:t>
      </w:r>
    </w:p>
    <w:p w14:paraId="221D3B28" w14:textId="77777777" w:rsidR="006F2D47" w:rsidRDefault="006F2D47" w:rsidP="006F2D47">
      <w:pPr>
        <w:widowControl w:val="0"/>
        <w:tabs>
          <w:tab w:val="left" w:pos="1080"/>
        </w:tabs>
        <w:rPr>
          <w:color w:val="000000"/>
        </w:rPr>
      </w:pPr>
    </w:p>
    <w:p w14:paraId="567332FD" w14:textId="77777777" w:rsidR="006F2D47" w:rsidRDefault="006F2D47" w:rsidP="006F2D47">
      <w:pPr>
        <w:widowControl w:val="0"/>
        <w:tabs>
          <w:tab w:val="left" w:pos="1080"/>
        </w:tabs>
        <w:rPr>
          <w:color w:val="000000"/>
        </w:rPr>
      </w:pPr>
      <w:r>
        <w:rPr>
          <w:b/>
          <w:bCs/>
          <w:color w:val="000000"/>
        </w:rPr>
        <w:t>3.</w:t>
      </w:r>
      <w:r>
        <w:rPr>
          <w:b/>
          <w:bCs/>
        </w:rPr>
        <w:t>3</w:t>
      </w:r>
      <w:r>
        <w:rPr>
          <w:b/>
          <w:bCs/>
          <w:color w:val="000000"/>
        </w:rPr>
        <w:t>.4</w:t>
      </w:r>
      <w:r>
        <w:rPr>
          <w:b/>
          <w:bCs/>
          <w:color w:val="000000"/>
        </w:rPr>
        <w:tab/>
      </w:r>
      <w:r>
        <w:rPr>
          <w:color w:val="000000"/>
        </w:rPr>
        <w:t xml:space="preserve">Internal users shall also be able to </w:t>
      </w:r>
      <w:proofErr w:type="gramStart"/>
      <w:r>
        <w:rPr>
          <w:color w:val="000000"/>
        </w:rPr>
        <w:t>scan in</w:t>
      </w:r>
      <w:proofErr w:type="gramEnd"/>
      <w:r>
        <w:rPr>
          <w:color w:val="000000"/>
        </w:rPr>
        <w:t xml:space="preserve"> promotional coupons at the onsite box office </w:t>
      </w:r>
      <w:r>
        <w:t>POS</w:t>
      </w:r>
      <w:r>
        <w:rPr>
          <w:color w:val="000000"/>
        </w:rPr>
        <w:t>.</w:t>
      </w:r>
    </w:p>
    <w:p w14:paraId="1C77FC5D" w14:textId="77777777" w:rsidR="006F2D47" w:rsidRDefault="006F2D47" w:rsidP="006F2D47">
      <w:pPr>
        <w:widowControl w:val="0"/>
        <w:tabs>
          <w:tab w:val="left" w:pos="1080"/>
        </w:tabs>
        <w:rPr>
          <w:color w:val="000000"/>
        </w:rPr>
      </w:pPr>
    </w:p>
    <w:p w14:paraId="42193734" w14:textId="77777777" w:rsidR="006F2D47" w:rsidRDefault="006F2D47" w:rsidP="006F2D47">
      <w:pPr>
        <w:widowControl w:val="0"/>
        <w:tabs>
          <w:tab w:val="left" w:pos="1080"/>
        </w:tabs>
        <w:rPr>
          <w:color w:val="000000"/>
        </w:rPr>
      </w:pPr>
      <w:r>
        <w:rPr>
          <w:b/>
          <w:bCs/>
          <w:color w:val="000000"/>
        </w:rPr>
        <w:t>3.</w:t>
      </w:r>
      <w:r>
        <w:rPr>
          <w:b/>
          <w:bCs/>
        </w:rPr>
        <w:t>3</w:t>
      </w:r>
      <w:r>
        <w:rPr>
          <w:b/>
          <w:bCs/>
          <w:color w:val="000000"/>
        </w:rPr>
        <w:t>.5</w:t>
      </w:r>
      <w:r>
        <w:rPr>
          <w:b/>
          <w:bCs/>
          <w:color w:val="000000"/>
        </w:rPr>
        <w:tab/>
      </w:r>
      <w:r>
        <w:rPr>
          <w:color w:val="000000"/>
        </w:rPr>
        <w:t xml:space="preserve">The onsite box office </w:t>
      </w:r>
      <w:r>
        <w:t>POS</w:t>
      </w:r>
      <w:r>
        <w:rPr>
          <w:color w:val="000000"/>
        </w:rPr>
        <w:t>, onsite hardware, and associated user interfaces shall have and be optimized for touchscreens. </w:t>
      </w:r>
    </w:p>
    <w:p w14:paraId="5C67A14D" w14:textId="77777777" w:rsidR="006F2D47" w:rsidRDefault="006F2D47" w:rsidP="006F2D47">
      <w:pPr>
        <w:widowControl w:val="0"/>
        <w:tabs>
          <w:tab w:val="left" w:pos="1080"/>
        </w:tabs>
        <w:rPr>
          <w:color w:val="000000"/>
        </w:rPr>
      </w:pPr>
    </w:p>
    <w:p w14:paraId="0EA3F7E5" w14:textId="77777777" w:rsidR="006F2D47" w:rsidRDefault="006F2D47" w:rsidP="006F2D47">
      <w:pPr>
        <w:widowControl w:val="0"/>
        <w:tabs>
          <w:tab w:val="left" w:pos="1080"/>
        </w:tabs>
        <w:rPr>
          <w:color w:val="000000"/>
        </w:rPr>
      </w:pPr>
      <w:r>
        <w:rPr>
          <w:b/>
          <w:bCs/>
          <w:color w:val="000000"/>
        </w:rPr>
        <w:t>3.</w:t>
      </w:r>
      <w:r>
        <w:rPr>
          <w:b/>
          <w:bCs/>
        </w:rPr>
        <w:t>3</w:t>
      </w:r>
      <w:r>
        <w:rPr>
          <w:b/>
          <w:bCs/>
          <w:color w:val="000000"/>
        </w:rPr>
        <w:t xml:space="preserve">.6 </w:t>
      </w:r>
      <w:r>
        <w:rPr>
          <w:color w:val="000000"/>
        </w:rPr>
        <w:tab/>
        <w:t>The system shall provide the capability to support automated self-check-in.</w:t>
      </w:r>
    </w:p>
    <w:p w14:paraId="4369B567" w14:textId="77777777" w:rsidR="006F2D47" w:rsidRDefault="006F2D47" w:rsidP="006F2D47">
      <w:pPr>
        <w:widowControl w:val="0"/>
        <w:tabs>
          <w:tab w:val="left" w:pos="1080"/>
        </w:tabs>
      </w:pPr>
    </w:p>
    <w:p w14:paraId="49610683" w14:textId="77777777" w:rsidR="006F2D47" w:rsidRDefault="006F2D47" w:rsidP="006F2D47">
      <w:pPr>
        <w:widowControl w:val="0"/>
        <w:tabs>
          <w:tab w:val="left" w:pos="1080"/>
        </w:tabs>
      </w:pPr>
      <w:r>
        <w:rPr>
          <w:b/>
          <w:bCs/>
        </w:rPr>
        <w:t xml:space="preserve">3.3.7 </w:t>
      </w:r>
      <w:r>
        <w:tab/>
        <w:t xml:space="preserve">The system shall allow for the use of “forms” (or equivalent) at check-in or purchase, where staff may input data gathered from the visitor such as zip code or email, etc. </w:t>
      </w:r>
    </w:p>
    <w:p w14:paraId="2A439E1E" w14:textId="77777777" w:rsidR="006F2D47" w:rsidRDefault="006F2D47" w:rsidP="006F2D47">
      <w:pPr>
        <w:widowControl w:val="0"/>
        <w:tabs>
          <w:tab w:val="left" w:pos="1080"/>
        </w:tabs>
      </w:pPr>
    </w:p>
    <w:p w14:paraId="7F15A628" w14:textId="77777777" w:rsidR="006F2D47" w:rsidRDefault="006F2D47" w:rsidP="006F2D47">
      <w:pPr>
        <w:widowControl w:val="0"/>
        <w:tabs>
          <w:tab w:val="left" w:pos="1080"/>
        </w:tabs>
      </w:pPr>
      <w:r>
        <w:rPr>
          <w:b/>
          <w:bCs/>
        </w:rPr>
        <w:t>3.3.8</w:t>
      </w:r>
      <w:r>
        <w:rPr>
          <w:b/>
          <w:bCs/>
        </w:rPr>
        <w:tab/>
      </w:r>
      <w:r>
        <w:t>The system shall include an offline mode for the point of sale and visitor management which accurately records and processes transactions and data upon restoration of internet connectivity.</w:t>
      </w:r>
    </w:p>
    <w:p w14:paraId="7C9454BF" w14:textId="77777777" w:rsidR="006F2D47" w:rsidRDefault="006F2D47" w:rsidP="006F2D47">
      <w:pPr>
        <w:widowControl w:val="0"/>
        <w:tabs>
          <w:tab w:val="left" w:pos="1080"/>
        </w:tabs>
        <w:rPr>
          <w:color w:val="000000"/>
        </w:rPr>
      </w:pPr>
    </w:p>
    <w:p w14:paraId="61842C47" w14:textId="77777777" w:rsidR="006F2D47" w:rsidRDefault="006F2D47" w:rsidP="006F2D47">
      <w:pPr>
        <w:widowControl w:val="0"/>
        <w:tabs>
          <w:tab w:val="left" w:pos="1080"/>
        </w:tabs>
        <w:rPr>
          <w:color w:val="000000"/>
        </w:rPr>
      </w:pPr>
      <w:r>
        <w:rPr>
          <w:b/>
          <w:bCs/>
          <w:color w:val="000000"/>
        </w:rPr>
        <w:t>3.</w:t>
      </w:r>
      <w:r>
        <w:rPr>
          <w:b/>
          <w:bCs/>
        </w:rPr>
        <w:t>4</w:t>
      </w:r>
      <w:r>
        <w:rPr>
          <w:b/>
          <w:bCs/>
          <w:color w:val="000000"/>
        </w:rPr>
        <w:tab/>
        <w:t>Online Sales </w:t>
      </w:r>
    </w:p>
    <w:p w14:paraId="26A39A9A" w14:textId="77777777" w:rsidR="006F2D47" w:rsidRDefault="006F2D47" w:rsidP="006F2D47">
      <w:pPr>
        <w:widowControl w:val="0"/>
        <w:tabs>
          <w:tab w:val="left" w:pos="1080"/>
        </w:tabs>
        <w:rPr>
          <w:color w:val="000000"/>
        </w:rPr>
      </w:pPr>
    </w:p>
    <w:p w14:paraId="6D6ED49E" w14:textId="77777777" w:rsidR="006F2D47" w:rsidRDefault="006F2D47" w:rsidP="006F2D47">
      <w:pPr>
        <w:widowControl w:val="0"/>
        <w:tabs>
          <w:tab w:val="left" w:pos="1080"/>
        </w:tabs>
        <w:rPr>
          <w:color w:val="000000"/>
        </w:rPr>
      </w:pPr>
      <w:r>
        <w:rPr>
          <w:b/>
          <w:bCs/>
          <w:color w:val="000000"/>
        </w:rPr>
        <w:t>3.</w:t>
      </w:r>
      <w:r>
        <w:rPr>
          <w:b/>
          <w:bCs/>
        </w:rPr>
        <w:t>4</w:t>
      </w:r>
      <w:r>
        <w:rPr>
          <w:b/>
          <w:bCs/>
          <w:color w:val="000000"/>
        </w:rPr>
        <w:t>.1</w:t>
      </w:r>
      <w:r>
        <w:rPr>
          <w:b/>
          <w:bCs/>
          <w:color w:val="000000"/>
        </w:rPr>
        <w:tab/>
      </w:r>
      <w:r>
        <w:rPr>
          <w:color w:val="000000"/>
        </w:rPr>
        <w:t>The system shall be optimized for use on web-based systems including personal desktop computers</w:t>
      </w:r>
      <w:r>
        <w:t xml:space="preserve">, laptops, </w:t>
      </w:r>
      <w:r>
        <w:rPr>
          <w:color w:val="000000"/>
        </w:rPr>
        <w:t>and mobile devices (i.</w:t>
      </w:r>
      <w:proofErr w:type="gramStart"/>
      <w:r>
        <w:rPr>
          <w:color w:val="000000"/>
        </w:rPr>
        <w:t>e.,</w:t>
      </w:r>
      <w:proofErr w:type="gramEnd"/>
      <w:r>
        <w:rPr>
          <w:color w:val="000000"/>
        </w:rPr>
        <w:t xml:space="preserve"> </w:t>
      </w:r>
      <w:r>
        <w:t>smartphones</w:t>
      </w:r>
      <w:r>
        <w:rPr>
          <w:color w:val="000000"/>
        </w:rPr>
        <w:t xml:space="preserve"> and tablets, at a minimum, both Android and iOS based) and the site will follow visual design requirements as set forth by NARA.  </w:t>
      </w:r>
    </w:p>
    <w:p w14:paraId="4FDFA6F6" w14:textId="77777777" w:rsidR="006F2D47" w:rsidRDefault="006F2D47" w:rsidP="006F2D47">
      <w:pPr>
        <w:widowControl w:val="0"/>
        <w:tabs>
          <w:tab w:val="left" w:pos="1080"/>
        </w:tabs>
        <w:rPr>
          <w:color w:val="000000"/>
        </w:rPr>
      </w:pPr>
    </w:p>
    <w:p w14:paraId="5215050E" w14:textId="77777777" w:rsidR="006F2D47" w:rsidRDefault="006F2D47" w:rsidP="006F2D47">
      <w:pPr>
        <w:widowControl w:val="0"/>
        <w:tabs>
          <w:tab w:val="left" w:pos="1080"/>
        </w:tabs>
        <w:rPr>
          <w:color w:val="000000"/>
        </w:rPr>
      </w:pPr>
      <w:r>
        <w:rPr>
          <w:b/>
          <w:bCs/>
          <w:color w:val="000000"/>
        </w:rPr>
        <w:t>3.</w:t>
      </w:r>
      <w:r>
        <w:rPr>
          <w:b/>
          <w:bCs/>
        </w:rPr>
        <w:t>4</w:t>
      </w:r>
      <w:r>
        <w:rPr>
          <w:b/>
          <w:bCs/>
          <w:color w:val="000000"/>
        </w:rPr>
        <w:t>.2</w:t>
      </w:r>
      <w:r>
        <w:rPr>
          <w:b/>
          <w:bCs/>
          <w:color w:val="000000"/>
        </w:rPr>
        <w:tab/>
      </w:r>
      <w:r>
        <w:rPr>
          <w:color w:val="000000"/>
        </w:rPr>
        <w:t>The customer interface shall be readable and usable on a variety of commercially available desktop computers</w:t>
      </w:r>
      <w:r>
        <w:t xml:space="preserve">, </w:t>
      </w:r>
      <w:r>
        <w:rPr>
          <w:color w:val="000000"/>
        </w:rPr>
        <w:t>laptops, and mobile devices.  </w:t>
      </w:r>
    </w:p>
    <w:p w14:paraId="0B6FD430" w14:textId="77777777" w:rsidR="006F2D47" w:rsidRDefault="006F2D47" w:rsidP="006F2D47">
      <w:pPr>
        <w:widowControl w:val="0"/>
        <w:tabs>
          <w:tab w:val="left" w:pos="1080"/>
        </w:tabs>
        <w:rPr>
          <w:color w:val="000000"/>
        </w:rPr>
      </w:pPr>
    </w:p>
    <w:p w14:paraId="5C2BF0B4" w14:textId="77777777" w:rsidR="006F2D47" w:rsidRDefault="006F2D47" w:rsidP="006F2D47">
      <w:pPr>
        <w:widowControl w:val="0"/>
        <w:tabs>
          <w:tab w:val="left" w:pos="1080"/>
        </w:tabs>
        <w:rPr>
          <w:color w:val="000000"/>
        </w:rPr>
      </w:pPr>
      <w:r>
        <w:rPr>
          <w:b/>
          <w:bCs/>
          <w:color w:val="000000"/>
        </w:rPr>
        <w:t>3.</w:t>
      </w:r>
      <w:r>
        <w:rPr>
          <w:b/>
          <w:bCs/>
        </w:rPr>
        <w:t>4</w:t>
      </w:r>
      <w:r>
        <w:rPr>
          <w:b/>
          <w:bCs/>
          <w:color w:val="000000"/>
        </w:rPr>
        <w:t>.3</w:t>
      </w:r>
      <w:r>
        <w:rPr>
          <w:b/>
          <w:bCs/>
          <w:color w:val="000000"/>
        </w:rPr>
        <w:tab/>
      </w:r>
      <w:r>
        <w:rPr>
          <w:color w:val="000000"/>
        </w:rPr>
        <w:t>Updates (content, design, functionality, etc.) for online ticketing websites for each site shall be optimized for smartphone and tablet experiences (mobile web) using responsive web design (RWD), adhere to US Web Design System principles and components, and comply with Archives.gov branding and style guide, to be reviewed by NARA</w:t>
      </w:r>
      <w:r>
        <w:t>’s</w:t>
      </w:r>
      <w:r>
        <w:rPr>
          <w:color w:val="000000"/>
        </w:rPr>
        <w:t xml:space="preserve"> Web Program. Online interface must be </w:t>
      </w:r>
      <w:r>
        <w:t>S</w:t>
      </w:r>
      <w:r>
        <w:rPr>
          <w:color w:val="000000"/>
        </w:rPr>
        <w:t>ection 508 compliant. </w:t>
      </w:r>
    </w:p>
    <w:p w14:paraId="1CBE1D3B" w14:textId="77777777" w:rsidR="006F2D47" w:rsidRDefault="006F2D47" w:rsidP="006F2D47">
      <w:pPr>
        <w:widowControl w:val="0"/>
        <w:tabs>
          <w:tab w:val="left" w:pos="1080"/>
        </w:tabs>
        <w:rPr>
          <w:color w:val="000000"/>
        </w:rPr>
      </w:pPr>
    </w:p>
    <w:p w14:paraId="4474333B" w14:textId="77777777" w:rsidR="006F2D47" w:rsidRDefault="006F2D47" w:rsidP="006F2D47">
      <w:pPr>
        <w:widowControl w:val="0"/>
        <w:tabs>
          <w:tab w:val="left" w:pos="1080"/>
        </w:tabs>
        <w:rPr>
          <w:color w:val="000000"/>
        </w:rPr>
      </w:pPr>
      <w:r>
        <w:rPr>
          <w:b/>
          <w:bCs/>
          <w:color w:val="000000"/>
        </w:rPr>
        <w:lastRenderedPageBreak/>
        <w:t>3.</w:t>
      </w:r>
      <w:r>
        <w:rPr>
          <w:b/>
          <w:bCs/>
        </w:rPr>
        <w:t>4</w:t>
      </w:r>
      <w:r>
        <w:rPr>
          <w:b/>
          <w:bCs/>
          <w:color w:val="000000"/>
        </w:rPr>
        <w:t>.4</w:t>
      </w:r>
      <w:r>
        <w:rPr>
          <w:b/>
          <w:bCs/>
          <w:color w:val="000000"/>
        </w:rPr>
        <w:tab/>
      </w:r>
      <w:r>
        <w:rPr>
          <w:color w:val="000000"/>
        </w:rPr>
        <w:t xml:space="preserve">When designing the online sales platform, RWD shall be used with pinch-zoom capability enabled for mobile devices.  A barcode and its associated unique </w:t>
      </w:r>
      <w:r>
        <w:t>sequence</w:t>
      </w:r>
      <w:r>
        <w:rPr>
          <w:color w:val="000000"/>
        </w:rPr>
        <w:t xml:space="preserve"> of numbers must be </w:t>
      </w:r>
      <w:r>
        <w:t>available on</w:t>
      </w:r>
      <w:r>
        <w:rPr>
          <w:color w:val="000000"/>
        </w:rPr>
        <w:t xml:space="preserve"> the mobile device for display at the site.</w:t>
      </w:r>
    </w:p>
    <w:p w14:paraId="38DE2D42" w14:textId="77777777" w:rsidR="006F2D47" w:rsidRDefault="006F2D47" w:rsidP="006F2D47">
      <w:pPr>
        <w:widowControl w:val="0"/>
        <w:tabs>
          <w:tab w:val="left" w:pos="1080"/>
        </w:tabs>
      </w:pPr>
    </w:p>
    <w:p w14:paraId="3E7B1A1D" w14:textId="77777777" w:rsidR="006F2D47" w:rsidRDefault="006F2D47" w:rsidP="006F2D47">
      <w:pPr>
        <w:widowControl w:val="0"/>
        <w:tabs>
          <w:tab w:val="left" w:pos="1080"/>
        </w:tabs>
        <w:rPr>
          <w:color w:val="000000"/>
        </w:rPr>
      </w:pPr>
      <w:r>
        <w:rPr>
          <w:b/>
          <w:bCs/>
          <w:color w:val="000000"/>
        </w:rPr>
        <w:t>3.</w:t>
      </w:r>
      <w:r>
        <w:rPr>
          <w:b/>
          <w:bCs/>
        </w:rPr>
        <w:t>4</w:t>
      </w:r>
      <w:r>
        <w:rPr>
          <w:b/>
          <w:bCs/>
          <w:color w:val="000000"/>
        </w:rPr>
        <w:t>.5</w:t>
      </w:r>
      <w:r>
        <w:rPr>
          <w:b/>
          <w:bCs/>
          <w:color w:val="000000"/>
        </w:rPr>
        <w:tab/>
      </w:r>
      <w:r>
        <w:rPr>
          <w:color w:val="000000"/>
        </w:rPr>
        <w:t>All online functionality shall be available through mobile devices.  </w:t>
      </w:r>
    </w:p>
    <w:p w14:paraId="13A59BE9" w14:textId="77777777" w:rsidR="006F2D47" w:rsidRDefault="006F2D47" w:rsidP="006F2D47">
      <w:pPr>
        <w:widowControl w:val="0"/>
        <w:tabs>
          <w:tab w:val="left" w:pos="1080"/>
        </w:tabs>
        <w:rPr>
          <w:color w:val="000000"/>
        </w:rPr>
      </w:pPr>
    </w:p>
    <w:p w14:paraId="535AF729"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ab/>
        <w:t>Event Scheduling, Reservations, and Resource Management</w:t>
      </w:r>
    </w:p>
    <w:p w14:paraId="63C8BE9A" w14:textId="77777777" w:rsidR="006F2D47" w:rsidRDefault="006F2D47" w:rsidP="006F2D47">
      <w:pPr>
        <w:widowControl w:val="0"/>
        <w:tabs>
          <w:tab w:val="left" w:pos="1080"/>
        </w:tabs>
        <w:rPr>
          <w:color w:val="000000"/>
        </w:rPr>
      </w:pPr>
    </w:p>
    <w:p w14:paraId="27450A90"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.1</w:t>
      </w:r>
      <w:r>
        <w:rPr>
          <w:b/>
          <w:bCs/>
          <w:color w:val="000000"/>
        </w:rPr>
        <w:tab/>
      </w:r>
      <w:r>
        <w:rPr>
          <w:color w:val="000000"/>
        </w:rPr>
        <w:t>The system shall allow all users to register for tours and events and purchase event tickets across multiple platforms. To facilitate this function the system shall:</w:t>
      </w:r>
    </w:p>
    <w:p w14:paraId="1EB31061" w14:textId="77777777" w:rsidR="006F2D47" w:rsidRDefault="006F2D47" w:rsidP="006F2D47">
      <w:pPr>
        <w:widowControl w:val="0"/>
        <w:tabs>
          <w:tab w:val="left" w:pos="1080"/>
        </w:tabs>
        <w:rPr>
          <w:color w:val="000000"/>
        </w:rPr>
      </w:pPr>
    </w:p>
    <w:p w14:paraId="56881973"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.1.1</w:t>
      </w:r>
      <w:r>
        <w:rPr>
          <w:b/>
          <w:bCs/>
          <w:color w:val="000000"/>
        </w:rPr>
        <w:tab/>
      </w:r>
      <w:r>
        <w:rPr>
          <w:color w:val="000000"/>
        </w:rPr>
        <w:t>Enable users to register for an event for multiple visitor categories within one (1) transaction.</w:t>
      </w:r>
    </w:p>
    <w:p w14:paraId="3E45442B" w14:textId="77777777" w:rsidR="006F2D47" w:rsidRDefault="006F2D47" w:rsidP="006F2D47">
      <w:pPr>
        <w:widowControl w:val="0"/>
        <w:tabs>
          <w:tab w:val="left" w:pos="1080"/>
        </w:tabs>
        <w:rPr>
          <w:color w:val="000000"/>
        </w:rPr>
      </w:pPr>
    </w:p>
    <w:p w14:paraId="0254F4F9"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.1.2</w:t>
      </w:r>
      <w:r>
        <w:rPr>
          <w:b/>
          <w:bCs/>
          <w:color w:val="000000"/>
        </w:rPr>
        <w:tab/>
      </w:r>
      <w:r>
        <w:rPr>
          <w:color w:val="000000"/>
        </w:rPr>
        <w:t>Print event tickets</w:t>
      </w:r>
      <w:r>
        <w:t>.</w:t>
      </w:r>
    </w:p>
    <w:p w14:paraId="1046B5A6" w14:textId="77777777" w:rsidR="006F2D47" w:rsidRDefault="006F2D47" w:rsidP="006F2D47">
      <w:pPr>
        <w:widowControl w:val="0"/>
        <w:tabs>
          <w:tab w:val="left" w:pos="1080"/>
        </w:tabs>
        <w:rPr>
          <w:color w:val="000000"/>
        </w:rPr>
      </w:pPr>
    </w:p>
    <w:p w14:paraId="03B355D6"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.1.3</w:t>
      </w:r>
      <w:r>
        <w:rPr>
          <w:b/>
          <w:bCs/>
          <w:color w:val="000000"/>
        </w:rPr>
        <w:tab/>
      </w:r>
      <w:r>
        <w:rPr>
          <w:color w:val="000000"/>
        </w:rPr>
        <w:t>Assign a unique identifier for each event transaction. </w:t>
      </w:r>
    </w:p>
    <w:p w14:paraId="11F0A386" w14:textId="77777777" w:rsidR="006F2D47" w:rsidRDefault="006F2D47" w:rsidP="006F2D47">
      <w:pPr>
        <w:widowControl w:val="0"/>
        <w:tabs>
          <w:tab w:val="left" w:pos="1080"/>
        </w:tabs>
        <w:rPr>
          <w:color w:val="000000"/>
        </w:rPr>
      </w:pPr>
    </w:p>
    <w:p w14:paraId="57BE08AC"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.2</w:t>
      </w:r>
      <w:r>
        <w:rPr>
          <w:b/>
          <w:bCs/>
          <w:color w:val="000000"/>
        </w:rPr>
        <w:tab/>
      </w:r>
      <w:r>
        <w:rPr>
          <w:color w:val="000000"/>
        </w:rPr>
        <w:t>The system shall allow internal users to scan in tickets via barcode and shall record and maintain event attendee data. </w:t>
      </w:r>
    </w:p>
    <w:p w14:paraId="305F82C8" w14:textId="77777777" w:rsidR="006F2D47" w:rsidRDefault="006F2D47" w:rsidP="006F2D47">
      <w:pPr>
        <w:widowControl w:val="0"/>
        <w:tabs>
          <w:tab w:val="left" w:pos="1080"/>
        </w:tabs>
        <w:rPr>
          <w:color w:val="000000"/>
        </w:rPr>
      </w:pPr>
    </w:p>
    <w:p w14:paraId="5B28F365"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.3</w:t>
      </w:r>
      <w:r>
        <w:rPr>
          <w:b/>
          <w:bCs/>
          <w:color w:val="000000"/>
        </w:rPr>
        <w:tab/>
      </w:r>
      <w:r>
        <w:rPr>
          <w:color w:val="000000"/>
        </w:rPr>
        <w:t>The system shall provide the capability for internal users to schedule an event, including creating, modifying and canceling both future and past events.  The system shall enable internal users to:</w:t>
      </w:r>
    </w:p>
    <w:p w14:paraId="4D0E4122" w14:textId="77777777" w:rsidR="006F2D47" w:rsidRDefault="006F2D47" w:rsidP="006F2D47">
      <w:pPr>
        <w:widowControl w:val="0"/>
        <w:tabs>
          <w:tab w:val="left" w:pos="1080"/>
        </w:tabs>
        <w:rPr>
          <w:color w:val="000000"/>
        </w:rPr>
      </w:pPr>
    </w:p>
    <w:p w14:paraId="36E58E38"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.3.1</w:t>
      </w:r>
      <w:r>
        <w:rPr>
          <w:b/>
          <w:bCs/>
          <w:color w:val="000000"/>
        </w:rPr>
        <w:tab/>
      </w:r>
      <w:r>
        <w:rPr>
          <w:color w:val="000000"/>
        </w:rPr>
        <w:t xml:space="preserve">Apply single dates or date ranges to </w:t>
      </w:r>
      <w:r>
        <w:t xml:space="preserve">tours and </w:t>
      </w:r>
      <w:r>
        <w:rPr>
          <w:color w:val="000000"/>
        </w:rPr>
        <w:t>events.</w:t>
      </w:r>
    </w:p>
    <w:p w14:paraId="1F8DBE28" w14:textId="77777777" w:rsidR="006F2D47" w:rsidRDefault="006F2D47" w:rsidP="006F2D47">
      <w:pPr>
        <w:widowControl w:val="0"/>
        <w:tabs>
          <w:tab w:val="left" w:pos="1080"/>
        </w:tabs>
        <w:rPr>
          <w:color w:val="000000"/>
        </w:rPr>
      </w:pPr>
    </w:p>
    <w:p w14:paraId="1BC4C6C5" w14:textId="77777777" w:rsidR="006F2D47" w:rsidRDefault="006F2D47" w:rsidP="006F2D47">
      <w:pPr>
        <w:widowControl w:val="0"/>
        <w:tabs>
          <w:tab w:val="left" w:pos="1080"/>
        </w:tabs>
        <w:rPr>
          <w:color w:val="000000"/>
        </w:rPr>
      </w:pPr>
      <w:r>
        <w:rPr>
          <w:b/>
          <w:bCs/>
        </w:rPr>
        <w:t>3</w:t>
      </w:r>
      <w:r>
        <w:rPr>
          <w:b/>
          <w:bCs/>
          <w:color w:val="000000"/>
        </w:rPr>
        <w:t>.</w:t>
      </w:r>
      <w:r>
        <w:rPr>
          <w:b/>
          <w:bCs/>
        </w:rPr>
        <w:t>5</w:t>
      </w:r>
      <w:r>
        <w:rPr>
          <w:b/>
          <w:bCs/>
          <w:color w:val="000000"/>
        </w:rPr>
        <w:t>.3.2</w:t>
      </w:r>
      <w:r>
        <w:rPr>
          <w:b/>
          <w:bCs/>
          <w:color w:val="000000"/>
        </w:rPr>
        <w:tab/>
      </w:r>
      <w:r>
        <w:rPr>
          <w:color w:val="000000"/>
        </w:rPr>
        <w:t xml:space="preserve">View </w:t>
      </w:r>
      <w:r>
        <w:t xml:space="preserve">tours and </w:t>
      </w:r>
      <w:r>
        <w:rPr>
          <w:color w:val="000000"/>
        </w:rPr>
        <w:t>events in a calendar view.</w:t>
      </w:r>
    </w:p>
    <w:p w14:paraId="670A3CEB" w14:textId="77777777" w:rsidR="006F2D47" w:rsidRDefault="006F2D47" w:rsidP="006F2D47">
      <w:pPr>
        <w:widowControl w:val="0"/>
        <w:tabs>
          <w:tab w:val="left" w:pos="1080"/>
        </w:tabs>
        <w:rPr>
          <w:color w:val="000000"/>
        </w:rPr>
      </w:pPr>
    </w:p>
    <w:p w14:paraId="0ECFFCE8" w14:textId="77777777" w:rsidR="006F2D47" w:rsidRDefault="006F2D47" w:rsidP="006F2D47">
      <w:pPr>
        <w:widowControl w:val="0"/>
        <w:tabs>
          <w:tab w:val="left" w:pos="1080"/>
        </w:tabs>
      </w:pPr>
      <w:r>
        <w:rPr>
          <w:b/>
          <w:bCs/>
          <w:color w:val="000000"/>
        </w:rPr>
        <w:t>3.</w:t>
      </w:r>
      <w:r>
        <w:rPr>
          <w:b/>
          <w:bCs/>
        </w:rPr>
        <w:t>5</w:t>
      </w:r>
      <w:r>
        <w:rPr>
          <w:b/>
          <w:bCs/>
          <w:color w:val="000000"/>
        </w:rPr>
        <w:t>.3.3</w:t>
      </w:r>
      <w:r>
        <w:rPr>
          <w:b/>
          <w:bCs/>
          <w:color w:val="000000"/>
        </w:rPr>
        <w:tab/>
      </w:r>
      <w:r>
        <w:rPr>
          <w:color w:val="000000"/>
        </w:rPr>
        <w:t>Assign a maximum number of attendees for an event.</w:t>
      </w:r>
    </w:p>
    <w:p w14:paraId="5C261B95" w14:textId="77777777" w:rsidR="006F2D47" w:rsidRDefault="006F2D47" w:rsidP="006F2D47">
      <w:pPr>
        <w:widowControl w:val="0"/>
        <w:tabs>
          <w:tab w:val="left" w:pos="1080"/>
        </w:tabs>
      </w:pPr>
    </w:p>
    <w:p w14:paraId="3CFD1206" w14:textId="77777777" w:rsidR="006F2D47" w:rsidRDefault="006F2D47" w:rsidP="006F2D47">
      <w:pPr>
        <w:widowControl w:val="0"/>
        <w:tabs>
          <w:tab w:val="left" w:pos="1080"/>
        </w:tabs>
      </w:pPr>
      <w:r>
        <w:rPr>
          <w:b/>
          <w:bCs/>
        </w:rPr>
        <w:t>3.5.3.4</w:t>
      </w:r>
      <w:r>
        <w:tab/>
        <w:t>Manage the list of attendees for an event including adding event capacity and managing a waitlist.</w:t>
      </w:r>
    </w:p>
    <w:p w14:paraId="53A9436D" w14:textId="77777777" w:rsidR="006F2D47" w:rsidRDefault="006F2D47" w:rsidP="006F2D47">
      <w:pPr>
        <w:widowControl w:val="0"/>
        <w:tabs>
          <w:tab w:val="left" w:pos="1080"/>
        </w:tabs>
        <w:rPr>
          <w:color w:val="000000"/>
        </w:rPr>
      </w:pPr>
    </w:p>
    <w:p w14:paraId="1F8C7EDF"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.3.</w:t>
      </w:r>
      <w:r>
        <w:rPr>
          <w:b/>
          <w:bCs/>
        </w:rPr>
        <w:t>5</w:t>
      </w:r>
      <w:r>
        <w:rPr>
          <w:b/>
          <w:bCs/>
          <w:color w:val="000000"/>
        </w:rPr>
        <w:tab/>
      </w:r>
      <w:r>
        <w:rPr>
          <w:color w:val="000000"/>
        </w:rPr>
        <w:t>Send event cancellation notifications to registered attendees. </w:t>
      </w:r>
    </w:p>
    <w:p w14:paraId="6BEBF56B" w14:textId="77777777" w:rsidR="006F2D47" w:rsidRDefault="006F2D47" w:rsidP="006F2D47">
      <w:pPr>
        <w:widowControl w:val="0"/>
        <w:tabs>
          <w:tab w:val="left" w:pos="1080"/>
        </w:tabs>
        <w:rPr>
          <w:color w:val="000000"/>
        </w:rPr>
      </w:pPr>
    </w:p>
    <w:p w14:paraId="563303DA"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.4</w:t>
      </w:r>
      <w:r>
        <w:rPr>
          <w:b/>
          <w:bCs/>
          <w:color w:val="000000"/>
        </w:rPr>
        <w:tab/>
      </w:r>
      <w:r>
        <w:rPr>
          <w:color w:val="000000"/>
        </w:rPr>
        <w:t xml:space="preserve">The system shall maintain an audit history of changes for an </w:t>
      </w:r>
      <w:r>
        <w:t>event and</w:t>
      </w:r>
      <w:r>
        <w:rPr>
          <w:color w:val="000000"/>
        </w:rPr>
        <w:t xml:space="preserve"> reporta</w:t>
      </w:r>
      <w:r>
        <w:t>ble information</w:t>
      </w:r>
      <w:r>
        <w:rPr>
          <w:color w:val="000000"/>
        </w:rPr>
        <w:t xml:space="preserve"> for events shall include, but not be limited to the following:</w:t>
      </w:r>
    </w:p>
    <w:p w14:paraId="7E27B74E" w14:textId="77777777" w:rsidR="006F2D47" w:rsidRDefault="006F2D47" w:rsidP="006F2D47">
      <w:pPr>
        <w:widowControl w:val="0"/>
        <w:tabs>
          <w:tab w:val="left" w:pos="1080"/>
        </w:tabs>
        <w:rPr>
          <w:color w:val="000000"/>
        </w:rPr>
      </w:pPr>
    </w:p>
    <w:p w14:paraId="54B027DE"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.4.1</w:t>
      </w:r>
      <w:r>
        <w:rPr>
          <w:b/>
          <w:bCs/>
          <w:color w:val="000000"/>
        </w:rPr>
        <w:tab/>
      </w:r>
      <w:r>
        <w:rPr>
          <w:color w:val="000000"/>
        </w:rPr>
        <w:t>Description</w:t>
      </w:r>
    </w:p>
    <w:p w14:paraId="04F6454C" w14:textId="77777777" w:rsidR="006F2D47" w:rsidRDefault="006F2D47" w:rsidP="006F2D47">
      <w:pPr>
        <w:widowControl w:val="0"/>
        <w:tabs>
          <w:tab w:val="left" w:pos="1080"/>
        </w:tabs>
        <w:rPr>
          <w:color w:val="000000"/>
        </w:rPr>
      </w:pPr>
    </w:p>
    <w:p w14:paraId="76CD1952"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.4.</w:t>
      </w:r>
      <w:r>
        <w:rPr>
          <w:b/>
          <w:bCs/>
        </w:rPr>
        <w:t>2</w:t>
      </w:r>
      <w:r>
        <w:rPr>
          <w:b/>
          <w:bCs/>
          <w:color w:val="000000"/>
        </w:rPr>
        <w:tab/>
      </w:r>
      <w:r>
        <w:rPr>
          <w:color w:val="000000"/>
        </w:rPr>
        <w:t>Maximum capacity</w:t>
      </w:r>
    </w:p>
    <w:p w14:paraId="35515F24" w14:textId="77777777" w:rsidR="006F2D47" w:rsidRDefault="006F2D47" w:rsidP="006F2D47">
      <w:pPr>
        <w:widowControl w:val="0"/>
        <w:tabs>
          <w:tab w:val="left" w:pos="1080"/>
        </w:tabs>
        <w:rPr>
          <w:color w:val="000000"/>
        </w:rPr>
      </w:pPr>
    </w:p>
    <w:p w14:paraId="0DBBC7C4"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.4.</w:t>
      </w:r>
      <w:r>
        <w:rPr>
          <w:b/>
          <w:bCs/>
        </w:rPr>
        <w:t>3</w:t>
      </w:r>
      <w:r>
        <w:rPr>
          <w:b/>
          <w:bCs/>
          <w:color w:val="000000"/>
        </w:rPr>
        <w:tab/>
      </w:r>
      <w:r>
        <w:rPr>
          <w:color w:val="000000"/>
        </w:rPr>
        <w:t>List of attendees</w:t>
      </w:r>
    </w:p>
    <w:p w14:paraId="77EB5BF4" w14:textId="77777777" w:rsidR="006F2D47" w:rsidRDefault="006F2D47" w:rsidP="006F2D47">
      <w:pPr>
        <w:widowControl w:val="0"/>
        <w:tabs>
          <w:tab w:val="left" w:pos="1080"/>
        </w:tabs>
        <w:rPr>
          <w:color w:val="000000"/>
        </w:rPr>
      </w:pPr>
    </w:p>
    <w:p w14:paraId="1B3390DC"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.4.</w:t>
      </w:r>
      <w:r>
        <w:rPr>
          <w:b/>
          <w:bCs/>
        </w:rPr>
        <w:t>4</w:t>
      </w:r>
      <w:r>
        <w:rPr>
          <w:b/>
          <w:bCs/>
          <w:color w:val="000000"/>
        </w:rPr>
        <w:tab/>
      </w:r>
      <w:r>
        <w:rPr>
          <w:color w:val="000000"/>
        </w:rPr>
        <w:t>Customer information</w:t>
      </w:r>
    </w:p>
    <w:p w14:paraId="24490D15" w14:textId="77777777" w:rsidR="006F2D47" w:rsidRDefault="006F2D47" w:rsidP="006F2D47">
      <w:pPr>
        <w:widowControl w:val="0"/>
        <w:tabs>
          <w:tab w:val="left" w:pos="1080"/>
        </w:tabs>
        <w:rPr>
          <w:color w:val="000000"/>
        </w:rPr>
      </w:pPr>
    </w:p>
    <w:p w14:paraId="2187AB35"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.4.</w:t>
      </w:r>
      <w:r>
        <w:rPr>
          <w:b/>
          <w:bCs/>
        </w:rPr>
        <w:t>5</w:t>
      </w:r>
      <w:r>
        <w:rPr>
          <w:b/>
          <w:bCs/>
          <w:color w:val="000000"/>
        </w:rPr>
        <w:tab/>
      </w:r>
      <w:r>
        <w:rPr>
          <w:color w:val="000000"/>
        </w:rPr>
        <w:t>Pricing</w:t>
      </w:r>
    </w:p>
    <w:p w14:paraId="6CBFDC27" w14:textId="77777777" w:rsidR="006F2D47" w:rsidRDefault="006F2D47" w:rsidP="006F2D47">
      <w:pPr>
        <w:widowControl w:val="0"/>
        <w:tabs>
          <w:tab w:val="left" w:pos="1080"/>
        </w:tabs>
        <w:rPr>
          <w:color w:val="000000"/>
        </w:rPr>
      </w:pPr>
    </w:p>
    <w:p w14:paraId="176DC473"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.5</w:t>
      </w:r>
      <w:r>
        <w:rPr>
          <w:b/>
          <w:bCs/>
          <w:color w:val="000000"/>
        </w:rPr>
        <w:tab/>
      </w:r>
      <w:r>
        <w:rPr>
          <w:color w:val="000000"/>
        </w:rPr>
        <w:t>The system shall provide the capability for internal users to input data manually and print forms and registrations for groups, workshops, tours and other site activities.  </w:t>
      </w:r>
    </w:p>
    <w:p w14:paraId="6916220D" w14:textId="77777777" w:rsidR="006F2D47" w:rsidRDefault="006F2D47" w:rsidP="006F2D47">
      <w:pPr>
        <w:widowControl w:val="0"/>
        <w:tabs>
          <w:tab w:val="left" w:pos="1080"/>
        </w:tabs>
        <w:rPr>
          <w:color w:val="000000"/>
        </w:rPr>
      </w:pPr>
    </w:p>
    <w:p w14:paraId="1125485C"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w:t>
      </w:r>
      <w:r>
        <w:rPr>
          <w:b/>
          <w:bCs/>
        </w:rPr>
        <w:t>6</w:t>
      </w:r>
      <w:r>
        <w:rPr>
          <w:b/>
          <w:bCs/>
          <w:color w:val="000000"/>
        </w:rPr>
        <w:tab/>
      </w:r>
      <w:r>
        <w:rPr>
          <w:color w:val="000000"/>
        </w:rPr>
        <w:t xml:space="preserve">The system-generated forms shall contain all or a portion of the line items for events (i.e. attendee list only).  The system </w:t>
      </w:r>
      <w:proofErr w:type="gramStart"/>
      <w:r>
        <w:rPr>
          <w:color w:val="000000"/>
        </w:rPr>
        <w:t>shall</w:t>
      </w:r>
      <w:proofErr w:type="gramEnd"/>
      <w:r>
        <w:rPr>
          <w:color w:val="000000"/>
        </w:rPr>
        <w:t xml:space="preserve"> provide the capability for internal users to manage and customize forms.</w:t>
      </w:r>
    </w:p>
    <w:p w14:paraId="5E5599A8" w14:textId="77777777" w:rsidR="006F2D47" w:rsidRDefault="006F2D47" w:rsidP="006F2D47">
      <w:pPr>
        <w:widowControl w:val="0"/>
        <w:tabs>
          <w:tab w:val="left" w:pos="1080"/>
        </w:tabs>
        <w:rPr>
          <w:color w:val="000000"/>
        </w:rPr>
      </w:pPr>
    </w:p>
    <w:p w14:paraId="14F4B0A1"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w:t>
      </w:r>
      <w:r>
        <w:rPr>
          <w:b/>
          <w:bCs/>
        </w:rPr>
        <w:t>7</w:t>
      </w:r>
      <w:r>
        <w:rPr>
          <w:b/>
          <w:bCs/>
          <w:color w:val="000000"/>
        </w:rPr>
        <w:tab/>
      </w:r>
      <w:r>
        <w:rPr>
          <w:color w:val="000000"/>
        </w:rPr>
        <w:t xml:space="preserve">The system shall enable internal users to process </w:t>
      </w:r>
      <w:r>
        <w:t>deposits, maintain</w:t>
      </w:r>
      <w:r>
        <w:rPr>
          <w:color w:val="000000"/>
        </w:rPr>
        <w:t xml:space="preserve"> records, generate invoices, and accept payment of outstanding balances.</w:t>
      </w:r>
    </w:p>
    <w:p w14:paraId="0A28C7DD" w14:textId="77777777" w:rsidR="006F2D47" w:rsidRDefault="006F2D47" w:rsidP="006F2D47">
      <w:pPr>
        <w:widowControl w:val="0"/>
        <w:tabs>
          <w:tab w:val="left" w:pos="1080"/>
        </w:tabs>
        <w:rPr>
          <w:color w:val="000000"/>
        </w:rPr>
      </w:pPr>
    </w:p>
    <w:p w14:paraId="598825AD" w14:textId="77777777" w:rsidR="006F2D47" w:rsidRDefault="006F2D47" w:rsidP="006F2D47">
      <w:pPr>
        <w:widowControl w:val="0"/>
        <w:tabs>
          <w:tab w:val="left" w:pos="1080"/>
        </w:tabs>
        <w:rPr>
          <w:color w:val="000000"/>
        </w:rPr>
      </w:pPr>
      <w:r>
        <w:rPr>
          <w:b/>
          <w:bCs/>
          <w:color w:val="000000"/>
        </w:rPr>
        <w:t>3.</w:t>
      </w:r>
      <w:r>
        <w:rPr>
          <w:b/>
          <w:bCs/>
        </w:rPr>
        <w:t>5</w:t>
      </w:r>
      <w:r>
        <w:rPr>
          <w:b/>
          <w:bCs/>
          <w:color w:val="000000"/>
        </w:rPr>
        <w:t>.</w:t>
      </w:r>
      <w:r>
        <w:rPr>
          <w:b/>
          <w:bCs/>
        </w:rPr>
        <w:t>8</w:t>
      </w:r>
      <w:r>
        <w:rPr>
          <w:b/>
          <w:bCs/>
        </w:rPr>
        <w:tab/>
      </w:r>
      <w:r>
        <w:rPr>
          <w:color w:val="000000"/>
        </w:rPr>
        <w:t xml:space="preserve">The system shall allow for the creation of private links/sites for special events such </w:t>
      </w:r>
      <w:r>
        <w:t xml:space="preserve">corporate events/tours that are not available to the </w:t>
      </w:r>
      <w:proofErr w:type="gramStart"/>
      <w:r>
        <w:t>general public</w:t>
      </w:r>
      <w:proofErr w:type="gramEnd"/>
      <w:r>
        <w:t xml:space="preserve"> </w:t>
      </w:r>
      <w:r>
        <w:rPr>
          <w:color w:val="000000"/>
        </w:rPr>
        <w:t>(the event information and RSVP for</w:t>
      </w:r>
      <w:r>
        <w:t xml:space="preserve"> these events would be</w:t>
      </w:r>
      <w:r>
        <w:rPr>
          <w:color w:val="000000"/>
        </w:rPr>
        <w:t xml:space="preserve"> online but not shown on the main ticketing system calendar).</w:t>
      </w:r>
    </w:p>
    <w:p w14:paraId="571A471F" w14:textId="77777777" w:rsidR="006F2D47" w:rsidRDefault="006F2D47" w:rsidP="006F2D47">
      <w:pPr>
        <w:widowControl w:val="0"/>
        <w:tabs>
          <w:tab w:val="left" w:pos="1080"/>
        </w:tabs>
        <w:rPr>
          <w:color w:val="000000"/>
        </w:rPr>
      </w:pPr>
    </w:p>
    <w:p w14:paraId="262751F8"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ab/>
        <w:t>Data, Reporting, and Management</w:t>
      </w:r>
    </w:p>
    <w:p w14:paraId="4D806B8A" w14:textId="77777777" w:rsidR="006F2D47" w:rsidRDefault="006F2D47" w:rsidP="006F2D47">
      <w:pPr>
        <w:widowControl w:val="0"/>
        <w:tabs>
          <w:tab w:val="left" w:pos="1080"/>
        </w:tabs>
        <w:rPr>
          <w:color w:val="000000"/>
        </w:rPr>
      </w:pPr>
    </w:p>
    <w:p w14:paraId="52AA5BCF" w14:textId="77777777" w:rsidR="006F2D47" w:rsidRDefault="006F2D47" w:rsidP="006F2D47">
      <w:pPr>
        <w:widowControl w:val="0"/>
        <w:tabs>
          <w:tab w:val="left" w:pos="1080"/>
        </w:tabs>
      </w:pPr>
      <w:r>
        <w:rPr>
          <w:b/>
          <w:bCs/>
          <w:color w:val="000000"/>
        </w:rPr>
        <w:t>3.</w:t>
      </w:r>
      <w:r>
        <w:rPr>
          <w:b/>
          <w:bCs/>
        </w:rPr>
        <w:t>6</w:t>
      </w:r>
      <w:r>
        <w:rPr>
          <w:b/>
          <w:bCs/>
          <w:color w:val="000000"/>
        </w:rPr>
        <w:t>.1</w:t>
      </w:r>
      <w:r>
        <w:rPr>
          <w:b/>
          <w:bCs/>
          <w:color w:val="000000"/>
        </w:rPr>
        <w:tab/>
        <w:t>Data I</w:t>
      </w:r>
      <w:r>
        <w:rPr>
          <w:b/>
          <w:bCs/>
        </w:rPr>
        <w:t xml:space="preserve">mport and </w:t>
      </w:r>
      <w:r>
        <w:rPr>
          <w:b/>
          <w:bCs/>
          <w:color w:val="000000"/>
        </w:rPr>
        <w:t xml:space="preserve">Export.  </w:t>
      </w:r>
      <w:r>
        <w:rPr>
          <w:color w:val="000000"/>
        </w:rPr>
        <w:t xml:space="preserve">The system shall enable internal users to import and export data fields and </w:t>
      </w:r>
      <w:r>
        <w:t xml:space="preserve">the </w:t>
      </w:r>
      <w:r>
        <w:rPr>
          <w:color w:val="000000"/>
        </w:rPr>
        <w:t>associated data to and from applicable forma</w:t>
      </w:r>
      <w:r>
        <w:t>ts such as,</w:t>
      </w:r>
      <w:r>
        <w:rPr>
          <w:color w:val="000000"/>
        </w:rPr>
        <w:t xml:space="preserve"> .doc, .docx, .</w:t>
      </w:r>
      <w:proofErr w:type="spellStart"/>
      <w:r>
        <w:rPr>
          <w:color w:val="000000"/>
        </w:rPr>
        <w:t>xls</w:t>
      </w:r>
      <w:proofErr w:type="spellEnd"/>
      <w:r>
        <w:rPr>
          <w:color w:val="000000"/>
        </w:rPr>
        <w:t xml:space="preserve">, .xlsx, .csv, XML, .rtf and .pdf formats from individual locations and across all sites.  The system shall enable users to select fields to be imported and exported with minimal steps and </w:t>
      </w:r>
      <w:proofErr w:type="gramStart"/>
      <w:r>
        <w:rPr>
          <w:color w:val="000000"/>
        </w:rPr>
        <w:t>keystrokes</w:t>
      </w:r>
      <w:proofErr w:type="gramEnd"/>
      <w:r>
        <w:rPr>
          <w:color w:val="000000"/>
        </w:rPr>
        <w:t>. </w:t>
      </w:r>
      <w:r>
        <w:t xml:space="preserve"> In the example of the Franklin D. Roosevelt Presidential Library and Museum and home, the National Parks Service (NPS) sells tickets using their ticketing system on behalf of NARA.  The ticket sales information from the NPS is sent to NARA in </w:t>
      </w:r>
      <w:proofErr w:type="gramStart"/>
      <w:r>
        <w:t>a Microsoft</w:t>
      </w:r>
      <w:proofErr w:type="gramEnd"/>
      <w:r>
        <w:t xml:space="preserve"> Excel .csv file. This information shall be imported into the new ticketing system.</w:t>
      </w:r>
    </w:p>
    <w:p w14:paraId="6C90E365" w14:textId="77777777" w:rsidR="006F2D47" w:rsidRDefault="006F2D47" w:rsidP="006F2D47">
      <w:pPr>
        <w:widowControl w:val="0"/>
        <w:tabs>
          <w:tab w:val="left" w:pos="1080"/>
        </w:tabs>
        <w:rPr>
          <w:color w:val="000000"/>
        </w:rPr>
      </w:pPr>
    </w:p>
    <w:p w14:paraId="0D7099AC"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.2</w:t>
      </w:r>
      <w:r>
        <w:rPr>
          <w:b/>
          <w:bCs/>
          <w:color w:val="000000"/>
        </w:rPr>
        <w:tab/>
        <w:t>Data Reporting.</w:t>
      </w:r>
      <w:r>
        <w:rPr>
          <w:color w:val="000000"/>
        </w:rPr>
        <w:t xml:space="preserve"> The system shall enable internal users to generate reports using all data fields and the associated data, including legacy migrated data, across sites and within individual sites. The system shall enable internal users to export reports to .doc, .docx, .</w:t>
      </w:r>
      <w:proofErr w:type="spellStart"/>
      <w:r>
        <w:rPr>
          <w:color w:val="000000"/>
        </w:rPr>
        <w:t>xls</w:t>
      </w:r>
      <w:proofErr w:type="spellEnd"/>
      <w:r>
        <w:rPr>
          <w:color w:val="000000"/>
        </w:rPr>
        <w:t>, .xlsx, .csv, XML, .rtf and .pdf formats.</w:t>
      </w:r>
    </w:p>
    <w:p w14:paraId="33C41841" w14:textId="77777777" w:rsidR="006F2D47" w:rsidRDefault="006F2D47" w:rsidP="006F2D47">
      <w:pPr>
        <w:widowControl w:val="0"/>
        <w:tabs>
          <w:tab w:val="left" w:pos="1080"/>
        </w:tabs>
        <w:rPr>
          <w:color w:val="000000"/>
        </w:rPr>
      </w:pPr>
    </w:p>
    <w:p w14:paraId="04E33502"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.2.1</w:t>
      </w:r>
      <w:r>
        <w:rPr>
          <w:b/>
          <w:bCs/>
          <w:color w:val="000000"/>
        </w:rPr>
        <w:tab/>
      </w:r>
      <w:r>
        <w:rPr>
          <w:color w:val="000000"/>
        </w:rPr>
        <w:t xml:space="preserve">The system shall generate pre-packaged (canned) reports. These canned reports must be easily run on multiple variables without manually inputting the report name individually. All information should be reportable by hour, day of the week (e.g. Monday, Tuesday, etc.), date, month, and year. The canned reports must include the following: </w:t>
      </w:r>
    </w:p>
    <w:p w14:paraId="1B753478" w14:textId="77777777" w:rsidR="006F2D47" w:rsidRDefault="006F2D47" w:rsidP="006F2D47">
      <w:pPr>
        <w:widowControl w:val="0"/>
        <w:tabs>
          <w:tab w:val="left" w:pos="1080"/>
        </w:tabs>
        <w:rPr>
          <w:color w:val="000000"/>
        </w:rPr>
      </w:pPr>
    </w:p>
    <w:p w14:paraId="7A6A8F8B" w14:textId="77777777" w:rsidR="006F2D47" w:rsidRDefault="006F2D47" w:rsidP="006F2D47">
      <w:pPr>
        <w:widowControl w:val="0"/>
        <w:tabs>
          <w:tab w:val="left" w:pos="1080"/>
        </w:tabs>
        <w:rPr>
          <w:color w:val="000000"/>
        </w:rPr>
      </w:pPr>
      <w:r>
        <w:rPr>
          <w:b/>
          <w:bCs/>
          <w:color w:val="000000"/>
        </w:rPr>
        <w:t>3.6.2.1.1</w:t>
      </w:r>
      <w:r>
        <w:rPr>
          <w:b/>
          <w:bCs/>
          <w:color w:val="000000"/>
        </w:rPr>
        <w:tab/>
      </w:r>
      <w:r>
        <w:rPr>
          <w:color w:val="000000"/>
        </w:rPr>
        <w:t xml:space="preserve">Total number of visits by site and in </w:t>
      </w:r>
      <w:proofErr w:type="gramStart"/>
      <w:r>
        <w:rPr>
          <w:color w:val="000000"/>
        </w:rPr>
        <w:t>aggregate;</w:t>
      </w:r>
      <w:proofErr w:type="gramEnd"/>
    </w:p>
    <w:p w14:paraId="6511D14A" w14:textId="77777777" w:rsidR="006F2D47" w:rsidRDefault="006F2D47" w:rsidP="006F2D47">
      <w:pPr>
        <w:widowControl w:val="0"/>
        <w:tabs>
          <w:tab w:val="left" w:pos="1080"/>
        </w:tabs>
        <w:rPr>
          <w:color w:val="000000"/>
        </w:rPr>
      </w:pPr>
    </w:p>
    <w:p w14:paraId="7796DF38" w14:textId="77777777" w:rsidR="006F2D47" w:rsidRDefault="006F2D47" w:rsidP="006F2D47">
      <w:pPr>
        <w:widowControl w:val="0"/>
        <w:tabs>
          <w:tab w:val="left" w:pos="1080"/>
        </w:tabs>
        <w:rPr>
          <w:color w:val="000000"/>
        </w:rPr>
      </w:pPr>
      <w:r>
        <w:rPr>
          <w:b/>
          <w:bCs/>
          <w:color w:val="000000"/>
        </w:rPr>
        <w:t>3.6.2.1.2</w:t>
      </w:r>
      <w:r>
        <w:rPr>
          <w:b/>
          <w:bCs/>
          <w:color w:val="000000"/>
        </w:rPr>
        <w:tab/>
      </w:r>
      <w:proofErr w:type="gramStart"/>
      <w:r>
        <w:rPr>
          <w:color w:val="000000"/>
        </w:rPr>
        <w:t>Number  of</w:t>
      </w:r>
      <w:proofErr w:type="gramEnd"/>
      <w:r>
        <w:rPr>
          <w:color w:val="000000"/>
        </w:rPr>
        <w:t xml:space="preserve"> </w:t>
      </w:r>
      <w:proofErr w:type="gramStart"/>
      <w:r>
        <w:rPr>
          <w:color w:val="000000"/>
        </w:rPr>
        <w:t>users;</w:t>
      </w:r>
      <w:proofErr w:type="gramEnd"/>
      <w:r>
        <w:rPr>
          <w:color w:val="000000"/>
        </w:rPr>
        <w:t xml:space="preserve"> </w:t>
      </w:r>
    </w:p>
    <w:p w14:paraId="71FE514A" w14:textId="77777777" w:rsidR="006F2D47" w:rsidRDefault="006F2D47" w:rsidP="006F2D47">
      <w:pPr>
        <w:widowControl w:val="0"/>
        <w:tabs>
          <w:tab w:val="left" w:pos="1080"/>
        </w:tabs>
        <w:rPr>
          <w:color w:val="000000"/>
        </w:rPr>
      </w:pPr>
    </w:p>
    <w:p w14:paraId="44817E17" w14:textId="77777777" w:rsidR="006F2D47" w:rsidRDefault="006F2D47" w:rsidP="006F2D47">
      <w:pPr>
        <w:widowControl w:val="0"/>
        <w:tabs>
          <w:tab w:val="left" w:pos="1080"/>
        </w:tabs>
        <w:rPr>
          <w:color w:val="000000"/>
        </w:rPr>
      </w:pPr>
      <w:r>
        <w:rPr>
          <w:b/>
          <w:bCs/>
          <w:color w:val="000000"/>
        </w:rPr>
        <w:t>3.6.2.1.3</w:t>
      </w:r>
      <w:r>
        <w:rPr>
          <w:color w:val="000000"/>
        </w:rPr>
        <w:tab/>
        <w:t xml:space="preserve">Repeat </w:t>
      </w:r>
      <w:proofErr w:type="gramStart"/>
      <w:r>
        <w:rPr>
          <w:color w:val="000000"/>
        </w:rPr>
        <w:t>visits;</w:t>
      </w:r>
      <w:proofErr w:type="gramEnd"/>
      <w:r>
        <w:rPr>
          <w:color w:val="000000"/>
        </w:rPr>
        <w:t xml:space="preserve"> </w:t>
      </w:r>
    </w:p>
    <w:p w14:paraId="36CF1C16" w14:textId="77777777" w:rsidR="006F2D47" w:rsidRDefault="006F2D47" w:rsidP="006F2D47">
      <w:pPr>
        <w:widowControl w:val="0"/>
        <w:tabs>
          <w:tab w:val="left" w:pos="1080"/>
        </w:tabs>
        <w:rPr>
          <w:color w:val="000000"/>
        </w:rPr>
      </w:pPr>
    </w:p>
    <w:p w14:paraId="427548C4" w14:textId="77777777" w:rsidR="006F2D47" w:rsidRDefault="006F2D47" w:rsidP="006F2D47">
      <w:pPr>
        <w:widowControl w:val="0"/>
        <w:tabs>
          <w:tab w:val="left" w:pos="1080"/>
        </w:tabs>
        <w:rPr>
          <w:color w:val="000000"/>
        </w:rPr>
      </w:pPr>
      <w:r>
        <w:rPr>
          <w:b/>
          <w:bCs/>
          <w:color w:val="000000"/>
        </w:rPr>
        <w:t>3.6.2.1.4</w:t>
      </w:r>
      <w:r>
        <w:rPr>
          <w:b/>
          <w:bCs/>
          <w:color w:val="000000"/>
        </w:rPr>
        <w:tab/>
      </w:r>
      <w:r>
        <w:rPr>
          <w:color w:val="000000"/>
        </w:rPr>
        <w:t xml:space="preserve">Digital tickets versus onsite </w:t>
      </w:r>
      <w:proofErr w:type="gramStart"/>
      <w:r>
        <w:rPr>
          <w:color w:val="000000"/>
        </w:rPr>
        <w:t>purchases;</w:t>
      </w:r>
      <w:proofErr w:type="gramEnd"/>
    </w:p>
    <w:p w14:paraId="287559B3" w14:textId="77777777" w:rsidR="006F2D47" w:rsidRDefault="006F2D47" w:rsidP="006F2D47">
      <w:pPr>
        <w:widowControl w:val="0"/>
        <w:tabs>
          <w:tab w:val="left" w:pos="1080"/>
        </w:tabs>
        <w:rPr>
          <w:color w:val="000000"/>
        </w:rPr>
      </w:pPr>
    </w:p>
    <w:p w14:paraId="38FF0158" w14:textId="77777777" w:rsidR="006F2D47" w:rsidRDefault="006F2D47" w:rsidP="006F2D47">
      <w:pPr>
        <w:widowControl w:val="0"/>
        <w:tabs>
          <w:tab w:val="left" w:pos="1080"/>
        </w:tabs>
        <w:rPr>
          <w:color w:val="000000"/>
        </w:rPr>
      </w:pPr>
      <w:r>
        <w:rPr>
          <w:b/>
          <w:bCs/>
          <w:color w:val="000000"/>
        </w:rPr>
        <w:lastRenderedPageBreak/>
        <w:t>3.6.2.1.5</w:t>
      </w:r>
      <w:r>
        <w:rPr>
          <w:b/>
          <w:bCs/>
          <w:color w:val="000000"/>
        </w:rPr>
        <w:tab/>
      </w:r>
      <w:r>
        <w:rPr>
          <w:color w:val="000000"/>
        </w:rPr>
        <w:t>Metropolitan statistical area by zip code and /</w:t>
      </w:r>
      <w:proofErr w:type="gramStart"/>
      <w:r>
        <w:rPr>
          <w:color w:val="000000"/>
        </w:rPr>
        <w:t>county;</w:t>
      </w:r>
      <w:proofErr w:type="gramEnd"/>
    </w:p>
    <w:p w14:paraId="29E3543A" w14:textId="77777777" w:rsidR="006F2D47" w:rsidRDefault="006F2D47" w:rsidP="006F2D47">
      <w:pPr>
        <w:widowControl w:val="0"/>
        <w:tabs>
          <w:tab w:val="left" w:pos="1080"/>
        </w:tabs>
        <w:rPr>
          <w:color w:val="000000"/>
        </w:rPr>
      </w:pPr>
    </w:p>
    <w:p w14:paraId="112304F2" w14:textId="77777777" w:rsidR="006F2D47" w:rsidRDefault="006F2D47" w:rsidP="006F2D47">
      <w:pPr>
        <w:widowControl w:val="0"/>
        <w:tabs>
          <w:tab w:val="left" w:pos="1080"/>
        </w:tabs>
        <w:rPr>
          <w:color w:val="000000"/>
        </w:rPr>
      </w:pPr>
      <w:r>
        <w:rPr>
          <w:b/>
          <w:bCs/>
          <w:color w:val="000000"/>
        </w:rPr>
        <w:t>3.6.2.1.6</w:t>
      </w:r>
      <w:r>
        <w:rPr>
          <w:b/>
          <w:bCs/>
          <w:color w:val="000000"/>
        </w:rPr>
        <w:tab/>
      </w:r>
      <w:r>
        <w:rPr>
          <w:color w:val="000000"/>
        </w:rPr>
        <w:t xml:space="preserve">Countries visiting </w:t>
      </w:r>
      <w:proofErr w:type="gramStart"/>
      <w:r>
        <w:rPr>
          <w:color w:val="000000"/>
        </w:rPr>
        <w:t>from;</w:t>
      </w:r>
      <w:proofErr w:type="gramEnd"/>
      <w:r>
        <w:rPr>
          <w:color w:val="000000"/>
        </w:rPr>
        <w:t xml:space="preserve"> </w:t>
      </w:r>
    </w:p>
    <w:p w14:paraId="07818385" w14:textId="77777777" w:rsidR="006F2D47" w:rsidRDefault="006F2D47" w:rsidP="006F2D47">
      <w:pPr>
        <w:widowControl w:val="0"/>
        <w:tabs>
          <w:tab w:val="left" w:pos="1080"/>
        </w:tabs>
        <w:rPr>
          <w:color w:val="000000"/>
        </w:rPr>
      </w:pPr>
    </w:p>
    <w:p w14:paraId="0E9F435C" w14:textId="77777777" w:rsidR="006F2D47" w:rsidRDefault="006F2D47" w:rsidP="006F2D47">
      <w:pPr>
        <w:widowControl w:val="0"/>
        <w:tabs>
          <w:tab w:val="left" w:pos="1080"/>
        </w:tabs>
        <w:rPr>
          <w:color w:val="000000"/>
        </w:rPr>
      </w:pPr>
      <w:r>
        <w:rPr>
          <w:b/>
          <w:bCs/>
          <w:color w:val="000000"/>
        </w:rPr>
        <w:t>3.6.2.1.7</w:t>
      </w:r>
      <w:r>
        <w:rPr>
          <w:b/>
          <w:bCs/>
          <w:color w:val="000000"/>
        </w:rPr>
        <w:tab/>
      </w:r>
      <w:r>
        <w:rPr>
          <w:color w:val="000000"/>
        </w:rPr>
        <w:t xml:space="preserve">Tickets sold/reserved by </w:t>
      </w:r>
      <w:proofErr w:type="gramStart"/>
      <w:r>
        <w:rPr>
          <w:color w:val="000000"/>
        </w:rPr>
        <w:t>hour;</w:t>
      </w:r>
      <w:proofErr w:type="gramEnd"/>
    </w:p>
    <w:p w14:paraId="0EE7E330" w14:textId="77777777" w:rsidR="006F2D47" w:rsidRDefault="006F2D47" w:rsidP="006F2D47">
      <w:pPr>
        <w:widowControl w:val="0"/>
        <w:tabs>
          <w:tab w:val="left" w:pos="1080"/>
        </w:tabs>
        <w:rPr>
          <w:color w:val="000000"/>
        </w:rPr>
      </w:pPr>
    </w:p>
    <w:p w14:paraId="710355D7" w14:textId="77777777" w:rsidR="006F2D47" w:rsidRDefault="006F2D47" w:rsidP="006F2D47">
      <w:pPr>
        <w:widowControl w:val="0"/>
        <w:tabs>
          <w:tab w:val="left" w:pos="1080"/>
        </w:tabs>
        <w:rPr>
          <w:color w:val="000000"/>
        </w:rPr>
      </w:pPr>
      <w:r>
        <w:rPr>
          <w:b/>
          <w:bCs/>
          <w:color w:val="000000"/>
        </w:rPr>
        <w:t>3.6.2.1.8</w:t>
      </w:r>
      <w:r>
        <w:rPr>
          <w:b/>
          <w:bCs/>
          <w:color w:val="000000"/>
        </w:rPr>
        <w:tab/>
      </w:r>
      <w:r>
        <w:rPr>
          <w:color w:val="000000"/>
        </w:rPr>
        <w:t xml:space="preserve">Sales by ticket/category; sales by program/event and ticket/category; payment summary; payment detail; </w:t>
      </w:r>
      <w:proofErr w:type="gramStart"/>
      <w:r>
        <w:rPr>
          <w:color w:val="000000"/>
        </w:rPr>
        <w:t>and,</w:t>
      </w:r>
      <w:proofErr w:type="gramEnd"/>
      <w:r>
        <w:rPr>
          <w:color w:val="000000"/>
        </w:rPr>
        <w:t xml:space="preserve"> payment method.</w:t>
      </w:r>
    </w:p>
    <w:p w14:paraId="28011C28" w14:textId="77777777" w:rsidR="006F2D47" w:rsidRDefault="006F2D47" w:rsidP="006F2D47">
      <w:pPr>
        <w:widowControl w:val="0"/>
        <w:tabs>
          <w:tab w:val="left" w:pos="1080"/>
        </w:tabs>
        <w:rPr>
          <w:color w:val="000000"/>
        </w:rPr>
      </w:pPr>
    </w:p>
    <w:p w14:paraId="4DA1F888"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.2.2</w:t>
      </w:r>
      <w:r>
        <w:rPr>
          <w:color w:val="000000"/>
        </w:rPr>
        <w:tab/>
        <w:t>The system shall have the capability to create and generate ad-hoc reports using all data fields and associated data.</w:t>
      </w:r>
    </w:p>
    <w:p w14:paraId="59C8569E" w14:textId="77777777" w:rsidR="006F2D47" w:rsidRDefault="006F2D47" w:rsidP="006F2D47">
      <w:pPr>
        <w:widowControl w:val="0"/>
        <w:tabs>
          <w:tab w:val="left" w:pos="1080"/>
        </w:tabs>
        <w:rPr>
          <w:color w:val="000000"/>
        </w:rPr>
      </w:pPr>
    </w:p>
    <w:p w14:paraId="75AFC3BC"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 xml:space="preserve">.2.3 </w:t>
      </w:r>
      <w:r>
        <w:rPr>
          <w:color w:val="000000"/>
        </w:rPr>
        <w:tab/>
        <w:t xml:space="preserve">The system should have a “smart” reports function that handles multiple variables in one (1) report such as </w:t>
      </w:r>
      <w:r>
        <w:t>o</w:t>
      </w:r>
      <w:r>
        <w:rPr>
          <w:color w:val="000000"/>
        </w:rPr>
        <w:t xml:space="preserve">nline </w:t>
      </w:r>
      <w:r>
        <w:t>s</w:t>
      </w:r>
      <w:r>
        <w:rPr>
          <w:color w:val="000000"/>
        </w:rPr>
        <w:t xml:space="preserve">ales, credit card sales, cash sales, event sales, etc.  </w:t>
      </w:r>
      <w:r>
        <w:t>The r</w:t>
      </w:r>
      <w:r>
        <w:rPr>
          <w:color w:val="000000"/>
        </w:rPr>
        <w:t>eport</w:t>
      </w:r>
      <w:r>
        <w:t xml:space="preserve"> </w:t>
      </w:r>
      <w:r>
        <w:rPr>
          <w:color w:val="000000"/>
        </w:rPr>
        <w:t>function must also be able to compile visitation data into reports by daily sales</w:t>
      </w:r>
      <w:r>
        <w:t xml:space="preserve"> and attendance,</w:t>
      </w:r>
      <w:r>
        <w:rPr>
          <w:color w:val="000000"/>
        </w:rPr>
        <w:t xml:space="preserve"> zip code, country, and state.</w:t>
      </w:r>
    </w:p>
    <w:p w14:paraId="72F5096A" w14:textId="77777777" w:rsidR="006F2D47" w:rsidRDefault="006F2D47" w:rsidP="006F2D47">
      <w:pPr>
        <w:widowControl w:val="0"/>
        <w:tabs>
          <w:tab w:val="left" w:pos="1080"/>
        </w:tabs>
      </w:pPr>
    </w:p>
    <w:p w14:paraId="3D772D1B" w14:textId="77777777" w:rsidR="006F2D47" w:rsidRDefault="006F2D47" w:rsidP="006F2D47">
      <w:pPr>
        <w:widowControl w:val="0"/>
        <w:tabs>
          <w:tab w:val="left" w:pos="1080"/>
        </w:tabs>
      </w:pPr>
      <w:r>
        <w:rPr>
          <w:b/>
          <w:bCs/>
        </w:rPr>
        <w:t>3.6.2.4</w:t>
      </w:r>
      <w:r>
        <w:rPr>
          <w:b/>
          <w:bCs/>
        </w:rPr>
        <w:tab/>
      </w:r>
      <w:r>
        <w:t xml:space="preserve">The system shall have the ability to display ticket availability on a dashboard. </w:t>
      </w:r>
    </w:p>
    <w:p w14:paraId="200A398E" w14:textId="77777777" w:rsidR="006F2D47" w:rsidRDefault="006F2D47" w:rsidP="006F2D47">
      <w:pPr>
        <w:widowControl w:val="0"/>
        <w:tabs>
          <w:tab w:val="left" w:pos="1080"/>
        </w:tabs>
        <w:rPr>
          <w:color w:val="000000"/>
        </w:rPr>
      </w:pPr>
    </w:p>
    <w:p w14:paraId="434EC0C5"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w:t>
      </w:r>
      <w:r>
        <w:rPr>
          <w:b/>
          <w:bCs/>
        </w:rPr>
        <w:t>3</w:t>
      </w:r>
      <w:r>
        <w:rPr>
          <w:b/>
          <w:bCs/>
          <w:color w:val="000000"/>
        </w:rPr>
        <w:tab/>
      </w:r>
      <w:r>
        <w:rPr>
          <w:color w:val="000000"/>
        </w:rPr>
        <w:t>The system shall maintain an audit history of all activities performed in the system including transactions, event registration, time stamp, and resource (i.e. staff and room) management.</w:t>
      </w:r>
    </w:p>
    <w:p w14:paraId="3F462AA5" w14:textId="77777777" w:rsidR="006F2D47" w:rsidRDefault="006F2D47" w:rsidP="006F2D47">
      <w:pPr>
        <w:widowControl w:val="0"/>
        <w:tabs>
          <w:tab w:val="left" w:pos="1080"/>
        </w:tabs>
        <w:rPr>
          <w:color w:val="000000"/>
        </w:rPr>
      </w:pPr>
    </w:p>
    <w:p w14:paraId="01DED70F" w14:textId="77777777" w:rsidR="006F2D47" w:rsidRDefault="006F2D47" w:rsidP="006F2D47">
      <w:pPr>
        <w:widowControl w:val="0"/>
        <w:tabs>
          <w:tab w:val="left" w:pos="1080"/>
        </w:tabs>
        <w:rPr>
          <w:color w:val="000000"/>
        </w:rPr>
      </w:pPr>
      <w:r>
        <w:rPr>
          <w:b/>
          <w:bCs/>
          <w:color w:val="000000"/>
        </w:rPr>
        <w:t>3.</w:t>
      </w:r>
      <w:r>
        <w:rPr>
          <w:b/>
          <w:bCs/>
        </w:rPr>
        <w:t>6</w:t>
      </w:r>
      <w:r>
        <w:rPr>
          <w:b/>
          <w:bCs/>
          <w:color w:val="000000"/>
        </w:rPr>
        <w:t>.</w:t>
      </w:r>
      <w:r>
        <w:rPr>
          <w:b/>
          <w:bCs/>
        </w:rPr>
        <w:t>4</w:t>
      </w:r>
      <w:r>
        <w:rPr>
          <w:color w:val="000000"/>
        </w:rPr>
        <w:tab/>
        <w:t>The solution shall scale to handle future data growth without major design or architectural changes.</w:t>
      </w:r>
    </w:p>
    <w:p w14:paraId="5CED0921" w14:textId="77777777" w:rsidR="006F2D47" w:rsidRDefault="006F2D47" w:rsidP="006F2D47">
      <w:pPr>
        <w:widowControl w:val="0"/>
        <w:tabs>
          <w:tab w:val="left" w:pos="1080"/>
        </w:tabs>
        <w:rPr>
          <w:color w:val="000000"/>
        </w:rPr>
      </w:pPr>
      <w:r>
        <w:rPr>
          <w:color w:val="000000"/>
        </w:rPr>
        <w:t> </w:t>
      </w:r>
    </w:p>
    <w:p w14:paraId="0C84170D" w14:textId="77777777" w:rsidR="006F2D47" w:rsidRDefault="006F2D47" w:rsidP="006F2D47">
      <w:pPr>
        <w:widowControl w:val="0"/>
        <w:tabs>
          <w:tab w:val="left" w:pos="1080"/>
        </w:tabs>
        <w:rPr>
          <w:b/>
          <w:bCs/>
          <w:color w:val="000000"/>
        </w:rPr>
      </w:pPr>
      <w:r>
        <w:rPr>
          <w:b/>
          <w:bCs/>
          <w:color w:val="000000"/>
        </w:rPr>
        <w:t>3.</w:t>
      </w:r>
      <w:r>
        <w:rPr>
          <w:b/>
          <w:bCs/>
        </w:rPr>
        <w:t>7</w:t>
      </w:r>
      <w:r>
        <w:rPr>
          <w:b/>
          <w:bCs/>
          <w:color w:val="000000"/>
        </w:rPr>
        <w:tab/>
        <w:t>User Interfaces</w:t>
      </w:r>
    </w:p>
    <w:p w14:paraId="427512F5" w14:textId="77777777" w:rsidR="006F2D47" w:rsidRDefault="006F2D47" w:rsidP="006F2D47">
      <w:pPr>
        <w:widowControl w:val="0"/>
        <w:tabs>
          <w:tab w:val="left" w:pos="1080"/>
        </w:tabs>
        <w:rPr>
          <w:b/>
          <w:bCs/>
        </w:rPr>
      </w:pPr>
    </w:p>
    <w:p w14:paraId="2065148D" w14:textId="77777777" w:rsidR="006F2D47" w:rsidRDefault="006F2D47" w:rsidP="006F2D47">
      <w:pPr>
        <w:widowControl w:val="0"/>
        <w:tabs>
          <w:tab w:val="left" w:pos="1080"/>
        </w:tabs>
      </w:pPr>
      <w:r>
        <w:rPr>
          <w:b/>
          <w:bCs/>
        </w:rPr>
        <w:t>3.7.1</w:t>
      </w:r>
      <w:r>
        <w:rPr>
          <w:b/>
          <w:bCs/>
        </w:rPr>
        <w:tab/>
      </w:r>
      <w:r>
        <w:t xml:space="preserve">All NARA users will need an individual login to the ticketing system. However, public users purchasing tickets through this system will not require any login information or credentialing. </w:t>
      </w:r>
    </w:p>
    <w:p w14:paraId="60D22D01" w14:textId="77777777" w:rsidR="006F2D47" w:rsidRDefault="006F2D47" w:rsidP="006F2D47">
      <w:pPr>
        <w:widowControl w:val="0"/>
        <w:tabs>
          <w:tab w:val="left" w:pos="1080"/>
        </w:tabs>
        <w:rPr>
          <w:color w:val="000000"/>
        </w:rPr>
      </w:pPr>
    </w:p>
    <w:p w14:paraId="7A1559A6"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.2</w:t>
      </w:r>
      <w:r>
        <w:rPr>
          <w:b/>
          <w:bCs/>
          <w:color w:val="000000"/>
        </w:rPr>
        <w:tab/>
      </w:r>
      <w:r>
        <w:rPr>
          <w:color w:val="000000"/>
        </w:rPr>
        <w:t>NARA requires a system with a flexible and/or customizable screen interface to enable its internal users to optimize screen designs to support current, local tasks and workflows, and save screen settings for future use. </w:t>
      </w:r>
    </w:p>
    <w:p w14:paraId="201D30CA" w14:textId="77777777" w:rsidR="006F2D47" w:rsidRDefault="006F2D47" w:rsidP="006F2D47">
      <w:pPr>
        <w:widowControl w:val="0"/>
        <w:tabs>
          <w:tab w:val="left" w:pos="1080"/>
        </w:tabs>
        <w:rPr>
          <w:color w:val="000000"/>
        </w:rPr>
      </w:pPr>
    </w:p>
    <w:p w14:paraId="1AE5760C"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.3</w:t>
      </w:r>
      <w:r>
        <w:rPr>
          <w:b/>
          <w:bCs/>
          <w:color w:val="000000"/>
        </w:rPr>
        <w:tab/>
      </w:r>
      <w:r>
        <w:rPr>
          <w:color w:val="000000"/>
        </w:rPr>
        <w:t>The system shall provide the capability for internal users to arrange the icons displayed on the admissions desk touch screen monitor, including assigning functions to icons. </w:t>
      </w:r>
    </w:p>
    <w:p w14:paraId="6FEE7AD4" w14:textId="77777777" w:rsidR="006F2D47" w:rsidRDefault="006F2D47" w:rsidP="006F2D47">
      <w:pPr>
        <w:widowControl w:val="0"/>
        <w:tabs>
          <w:tab w:val="left" w:pos="1080"/>
        </w:tabs>
        <w:rPr>
          <w:color w:val="000000"/>
        </w:rPr>
      </w:pPr>
    </w:p>
    <w:p w14:paraId="2AEB1A5E"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w:t>
      </w:r>
      <w:r>
        <w:rPr>
          <w:b/>
          <w:bCs/>
          <w:color w:val="000000"/>
        </w:rPr>
        <w:tab/>
      </w:r>
      <w:r>
        <w:rPr>
          <w:color w:val="000000"/>
        </w:rPr>
        <w:t>The system shall enable internal users to add, change, or configure the following:</w:t>
      </w:r>
    </w:p>
    <w:p w14:paraId="185F4BA9" w14:textId="77777777" w:rsidR="006F2D47" w:rsidRDefault="006F2D47" w:rsidP="006F2D47">
      <w:pPr>
        <w:widowControl w:val="0"/>
        <w:tabs>
          <w:tab w:val="left" w:pos="1080"/>
        </w:tabs>
        <w:rPr>
          <w:color w:val="000000"/>
        </w:rPr>
      </w:pPr>
    </w:p>
    <w:p w14:paraId="1AE65F20"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4.1</w:t>
      </w:r>
      <w:r>
        <w:rPr>
          <w:b/>
          <w:bCs/>
          <w:color w:val="000000"/>
        </w:rPr>
        <w:tab/>
      </w:r>
      <w:r>
        <w:rPr>
          <w:color w:val="000000"/>
        </w:rPr>
        <w:t>Ticket design</w:t>
      </w:r>
    </w:p>
    <w:p w14:paraId="12DC021B" w14:textId="77777777" w:rsidR="006F2D47" w:rsidRDefault="006F2D47" w:rsidP="006F2D47">
      <w:pPr>
        <w:widowControl w:val="0"/>
        <w:tabs>
          <w:tab w:val="left" w:pos="1080"/>
        </w:tabs>
        <w:rPr>
          <w:color w:val="000000"/>
        </w:rPr>
      </w:pPr>
    </w:p>
    <w:p w14:paraId="1D49711F"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.4.2</w:t>
      </w:r>
      <w:r>
        <w:rPr>
          <w:b/>
          <w:bCs/>
          <w:color w:val="000000"/>
        </w:rPr>
        <w:tab/>
      </w:r>
      <w:r>
        <w:rPr>
          <w:color w:val="000000"/>
        </w:rPr>
        <w:t>Ticket prices</w:t>
      </w:r>
    </w:p>
    <w:p w14:paraId="2585654A" w14:textId="77777777" w:rsidR="006F2D47" w:rsidRDefault="006F2D47" w:rsidP="006F2D47">
      <w:pPr>
        <w:widowControl w:val="0"/>
        <w:tabs>
          <w:tab w:val="left" w:pos="1080"/>
        </w:tabs>
        <w:rPr>
          <w:color w:val="000000"/>
        </w:rPr>
      </w:pPr>
    </w:p>
    <w:p w14:paraId="098B961D"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.4.3</w:t>
      </w:r>
      <w:r>
        <w:rPr>
          <w:b/>
          <w:bCs/>
          <w:color w:val="000000"/>
        </w:rPr>
        <w:tab/>
      </w:r>
      <w:r>
        <w:rPr>
          <w:color w:val="000000"/>
        </w:rPr>
        <w:t xml:space="preserve">Ticket categories (e.g. senior, adult, child), including activating ticket categories and </w:t>
      </w:r>
      <w:r>
        <w:rPr>
          <w:color w:val="000000"/>
        </w:rPr>
        <w:lastRenderedPageBreak/>
        <w:t>rendering selected categories inactive</w:t>
      </w:r>
    </w:p>
    <w:p w14:paraId="4B0A7BED" w14:textId="77777777" w:rsidR="006F2D47" w:rsidRDefault="006F2D47" w:rsidP="006F2D47">
      <w:pPr>
        <w:widowControl w:val="0"/>
        <w:tabs>
          <w:tab w:val="left" w:pos="1080"/>
        </w:tabs>
        <w:rPr>
          <w:color w:val="000000"/>
        </w:rPr>
      </w:pPr>
    </w:p>
    <w:p w14:paraId="6C40FF13"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.4.4</w:t>
      </w:r>
      <w:r>
        <w:rPr>
          <w:b/>
          <w:bCs/>
          <w:color w:val="000000"/>
        </w:rPr>
        <w:tab/>
      </w:r>
      <w:r>
        <w:rPr>
          <w:color w:val="000000"/>
        </w:rPr>
        <w:t>Date range(s) for promotions and discounts</w:t>
      </w:r>
    </w:p>
    <w:p w14:paraId="14865CCA" w14:textId="77777777" w:rsidR="006F2D47" w:rsidRDefault="006F2D47" w:rsidP="006F2D47">
      <w:pPr>
        <w:widowControl w:val="0"/>
        <w:tabs>
          <w:tab w:val="left" w:pos="1080"/>
        </w:tabs>
        <w:rPr>
          <w:color w:val="000000"/>
        </w:rPr>
      </w:pPr>
    </w:p>
    <w:p w14:paraId="01A25F9E"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.4.5</w:t>
      </w:r>
      <w:r>
        <w:rPr>
          <w:b/>
          <w:bCs/>
          <w:color w:val="000000"/>
        </w:rPr>
        <w:tab/>
      </w:r>
      <w:r>
        <w:rPr>
          <w:color w:val="000000"/>
        </w:rPr>
        <w:t>Sale items (e.g. brochures, audio tours)</w:t>
      </w:r>
    </w:p>
    <w:p w14:paraId="4D3AE6A5" w14:textId="77777777" w:rsidR="006F2D47" w:rsidRDefault="006F2D47" w:rsidP="006F2D47">
      <w:pPr>
        <w:widowControl w:val="0"/>
        <w:tabs>
          <w:tab w:val="left" w:pos="1080"/>
        </w:tabs>
        <w:rPr>
          <w:color w:val="000000"/>
        </w:rPr>
      </w:pPr>
    </w:p>
    <w:p w14:paraId="67AF3543"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.4.6</w:t>
      </w:r>
      <w:r>
        <w:rPr>
          <w:b/>
          <w:bCs/>
          <w:color w:val="000000"/>
        </w:rPr>
        <w:tab/>
      </w:r>
      <w:r>
        <w:rPr>
          <w:color w:val="000000"/>
        </w:rPr>
        <w:t>Discounts (e.g. senior citizen, student, and veteran)</w:t>
      </w:r>
    </w:p>
    <w:p w14:paraId="479B312B" w14:textId="77777777" w:rsidR="006F2D47" w:rsidRDefault="006F2D47" w:rsidP="006F2D47">
      <w:pPr>
        <w:widowControl w:val="0"/>
        <w:tabs>
          <w:tab w:val="left" w:pos="1080"/>
        </w:tabs>
        <w:rPr>
          <w:color w:val="000000"/>
        </w:rPr>
      </w:pPr>
    </w:p>
    <w:p w14:paraId="27BA12B1"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.4.7</w:t>
      </w:r>
      <w:r>
        <w:rPr>
          <w:color w:val="000000"/>
        </w:rPr>
        <w:tab/>
        <w:t>Promotion categories and related discount amounts</w:t>
      </w:r>
    </w:p>
    <w:p w14:paraId="286BE280" w14:textId="77777777" w:rsidR="006F2D47" w:rsidRDefault="006F2D47" w:rsidP="006F2D47">
      <w:pPr>
        <w:widowControl w:val="0"/>
        <w:tabs>
          <w:tab w:val="left" w:pos="1080"/>
        </w:tabs>
        <w:rPr>
          <w:color w:val="000000"/>
        </w:rPr>
      </w:pPr>
    </w:p>
    <w:p w14:paraId="4DDD05F1"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.4.8</w:t>
      </w:r>
      <w:r>
        <w:rPr>
          <w:b/>
          <w:bCs/>
          <w:color w:val="000000"/>
        </w:rPr>
        <w:tab/>
      </w:r>
      <w:r>
        <w:rPr>
          <w:color w:val="000000"/>
        </w:rPr>
        <w:t>Schedule events</w:t>
      </w:r>
    </w:p>
    <w:p w14:paraId="3339C64B" w14:textId="77777777" w:rsidR="006F2D47" w:rsidRDefault="006F2D47" w:rsidP="006F2D47">
      <w:pPr>
        <w:widowControl w:val="0"/>
        <w:tabs>
          <w:tab w:val="left" w:pos="1080"/>
        </w:tabs>
        <w:rPr>
          <w:color w:val="000000"/>
        </w:rPr>
      </w:pPr>
    </w:p>
    <w:p w14:paraId="4A78F99F"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.4.9</w:t>
      </w:r>
      <w:r>
        <w:rPr>
          <w:b/>
          <w:bCs/>
          <w:color w:val="000000"/>
        </w:rPr>
        <w:tab/>
      </w:r>
      <w:r>
        <w:rPr>
          <w:color w:val="000000"/>
        </w:rPr>
        <w:t>Entry times, durations, and maximum number of visitors/attendees</w:t>
      </w:r>
    </w:p>
    <w:p w14:paraId="1E0D2274" w14:textId="77777777" w:rsidR="006F2D47" w:rsidRDefault="006F2D47" w:rsidP="006F2D47">
      <w:pPr>
        <w:widowControl w:val="0"/>
        <w:tabs>
          <w:tab w:val="left" w:pos="1080"/>
        </w:tabs>
        <w:rPr>
          <w:color w:val="000000"/>
        </w:rPr>
      </w:pPr>
    </w:p>
    <w:p w14:paraId="78EF7FDF"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.5</w:t>
      </w:r>
      <w:r>
        <w:rPr>
          <w:b/>
          <w:bCs/>
          <w:color w:val="000000"/>
        </w:rPr>
        <w:tab/>
      </w:r>
      <w:r>
        <w:rPr>
          <w:color w:val="000000"/>
        </w:rPr>
        <w:t xml:space="preserve">Each site shall have its specific logo and color theme displayed </w:t>
      </w:r>
      <w:proofErr w:type="gramStart"/>
      <w:r>
        <w:rPr>
          <w:color w:val="000000"/>
        </w:rPr>
        <w:t>for</w:t>
      </w:r>
      <w:proofErr w:type="gramEnd"/>
      <w:r>
        <w:rPr>
          <w:color w:val="000000"/>
        </w:rPr>
        <w:t xml:space="preserve"> all users. The logo and color theme for each site will be furnished by the COR, post award. </w:t>
      </w:r>
    </w:p>
    <w:p w14:paraId="17099602" w14:textId="77777777" w:rsidR="006F2D47" w:rsidRDefault="006F2D47" w:rsidP="006F2D47">
      <w:pPr>
        <w:widowControl w:val="0"/>
        <w:tabs>
          <w:tab w:val="left" w:pos="1080"/>
        </w:tabs>
        <w:rPr>
          <w:color w:val="000000"/>
        </w:rPr>
      </w:pPr>
    </w:p>
    <w:p w14:paraId="65CC9846" w14:textId="77777777" w:rsidR="006F2D47" w:rsidRDefault="006F2D47" w:rsidP="006F2D47">
      <w:pPr>
        <w:widowControl w:val="0"/>
        <w:tabs>
          <w:tab w:val="left" w:pos="1080"/>
        </w:tabs>
        <w:rPr>
          <w:color w:val="000000"/>
        </w:rPr>
      </w:pPr>
      <w:r>
        <w:rPr>
          <w:b/>
          <w:bCs/>
          <w:color w:val="000000"/>
        </w:rPr>
        <w:t>3.</w:t>
      </w:r>
      <w:r>
        <w:rPr>
          <w:b/>
          <w:bCs/>
        </w:rPr>
        <w:t>7</w:t>
      </w:r>
      <w:r>
        <w:rPr>
          <w:b/>
          <w:bCs/>
          <w:color w:val="000000"/>
        </w:rPr>
        <w:t>.6</w:t>
      </w:r>
      <w:r>
        <w:rPr>
          <w:color w:val="000000"/>
        </w:rPr>
        <w:tab/>
        <w:t>The Contractor shall include at least five (5) optional fields in the database for later configuration by NARA. </w:t>
      </w:r>
    </w:p>
    <w:p w14:paraId="74FAB58E" w14:textId="77777777" w:rsidR="006F2D47" w:rsidRDefault="006F2D47" w:rsidP="006F2D47">
      <w:pPr>
        <w:widowControl w:val="0"/>
        <w:tabs>
          <w:tab w:val="left" w:pos="1080"/>
        </w:tabs>
        <w:rPr>
          <w:color w:val="000000"/>
        </w:rPr>
      </w:pPr>
    </w:p>
    <w:p w14:paraId="5113F9A7"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ab/>
        <w:t>Search and Browse </w:t>
      </w:r>
    </w:p>
    <w:p w14:paraId="065D5942" w14:textId="77777777" w:rsidR="006F2D47" w:rsidRDefault="006F2D47" w:rsidP="006F2D47">
      <w:pPr>
        <w:widowControl w:val="0"/>
        <w:tabs>
          <w:tab w:val="left" w:pos="1080"/>
        </w:tabs>
        <w:rPr>
          <w:color w:val="000000"/>
        </w:rPr>
      </w:pPr>
    </w:p>
    <w:p w14:paraId="4635E76F"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.1</w:t>
      </w:r>
      <w:r>
        <w:rPr>
          <w:b/>
          <w:bCs/>
          <w:color w:val="000000"/>
        </w:rPr>
        <w:tab/>
      </w:r>
      <w:r>
        <w:rPr>
          <w:color w:val="000000"/>
        </w:rPr>
        <w:t xml:space="preserve">The system shall provide the internal </w:t>
      </w:r>
      <w:proofErr w:type="gramStart"/>
      <w:r>
        <w:rPr>
          <w:color w:val="000000"/>
        </w:rPr>
        <w:t>user</w:t>
      </w:r>
      <w:proofErr w:type="gramEnd"/>
      <w:r>
        <w:rPr>
          <w:color w:val="000000"/>
        </w:rPr>
        <w:t xml:space="preserve"> the ability to browse and search by keyword and/or dates across the database and within fields for: </w:t>
      </w:r>
    </w:p>
    <w:p w14:paraId="1CFC587B" w14:textId="77777777" w:rsidR="006F2D47" w:rsidRDefault="006F2D47" w:rsidP="006F2D47">
      <w:pPr>
        <w:widowControl w:val="0"/>
        <w:tabs>
          <w:tab w:val="left" w:pos="1080"/>
        </w:tabs>
        <w:rPr>
          <w:color w:val="000000"/>
        </w:rPr>
      </w:pPr>
    </w:p>
    <w:p w14:paraId="17DB2148"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.1.1</w:t>
      </w:r>
      <w:r>
        <w:rPr>
          <w:b/>
          <w:bCs/>
          <w:color w:val="000000"/>
        </w:rPr>
        <w:tab/>
      </w:r>
      <w:r>
        <w:rPr>
          <w:color w:val="000000"/>
        </w:rPr>
        <w:t>Promotional discounts, including current and past discounts</w:t>
      </w:r>
    </w:p>
    <w:p w14:paraId="4C987C48" w14:textId="77777777" w:rsidR="006F2D47" w:rsidRDefault="006F2D47" w:rsidP="006F2D47">
      <w:pPr>
        <w:widowControl w:val="0"/>
        <w:tabs>
          <w:tab w:val="left" w:pos="1080"/>
        </w:tabs>
        <w:rPr>
          <w:color w:val="000000"/>
        </w:rPr>
      </w:pPr>
    </w:p>
    <w:p w14:paraId="10E4A7AE"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.1.2</w:t>
      </w:r>
      <w:r>
        <w:rPr>
          <w:b/>
          <w:bCs/>
          <w:color w:val="000000"/>
        </w:rPr>
        <w:tab/>
      </w:r>
      <w:r>
        <w:rPr>
          <w:color w:val="000000"/>
        </w:rPr>
        <w:t>Individual ticket orders</w:t>
      </w:r>
    </w:p>
    <w:p w14:paraId="2F0189AA" w14:textId="77777777" w:rsidR="006F2D47" w:rsidRDefault="006F2D47" w:rsidP="006F2D47">
      <w:pPr>
        <w:widowControl w:val="0"/>
        <w:tabs>
          <w:tab w:val="left" w:pos="1080"/>
        </w:tabs>
        <w:rPr>
          <w:color w:val="000000"/>
        </w:rPr>
      </w:pPr>
    </w:p>
    <w:p w14:paraId="690B1539"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.1.3</w:t>
      </w:r>
      <w:r>
        <w:rPr>
          <w:b/>
          <w:bCs/>
          <w:color w:val="000000"/>
        </w:rPr>
        <w:tab/>
      </w:r>
      <w:r>
        <w:rPr>
          <w:color w:val="000000"/>
        </w:rPr>
        <w:t>Group reservations</w:t>
      </w:r>
    </w:p>
    <w:p w14:paraId="693A1D12" w14:textId="77777777" w:rsidR="006F2D47" w:rsidRDefault="006F2D47" w:rsidP="006F2D47">
      <w:pPr>
        <w:widowControl w:val="0"/>
        <w:tabs>
          <w:tab w:val="left" w:pos="1080"/>
        </w:tabs>
        <w:rPr>
          <w:color w:val="000000"/>
        </w:rPr>
      </w:pPr>
    </w:p>
    <w:p w14:paraId="757A34EC"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.1.4</w:t>
      </w:r>
      <w:r>
        <w:rPr>
          <w:b/>
          <w:bCs/>
          <w:color w:val="000000"/>
        </w:rPr>
        <w:tab/>
      </w:r>
      <w:r>
        <w:rPr>
          <w:color w:val="000000"/>
        </w:rPr>
        <w:t>Tours and Events, by date, time, program, name, attendees, and assigned resources (e.g. personnel, facility space, and equipment).</w:t>
      </w:r>
    </w:p>
    <w:p w14:paraId="6C4D2576" w14:textId="77777777" w:rsidR="006F2D47" w:rsidRDefault="006F2D47" w:rsidP="006F2D47">
      <w:pPr>
        <w:widowControl w:val="0"/>
        <w:tabs>
          <w:tab w:val="left" w:pos="1080"/>
        </w:tabs>
        <w:rPr>
          <w:color w:val="000000"/>
        </w:rPr>
      </w:pPr>
    </w:p>
    <w:p w14:paraId="66A31713"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.2</w:t>
      </w:r>
      <w:r>
        <w:rPr>
          <w:b/>
          <w:bCs/>
          <w:color w:val="000000"/>
        </w:rPr>
        <w:tab/>
      </w:r>
      <w:r>
        <w:rPr>
          <w:color w:val="000000"/>
        </w:rPr>
        <w:t xml:space="preserve">The system shall provide all </w:t>
      </w:r>
      <w:proofErr w:type="gramStart"/>
      <w:r>
        <w:rPr>
          <w:color w:val="000000"/>
        </w:rPr>
        <w:t>users</w:t>
      </w:r>
      <w:proofErr w:type="gramEnd"/>
      <w:r>
        <w:rPr>
          <w:color w:val="000000"/>
        </w:rPr>
        <w:t xml:space="preserve"> the ability to search and print results by date; order/transaction number and by email address; or by a combination of a customer’s first name, last name, and street address. </w:t>
      </w:r>
    </w:p>
    <w:p w14:paraId="19B933CF" w14:textId="77777777" w:rsidR="006F2D47" w:rsidRDefault="006F2D47" w:rsidP="006F2D47">
      <w:pPr>
        <w:widowControl w:val="0"/>
        <w:tabs>
          <w:tab w:val="left" w:pos="1080"/>
        </w:tabs>
        <w:rPr>
          <w:color w:val="000000"/>
        </w:rPr>
      </w:pPr>
      <w:r>
        <w:t xml:space="preserve"> </w:t>
      </w:r>
    </w:p>
    <w:p w14:paraId="710541FF"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.3</w:t>
      </w:r>
      <w:r>
        <w:rPr>
          <w:b/>
          <w:bCs/>
          <w:color w:val="000000"/>
        </w:rPr>
        <w:tab/>
      </w:r>
      <w:r>
        <w:rPr>
          <w:color w:val="000000"/>
        </w:rPr>
        <w:t>The system shall provide internal users the ability to print search results to .doc, .docx, .</w:t>
      </w:r>
      <w:proofErr w:type="spellStart"/>
      <w:r>
        <w:rPr>
          <w:color w:val="000000"/>
        </w:rPr>
        <w:t>xls</w:t>
      </w:r>
      <w:proofErr w:type="spellEnd"/>
      <w:r>
        <w:rPr>
          <w:color w:val="000000"/>
        </w:rPr>
        <w:t>, .xlsx, .csv, .</w:t>
      </w:r>
      <w:proofErr w:type="spellStart"/>
      <w:r>
        <w:rPr>
          <w:color w:val="000000"/>
        </w:rPr>
        <w:t>mdb</w:t>
      </w:r>
      <w:proofErr w:type="spellEnd"/>
      <w:r>
        <w:rPr>
          <w:color w:val="000000"/>
        </w:rPr>
        <w:t>, XML, .rtf and .pdf formats.</w:t>
      </w:r>
    </w:p>
    <w:p w14:paraId="71C1BD82" w14:textId="77777777" w:rsidR="006F2D47" w:rsidRDefault="006F2D47" w:rsidP="006F2D47">
      <w:pPr>
        <w:widowControl w:val="0"/>
        <w:tabs>
          <w:tab w:val="left" w:pos="1080"/>
        </w:tabs>
        <w:rPr>
          <w:color w:val="000000"/>
        </w:rPr>
      </w:pPr>
    </w:p>
    <w:p w14:paraId="30901765" w14:textId="77777777" w:rsidR="006F2D47" w:rsidRDefault="006F2D47" w:rsidP="006F2D47">
      <w:pPr>
        <w:widowControl w:val="0"/>
        <w:tabs>
          <w:tab w:val="left" w:pos="1080"/>
        </w:tabs>
        <w:rPr>
          <w:color w:val="000000"/>
        </w:rPr>
      </w:pPr>
      <w:r>
        <w:rPr>
          <w:b/>
          <w:bCs/>
          <w:color w:val="000000"/>
        </w:rPr>
        <w:t>3.</w:t>
      </w:r>
      <w:r>
        <w:rPr>
          <w:b/>
          <w:bCs/>
        </w:rPr>
        <w:t>8</w:t>
      </w:r>
      <w:r>
        <w:rPr>
          <w:b/>
          <w:bCs/>
          <w:color w:val="000000"/>
        </w:rPr>
        <w:t>.4</w:t>
      </w:r>
      <w:r>
        <w:rPr>
          <w:b/>
          <w:bCs/>
          <w:color w:val="000000"/>
        </w:rPr>
        <w:tab/>
      </w:r>
      <w:r>
        <w:rPr>
          <w:color w:val="000000"/>
        </w:rPr>
        <w:t>The system shall return a message to all users when search results are not found and allow them to try again.</w:t>
      </w:r>
    </w:p>
    <w:p w14:paraId="22DE3836" w14:textId="77777777" w:rsidR="006F2D47" w:rsidRDefault="006F2D47" w:rsidP="006F2D47">
      <w:pPr>
        <w:widowControl w:val="0"/>
        <w:tabs>
          <w:tab w:val="left" w:pos="1080"/>
        </w:tabs>
        <w:rPr>
          <w:color w:val="000000"/>
        </w:rPr>
      </w:pPr>
    </w:p>
    <w:p w14:paraId="421F4423"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ab/>
        <w:t xml:space="preserve">System Interfaces </w:t>
      </w:r>
    </w:p>
    <w:p w14:paraId="4485C85C" w14:textId="77777777" w:rsidR="006F2D47" w:rsidRDefault="006F2D47" w:rsidP="006F2D47">
      <w:pPr>
        <w:widowControl w:val="0"/>
        <w:tabs>
          <w:tab w:val="left" w:pos="1080"/>
        </w:tabs>
        <w:rPr>
          <w:color w:val="000000"/>
        </w:rPr>
      </w:pPr>
    </w:p>
    <w:p w14:paraId="5B643C80" w14:textId="77777777" w:rsidR="006F2D47" w:rsidRDefault="006F2D47" w:rsidP="006F2D47">
      <w:pPr>
        <w:widowControl w:val="0"/>
        <w:tabs>
          <w:tab w:val="left" w:pos="1080"/>
        </w:tabs>
        <w:rPr>
          <w:color w:val="000000"/>
        </w:rPr>
      </w:pPr>
      <w:r>
        <w:rPr>
          <w:b/>
          <w:bCs/>
          <w:color w:val="000000"/>
        </w:rPr>
        <w:lastRenderedPageBreak/>
        <w:t>3.</w:t>
      </w:r>
      <w:r>
        <w:rPr>
          <w:b/>
          <w:bCs/>
        </w:rPr>
        <w:t>9</w:t>
      </w:r>
      <w:r>
        <w:rPr>
          <w:b/>
          <w:bCs/>
          <w:color w:val="000000"/>
        </w:rPr>
        <w:t>.1</w:t>
      </w:r>
      <w:r>
        <w:rPr>
          <w:b/>
          <w:bCs/>
          <w:color w:val="000000"/>
        </w:rPr>
        <w:tab/>
      </w:r>
      <w:r>
        <w:rPr>
          <w:color w:val="000000"/>
        </w:rPr>
        <w:t>The system shall provide the necessary capability for the transfer of sales transaction information to the back office financial accounting system, Microsoft Dynamics Great Plains (GP).  </w:t>
      </w:r>
    </w:p>
    <w:p w14:paraId="2F71D47D" w14:textId="77777777" w:rsidR="006F2D47" w:rsidRDefault="006F2D47" w:rsidP="006F2D47">
      <w:pPr>
        <w:widowControl w:val="0"/>
        <w:tabs>
          <w:tab w:val="left" w:pos="1080"/>
        </w:tabs>
        <w:rPr>
          <w:color w:val="000000"/>
        </w:rPr>
      </w:pPr>
    </w:p>
    <w:p w14:paraId="3CF19F05"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.1.1</w:t>
      </w:r>
      <w:r>
        <w:rPr>
          <w:b/>
          <w:bCs/>
          <w:color w:val="000000"/>
        </w:rPr>
        <w:tab/>
      </w:r>
      <w:r>
        <w:rPr>
          <w:color w:val="000000"/>
        </w:rPr>
        <w:t>The real-time interface must be compatible with and optimized for the Microsoft Dynamics GP Application Programming Interface (API), eConnect, and Microsoft Message Queuing (MSMQ).</w:t>
      </w:r>
    </w:p>
    <w:p w14:paraId="1C6E53F7" w14:textId="77777777" w:rsidR="006F2D47" w:rsidRDefault="006F2D47" w:rsidP="006F2D47">
      <w:pPr>
        <w:widowControl w:val="0"/>
        <w:tabs>
          <w:tab w:val="left" w:pos="1080"/>
        </w:tabs>
        <w:rPr>
          <w:color w:val="000000"/>
        </w:rPr>
      </w:pPr>
    </w:p>
    <w:p w14:paraId="4F97F9B4"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.1.2</w:t>
      </w:r>
      <w:r>
        <w:rPr>
          <w:color w:val="000000"/>
        </w:rPr>
        <w:tab/>
        <w:t xml:space="preserve">The system shall only submit transactions with a financial impact </w:t>
      </w:r>
      <w:proofErr w:type="gramStart"/>
      <w:r>
        <w:rPr>
          <w:color w:val="000000"/>
        </w:rPr>
        <w:t>to</w:t>
      </w:r>
      <w:proofErr w:type="gramEnd"/>
      <w:r>
        <w:rPr>
          <w:color w:val="000000"/>
        </w:rPr>
        <w:t xml:space="preserve"> the accounting system</w:t>
      </w:r>
      <w:r>
        <w:t xml:space="preserve">.  </w:t>
      </w:r>
      <w:r>
        <w:rPr>
          <w:color w:val="000000"/>
        </w:rPr>
        <w:t>Zero-dollar transactions should not be sent.</w:t>
      </w:r>
    </w:p>
    <w:p w14:paraId="14535977" w14:textId="77777777" w:rsidR="006F2D47" w:rsidRDefault="006F2D47" w:rsidP="006F2D47">
      <w:pPr>
        <w:widowControl w:val="0"/>
        <w:tabs>
          <w:tab w:val="left" w:pos="1080"/>
        </w:tabs>
        <w:rPr>
          <w:color w:val="000000"/>
        </w:rPr>
      </w:pPr>
    </w:p>
    <w:p w14:paraId="5C9BF35C"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.1.3</w:t>
      </w:r>
      <w:r>
        <w:rPr>
          <w:color w:val="000000"/>
        </w:rPr>
        <w:tab/>
        <w:t xml:space="preserve">The system </w:t>
      </w:r>
      <w:proofErr w:type="gramStart"/>
      <w:r>
        <w:rPr>
          <w:color w:val="000000"/>
        </w:rPr>
        <w:t>shall</w:t>
      </w:r>
      <w:proofErr w:type="gramEnd"/>
      <w:r>
        <w:rPr>
          <w:color w:val="000000"/>
        </w:rPr>
        <w:t xml:space="preserve"> utilize unique order numbers across all sites or </w:t>
      </w:r>
      <w:proofErr w:type="gramStart"/>
      <w:r>
        <w:rPr>
          <w:color w:val="000000"/>
        </w:rPr>
        <w:t>have the ability to</w:t>
      </w:r>
      <w:proofErr w:type="gramEnd"/>
      <w:r>
        <w:rPr>
          <w:color w:val="000000"/>
        </w:rPr>
        <w:t xml:space="preserve"> preface the order number with the site name before sending the XML document to the accounting system.</w:t>
      </w:r>
    </w:p>
    <w:p w14:paraId="65D3F50C" w14:textId="77777777" w:rsidR="006F2D47" w:rsidRDefault="006F2D47" w:rsidP="006F2D47">
      <w:pPr>
        <w:widowControl w:val="0"/>
        <w:tabs>
          <w:tab w:val="left" w:pos="1080"/>
        </w:tabs>
        <w:rPr>
          <w:color w:val="000000"/>
        </w:rPr>
      </w:pPr>
    </w:p>
    <w:p w14:paraId="0F6CCB64"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.1.4</w:t>
      </w:r>
      <w:r>
        <w:rPr>
          <w:color w:val="000000"/>
        </w:rPr>
        <w:tab/>
        <w:t>The Contractor shall ensure that the XMLs sent should have a unique Label field that identifies the originating site and associated order number.</w:t>
      </w:r>
    </w:p>
    <w:p w14:paraId="5BC382BC" w14:textId="77777777" w:rsidR="006F2D47" w:rsidRDefault="006F2D47" w:rsidP="006F2D47">
      <w:pPr>
        <w:widowControl w:val="0"/>
        <w:tabs>
          <w:tab w:val="left" w:pos="1080"/>
        </w:tabs>
        <w:rPr>
          <w:color w:val="000000"/>
        </w:rPr>
      </w:pPr>
    </w:p>
    <w:p w14:paraId="767B441B"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.1.5</w:t>
      </w:r>
      <w:r>
        <w:rPr>
          <w:color w:val="000000"/>
        </w:rPr>
        <w:tab/>
        <w:t>The system shall have the capability to send XML transactions to different database servers and databases per site.</w:t>
      </w:r>
    </w:p>
    <w:p w14:paraId="71F0A988" w14:textId="77777777" w:rsidR="006F2D47" w:rsidRDefault="006F2D47" w:rsidP="006F2D47">
      <w:pPr>
        <w:widowControl w:val="0"/>
        <w:tabs>
          <w:tab w:val="left" w:pos="1080"/>
        </w:tabs>
        <w:rPr>
          <w:color w:val="000000"/>
        </w:rPr>
      </w:pPr>
    </w:p>
    <w:p w14:paraId="38A4ABA3" w14:textId="77777777" w:rsidR="006F2D47" w:rsidRDefault="006F2D47" w:rsidP="006F2D47">
      <w:pPr>
        <w:widowControl w:val="0"/>
        <w:tabs>
          <w:tab w:val="left" w:pos="1080"/>
        </w:tabs>
        <w:rPr>
          <w:color w:val="000000"/>
        </w:rPr>
      </w:pPr>
      <w:r>
        <w:rPr>
          <w:b/>
          <w:bCs/>
          <w:color w:val="000000"/>
        </w:rPr>
        <w:t>3.</w:t>
      </w:r>
      <w:r>
        <w:rPr>
          <w:b/>
          <w:bCs/>
        </w:rPr>
        <w:t>9</w:t>
      </w:r>
      <w:r>
        <w:rPr>
          <w:b/>
          <w:bCs/>
          <w:color w:val="000000"/>
        </w:rPr>
        <w:t>.1.6</w:t>
      </w:r>
      <w:r>
        <w:rPr>
          <w:color w:val="000000"/>
        </w:rPr>
        <w:tab/>
        <w:t>The system shall utilize XML acknowledgements for reconciliation purposes between the provided system and Microsoft Dynamics Great Plains.</w:t>
      </w:r>
    </w:p>
    <w:p w14:paraId="20594EFA" w14:textId="77777777" w:rsidR="006F2D47" w:rsidRDefault="006F2D47" w:rsidP="006F2D47">
      <w:pPr>
        <w:widowControl w:val="0"/>
        <w:tabs>
          <w:tab w:val="left" w:pos="1080"/>
        </w:tabs>
      </w:pPr>
    </w:p>
    <w:p w14:paraId="1D37A098" w14:textId="77777777" w:rsidR="006F2D47" w:rsidRDefault="006F2D47" w:rsidP="006F2D47">
      <w:pPr>
        <w:widowControl w:val="0"/>
        <w:tabs>
          <w:tab w:val="left" w:pos="1080"/>
        </w:tabs>
        <w:rPr>
          <w:b/>
          <w:bCs/>
        </w:rPr>
      </w:pPr>
      <w:r>
        <w:rPr>
          <w:b/>
          <w:bCs/>
        </w:rPr>
        <w:t>3.10</w:t>
      </w:r>
      <w:r>
        <w:rPr>
          <w:b/>
          <w:bCs/>
        </w:rPr>
        <w:tab/>
        <w:t xml:space="preserve">Internal User Multifactor Authentication </w:t>
      </w:r>
    </w:p>
    <w:p w14:paraId="7A189D8A" w14:textId="77777777" w:rsidR="006F2D47" w:rsidRDefault="006F2D47" w:rsidP="006F2D47">
      <w:pPr>
        <w:widowControl w:val="0"/>
        <w:tabs>
          <w:tab w:val="left" w:pos="1080"/>
        </w:tabs>
      </w:pPr>
    </w:p>
    <w:p w14:paraId="1D60AB6D" w14:textId="77777777" w:rsidR="006F2D47" w:rsidRDefault="006F2D47" w:rsidP="006F2D47">
      <w:pPr>
        <w:widowControl w:val="0"/>
        <w:tabs>
          <w:tab w:val="left" w:pos="1080"/>
        </w:tabs>
      </w:pPr>
      <w:r>
        <w:tab/>
        <w:t xml:space="preserve">The system shall utilize a Security Assertion Markup Language (SAML) based Identity Provider (IdP), currently Microsoft Entra ID, to support multi-factor authentication of the internal users. </w:t>
      </w:r>
    </w:p>
    <w:p w14:paraId="209D247B" w14:textId="77777777" w:rsidR="006F2D47" w:rsidRDefault="006F2D47" w:rsidP="006F2D47">
      <w:pPr>
        <w:widowControl w:val="0"/>
        <w:tabs>
          <w:tab w:val="left" w:pos="1080"/>
        </w:tabs>
      </w:pPr>
    </w:p>
    <w:p w14:paraId="478D38C8" w14:textId="77777777" w:rsidR="006F2D47" w:rsidRDefault="006F2D47" w:rsidP="006F2D47">
      <w:pPr>
        <w:widowControl w:val="0"/>
        <w:tabs>
          <w:tab w:val="left" w:pos="1080"/>
        </w:tabs>
        <w:rPr>
          <w:b/>
          <w:bCs/>
          <w:color w:val="000000"/>
        </w:rPr>
      </w:pPr>
      <w:r>
        <w:rPr>
          <w:b/>
          <w:bCs/>
          <w:color w:val="000000"/>
        </w:rPr>
        <w:t>3.</w:t>
      </w:r>
      <w:r>
        <w:rPr>
          <w:b/>
          <w:bCs/>
        </w:rPr>
        <w:t>11</w:t>
      </w:r>
      <w:r>
        <w:rPr>
          <w:b/>
          <w:bCs/>
          <w:color w:val="000000"/>
        </w:rPr>
        <w:tab/>
        <w:t xml:space="preserve">Financial Processing Standards </w:t>
      </w:r>
    </w:p>
    <w:p w14:paraId="0FC8300B" w14:textId="77777777" w:rsidR="006F2D47" w:rsidRDefault="006F2D47" w:rsidP="006F2D47">
      <w:pPr>
        <w:widowControl w:val="0"/>
        <w:tabs>
          <w:tab w:val="left" w:pos="1080"/>
        </w:tabs>
        <w:rPr>
          <w:b/>
          <w:bCs/>
        </w:rPr>
      </w:pPr>
    </w:p>
    <w:p w14:paraId="0DE7D23E"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.1</w:t>
      </w:r>
      <w:r>
        <w:rPr>
          <w:b/>
          <w:bCs/>
          <w:color w:val="000000"/>
        </w:rPr>
        <w:tab/>
      </w:r>
      <w:r>
        <w:rPr>
          <w:color w:val="000000"/>
        </w:rPr>
        <w:t xml:space="preserve">The Contractor shall process credit cards through the Department of Treasury’s Card Acquiring Service (CAS) which is currently, Worldpay, Inc. with NARA being the Merchant of Record. Reference https://fiscal.treasury.gov/cas/ for additional information concerning the Department of Treasury’s CAS. </w:t>
      </w:r>
    </w:p>
    <w:p w14:paraId="11794980" w14:textId="77777777" w:rsidR="006F2D47" w:rsidRDefault="006F2D47" w:rsidP="006F2D47">
      <w:pPr>
        <w:widowControl w:val="0"/>
        <w:tabs>
          <w:tab w:val="left" w:pos="1080"/>
        </w:tabs>
        <w:rPr>
          <w:color w:val="000000"/>
        </w:rPr>
      </w:pPr>
    </w:p>
    <w:p w14:paraId="75057715"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 xml:space="preserve">.2 </w:t>
      </w:r>
      <w:r>
        <w:rPr>
          <w:color w:val="000000"/>
        </w:rPr>
        <w:tab/>
        <w:t>Each site shall have a separate NARA-owned Merchant ID (as appropriate), which will be provided by the CAS under the coordination and direction of the NARA Contracting Officer’s Representative (COR).</w:t>
      </w:r>
    </w:p>
    <w:p w14:paraId="6DB65AAF" w14:textId="77777777" w:rsidR="006F2D47" w:rsidRDefault="006F2D47" w:rsidP="006F2D47">
      <w:pPr>
        <w:widowControl w:val="0"/>
        <w:tabs>
          <w:tab w:val="left" w:pos="1080"/>
        </w:tabs>
        <w:rPr>
          <w:color w:val="000000"/>
        </w:rPr>
      </w:pPr>
      <w:r>
        <w:tab/>
      </w:r>
    </w:p>
    <w:p w14:paraId="07C1E7BC"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.3</w:t>
      </w:r>
      <w:r>
        <w:rPr>
          <w:color w:val="000000"/>
        </w:rPr>
        <w:tab/>
        <w:t xml:space="preserve">The Contractor shall abide by all card-processing rules as directed and issued by the CAS. </w:t>
      </w:r>
    </w:p>
    <w:p w14:paraId="34E3CA06" w14:textId="77777777" w:rsidR="006F2D47" w:rsidRDefault="006F2D47" w:rsidP="006F2D47">
      <w:pPr>
        <w:widowControl w:val="0"/>
        <w:tabs>
          <w:tab w:val="left" w:pos="1080"/>
        </w:tabs>
        <w:rPr>
          <w:color w:val="000000"/>
        </w:rPr>
      </w:pPr>
    </w:p>
    <w:p w14:paraId="21CA20E6"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.4</w:t>
      </w:r>
      <w:r>
        <w:rPr>
          <w:b/>
          <w:bCs/>
          <w:color w:val="000000"/>
        </w:rPr>
        <w:tab/>
      </w:r>
      <w:r>
        <w:rPr>
          <w:color w:val="000000"/>
        </w:rPr>
        <w:t xml:space="preserve">The system shall comply with all payment processing requirements from the Department of Treasury and NARA's cross-service accounting </w:t>
      </w:r>
      <w:proofErr w:type="gramStart"/>
      <w:r>
        <w:rPr>
          <w:color w:val="000000"/>
        </w:rPr>
        <w:t>provider</w:t>
      </w:r>
      <w:proofErr w:type="gramEnd"/>
      <w:r>
        <w:rPr>
          <w:color w:val="000000"/>
        </w:rPr>
        <w:t xml:space="preserve"> the Bureau of the Fiscal </w:t>
      </w:r>
      <w:r>
        <w:rPr>
          <w:color w:val="000000"/>
        </w:rPr>
        <w:lastRenderedPageBreak/>
        <w:t>Service, which includes but is not limited to:</w:t>
      </w:r>
    </w:p>
    <w:p w14:paraId="625CCD6D" w14:textId="77777777" w:rsidR="006F2D47" w:rsidRDefault="006F2D47" w:rsidP="006F2D47">
      <w:pPr>
        <w:widowControl w:val="0"/>
        <w:tabs>
          <w:tab w:val="left" w:pos="1080"/>
        </w:tabs>
      </w:pPr>
    </w:p>
    <w:p w14:paraId="1D41BF71"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.4.1</w:t>
      </w:r>
      <w:r>
        <w:rPr>
          <w:b/>
          <w:bCs/>
          <w:color w:val="000000"/>
        </w:rPr>
        <w:tab/>
      </w:r>
      <w:r>
        <w:rPr>
          <w:color w:val="000000"/>
        </w:rPr>
        <w:t>Receipts shall be generated for all transactions and shall adhere to all required data elements printed on the receipts.</w:t>
      </w:r>
    </w:p>
    <w:p w14:paraId="7E5A1AA7" w14:textId="77777777" w:rsidR="006F2D47" w:rsidRDefault="006F2D47" w:rsidP="006F2D47">
      <w:pPr>
        <w:widowControl w:val="0"/>
        <w:tabs>
          <w:tab w:val="left" w:pos="1080"/>
        </w:tabs>
        <w:rPr>
          <w:color w:val="000000"/>
        </w:rPr>
      </w:pPr>
    </w:p>
    <w:p w14:paraId="61BD793E"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.4.2</w:t>
      </w:r>
      <w:r>
        <w:rPr>
          <w:b/>
          <w:bCs/>
          <w:color w:val="000000"/>
        </w:rPr>
        <w:tab/>
      </w:r>
      <w:r>
        <w:rPr>
          <w:color w:val="000000"/>
        </w:rPr>
        <w:t>All transactions shall be logged within the application with the user linked to each transaction processed by that user.</w:t>
      </w:r>
    </w:p>
    <w:p w14:paraId="3CE1340A" w14:textId="77777777" w:rsidR="006F2D47" w:rsidRDefault="006F2D47" w:rsidP="006F2D47">
      <w:pPr>
        <w:widowControl w:val="0"/>
        <w:tabs>
          <w:tab w:val="left" w:pos="1080"/>
        </w:tabs>
        <w:rPr>
          <w:color w:val="000000"/>
        </w:rPr>
      </w:pPr>
    </w:p>
    <w:p w14:paraId="2696286B"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.4.3</w:t>
      </w:r>
      <w:r>
        <w:rPr>
          <w:b/>
          <w:bCs/>
          <w:color w:val="000000"/>
        </w:rPr>
        <w:tab/>
      </w:r>
      <w:r>
        <w:rPr>
          <w:color w:val="000000"/>
        </w:rPr>
        <w:t>Enable internal users to reconcile all daily transactions by user, payment amount, and payment type.</w:t>
      </w:r>
    </w:p>
    <w:p w14:paraId="699960F8" w14:textId="77777777" w:rsidR="006F2D47" w:rsidRDefault="006F2D47" w:rsidP="006F2D47">
      <w:pPr>
        <w:widowControl w:val="0"/>
        <w:tabs>
          <w:tab w:val="left" w:pos="1080"/>
        </w:tabs>
        <w:rPr>
          <w:color w:val="000000"/>
        </w:rPr>
      </w:pPr>
      <w:r>
        <w:rPr>
          <w:b/>
          <w:bCs/>
          <w:color w:val="000000"/>
        </w:rPr>
        <w:br/>
        <w:t>3.</w:t>
      </w:r>
      <w:r>
        <w:rPr>
          <w:b/>
          <w:bCs/>
        </w:rPr>
        <w:t>11</w:t>
      </w:r>
      <w:r>
        <w:rPr>
          <w:b/>
          <w:bCs/>
          <w:color w:val="000000"/>
        </w:rPr>
        <w:t>.4.4</w:t>
      </w:r>
      <w:r>
        <w:rPr>
          <w:b/>
          <w:bCs/>
          <w:color w:val="000000"/>
        </w:rPr>
        <w:tab/>
      </w:r>
      <w:r>
        <w:rPr>
          <w:color w:val="000000"/>
        </w:rPr>
        <w:t>Enable internal users the ability to run ad-hoc transaction reports, which include the payment date, transaction total, payment amount, and payment type, by a given date or date range to be used for auditing purposes. </w:t>
      </w:r>
    </w:p>
    <w:p w14:paraId="3C29EA9A" w14:textId="77777777" w:rsidR="006F2D47" w:rsidRDefault="006F2D47" w:rsidP="006F2D47">
      <w:pPr>
        <w:widowControl w:val="0"/>
        <w:tabs>
          <w:tab w:val="left" w:pos="1080"/>
        </w:tabs>
        <w:rPr>
          <w:color w:val="000000"/>
        </w:rPr>
      </w:pPr>
    </w:p>
    <w:p w14:paraId="2F19EDFD" w14:textId="77777777" w:rsidR="006F2D47" w:rsidRDefault="006F2D47" w:rsidP="006F2D47">
      <w:pPr>
        <w:widowControl w:val="0"/>
        <w:tabs>
          <w:tab w:val="left" w:pos="1080"/>
        </w:tabs>
        <w:rPr>
          <w:color w:val="000000"/>
        </w:rPr>
      </w:pPr>
      <w:r>
        <w:rPr>
          <w:b/>
          <w:bCs/>
          <w:color w:val="000000"/>
        </w:rPr>
        <w:t>3.</w:t>
      </w:r>
      <w:r>
        <w:rPr>
          <w:b/>
          <w:bCs/>
        </w:rPr>
        <w:t>11</w:t>
      </w:r>
      <w:r>
        <w:rPr>
          <w:b/>
          <w:bCs/>
          <w:color w:val="000000"/>
        </w:rPr>
        <w:t>.4.5</w:t>
      </w:r>
      <w:r>
        <w:rPr>
          <w:color w:val="000000"/>
        </w:rPr>
        <w:t xml:space="preserve"> </w:t>
      </w:r>
      <w:r>
        <w:rPr>
          <w:color w:val="000000"/>
        </w:rPr>
        <w:tab/>
        <w:t>The system shall track and report any transaction cancellations, voids, returns, refunds or credits, and identify the user for each of these activities.</w:t>
      </w:r>
    </w:p>
    <w:p w14:paraId="10CBC6CC" w14:textId="77777777" w:rsidR="006F2D47" w:rsidRDefault="006F2D47" w:rsidP="006F2D47">
      <w:pPr>
        <w:widowControl w:val="0"/>
        <w:tabs>
          <w:tab w:val="left" w:pos="1080"/>
        </w:tabs>
        <w:rPr>
          <w:color w:val="000000"/>
        </w:rPr>
      </w:pPr>
    </w:p>
    <w:p w14:paraId="74964950" w14:textId="77777777" w:rsidR="006F2D47" w:rsidRDefault="006F2D47" w:rsidP="006F2D47">
      <w:pPr>
        <w:widowControl w:val="0"/>
        <w:tabs>
          <w:tab w:val="left" w:pos="1080"/>
        </w:tabs>
        <w:rPr>
          <w:b/>
          <w:bCs/>
          <w:color w:val="000000"/>
        </w:rPr>
      </w:pPr>
      <w:r>
        <w:rPr>
          <w:b/>
          <w:bCs/>
          <w:color w:val="000000"/>
        </w:rPr>
        <w:t xml:space="preserve">4.0 </w:t>
      </w:r>
      <w:r>
        <w:rPr>
          <w:color w:val="000000"/>
        </w:rPr>
        <w:tab/>
      </w:r>
      <w:r>
        <w:rPr>
          <w:b/>
          <w:bCs/>
          <w:color w:val="000000"/>
        </w:rPr>
        <w:t>SECTION 508 ACCESSIBILITY STANDARDS</w:t>
      </w:r>
    </w:p>
    <w:p w14:paraId="44876DA9" w14:textId="77777777" w:rsidR="006F2D47" w:rsidRDefault="006F2D47" w:rsidP="006F2D47">
      <w:pPr>
        <w:widowControl w:val="0"/>
        <w:tabs>
          <w:tab w:val="left" w:pos="1080"/>
        </w:tabs>
        <w:rPr>
          <w:color w:val="000000"/>
        </w:rPr>
      </w:pPr>
    </w:p>
    <w:p w14:paraId="1A86BFF1" w14:textId="77777777" w:rsidR="006F2D47" w:rsidRDefault="006F2D47" w:rsidP="006F2D47">
      <w:pPr>
        <w:widowControl w:val="0"/>
        <w:tabs>
          <w:tab w:val="left" w:pos="1080"/>
        </w:tabs>
        <w:rPr>
          <w:color w:val="000000"/>
        </w:rPr>
      </w:pPr>
      <w:r>
        <w:rPr>
          <w:b/>
          <w:bCs/>
          <w:color w:val="000000"/>
        </w:rPr>
        <w:t>4.</w:t>
      </w:r>
      <w:r>
        <w:rPr>
          <w:b/>
          <w:bCs/>
        </w:rPr>
        <w:t>1</w:t>
      </w:r>
      <w:r>
        <w:rPr>
          <w:b/>
          <w:bCs/>
          <w:color w:val="000000"/>
        </w:rPr>
        <w:tab/>
      </w:r>
      <w:r>
        <w:rPr>
          <w:color w:val="000000"/>
        </w:rPr>
        <w:t>The following Section 508 Accessibility Standard(s) (Technical Standards and Functional Performance Criteria) are applicable (if box is checked) to the SaaS and not user generated content.</w:t>
      </w:r>
    </w:p>
    <w:p w14:paraId="3E7E4855" w14:textId="77777777" w:rsidR="006F2D47" w:rsidRDefault="006F2D47" w:rsidP="006F2D47">
      <w:pPr>
        <w:widowControl w:val="0"/>
        <w:tabs>
          <w:tab w:val="left" w:pos="1080"/>
        </w:tabs>
        <w:rPr>
          <w:color w:val="000000"/>
        </w:rPr>
      </w:pPr>
    </w:p>
    <w:p w14:paraId="0DA9BF2C" w14:textId="77777777" w:rsidR="006F2D47" w:rsidRDefault="006F2D47" w:rsidP="006F2D47">
      <w:pPr>
        <w:tabs>
          <w:tab w:val="left" w:pos="1080"/>
        </w:tabs>
        <w:rPr>
          <w:color w:val="000000"/>
        </w:rPr>
      </w:pPr>
      <w:r>
        <w:rPr>
          <w:b/>
          <w:bCs/>
          <w:color w:val="000000"/>
        </w:rPr>
        <w:t>4.</w:t>
      </w:r>
      <w:r>
        <w:rPr>
          <w:b/>
          <w:bCs/>
        </w:rPr>
        <w:t>1</w:t>
      </w:r>
      <w:r>
        <w:rPr>
          <w:b/>
          <w:bCs/>
          <w:color w:val="000000"/>
        </w:rPr>
        <w:t>.</w:t>
      </w:r>
      <w:r>
        <w:rPr>
          <w:b/>
          <w:bCs/>
        </w:rPr>
        <w:t>1</w:t>
      </w:r>
      <w:r>
        <w:rPr>
          <w:b/>
          <w:bCs/>
          <w:color w:val="000000"/>
        </w:rPr>
        <w:tab/>
      </w:r>
      <w:r>
        <w:rPr>
          <w:color w:val="000000"/>
        </w:rPr>
        <w:t>All Electronic and Information Technology components are subject to Section 508 of the Rehabilitation Act (29 U.S.C. 794d), as amended by the Workforce Investment Act of 1998 (P.L. 105-220), August 7, 1998. Products, platforms and services delivered as part of this work statement that are information and communications technology (ICT), or contain ICT, must conform to the Revised 508 Standards (located at 36 C.F.R. § 1194.1 &amp; Apps. A, C &amp; D) and are subject to the associated Section 508 Standards as set forth by the U.S. Access Board. Section 508 technical standards and Functional Performance Criteria shall correspond to the WCAG 2,0 Level A and Level AA standards.</w:t>
      </w:r>
    </w:p>
    <w:p w14:paraId="4417A9BD" w14:textId="77777777" w:rsidR="006F2D47" w:rsidRDefault="006F2D47" w:rsidP="006F2D47">
      <w:pPr>
        <w:rPr>
          <w:color w:val="000000"/>
        </w:rPr>
      </w:pPr>
    </w:p>
    <w:p w14:paraId="5AD79EAF" w14:textId="77777777" w:rsidR="006F2D47" w:rsidRDefault="006F2D47" w:rsidP="006F2D47">
      <w:r>
        <w:t>Revised 508 Standards and 255 Guidelines</w:t>
      </w:r>
    </w:p>
    <w:p w14:paraId="1CEF966A" w14:textId="77777777" w:rsidR="006F2D47" w:rsidRDefault="006F2D47" w:rsidP="006F2D47">
      <w:pPr>
        <w:rPr>
          <w:u w:val="single"/>
        </w:rPr>
      </w:pPr>
    </w:p>
    <w:p w14:paraId="2E6A1722" w14:textId="77777777" w:rsidR="006F2D47" w:rsidRDefault="006F2D47" w:rsidP="006F2D47">
      <w:r>
        <w:t>Functional Performance Criteria</w:t>
      </w:r>
    </w:p>
    <w:p w14:paraId="370636CA" w14:textId="77777777" w:rsidR="006F2D47" w:rsidRDefault="006F2D47" w:rsidP="006F2D47">
      <w:pPr>
        <w:rPr>
          <w:u w:val="single"/>
        </w:rPr>
      </w:pPr>
    </w:p>
    <w:p w14:paraId="0470A925" w14:textId="77777777" w:rsidR="006F2D47" w:rsidRDefault="006F2D47" w:rsidP="006F2D47">
      <w:r>
        <w:t>Mapping of WCAG 2.0 to Functional Performance Criteria | Section508.gov</w:t>
      </w:r>
    </w:p>
    <w:p w14:paraId="7115A809" w14:textId="77777777" w:rsidR="006F2D47" w:rsidRDefault="006F2D47" w:rsidP="006F2D47">
      <w:pPr>
        <w:rPr>
          <w:color w:val="000000"/>
        </w:rPr>
      </w:pPr>
    </w:p>
    <w:p w14:paraId="66DC58EE" w14:textId="77777777" w:rsidR="006F2D47" w:rsidRDefault="006F2D47" w:rsidP="006F2D47">
      <w:pPr>
        <w:tabs>
          <w:tab w:val="left" w:pos="1080"/>
        </w:tabs>
        <w:rPr>
          <w:color w:val="000000"/>
        </w:rPr>
      </w:pPr>
      <w:r>
        <w:rPr>
          <w:b/>
          <w:bCs/>
          <w:color w:val="000000"/>
        </w:rPr>
        <w:t>4.</w:t>
      </w:r>
      <w:r>
        <w:rPr>
          <w:b/>
          <w:bCs/>
        </w:rPr>
        <w:t>1</w:t>
      </w:r>
      <w:r>
        <w:rPr>
          <w:b/>
          <w:bCs/>
          <w:color w:val="000000"/>
        </w:rPr>
        <w:t>.</w:t>
      </w:r>
      <w:r>
        <w:rPr>
          <w:b/>
          <w:bCs/>
        </w:rPr>
        <w:t>2</w:t>
      </w:r>
      <w:r>
        <w:rPr>
          <w:color w:val="000000"/>
        </w:rPr>
        <w:tab/>
        <w:t xml:space="preserve">The solution shall conform to PWS paragraph 12, GFI, Appendix </w:t>
      </w:r>
      <w:r>
        <w:t>6</w:t>
      </w:r>
      <w:r>
        <w:rPr>
          <w:color w:val="000000"/>
        </w:rPr>
        <w:t xml:space="preserve">, Information and Communications Technology (ICT) Accessibility Requirements </w:t>
      </w:r>
      <w:r>
        <w:rPr>
          <w:color w:val="222222"/>
        </w:rPr>
        <w:t xml:space="preserve">in accordance with the Revised Section 508 of the Rehabilitation Act. </w:t>
      </w:r>
      <w:r>
        <w:rPr>
          <w:color w:val="000000"/>
        </w:rPr>
        <w:t>The following Section 508 Accessibility Standard(s) (Technical Standards and Functional Performance Criteria) are applicable (if box is checked) to the product and not user generated content.</w:t>
      </w:r>
    </w:p>
    <w:p w14:paraId="2E4C7F73" w14:textId="77777777" w:rsidR="006F2D47" w:rsidRDefault="006F2D47" w:rsidP="006F2D47">
      <w:pPr>
        <w:tabs>
          <w:tab w:val="left" w:pos="1080"/>
        </w:tabs>
        <w:rPr>
          <w:color w:val="000000"/>
        </w:rPr>
      </w:pPr>
      <w:r>
        <w:rPr>
          <w:color w:val="000000"/>
        </w:rPr>
        <w:t xml:space="preserve"> </w:t>
      </w:r>
    </w:p>
    <w:p w14:paraId="47C22236" w14:textId="77777777" w:rsidR="006F2D47" w:rsidRDefault="006F2D47" w:rsidP="006F2D47">
      <w:pPr>
        <w:tabs>
          <w:tab w:val="left" w:pos="1080"/>
        </w:tabs>
        <w:rPr>
          <w:color w:val="000000"/>
        </w:rPr>
      </w:pPr>
      <w:proofErr w:type="gramStart"/>
      <w:r>
        <w:rPr>
          <w:b/>
          <w:bCs/>
          <w:color w:val="000000"/>
        </w:rPr>
        <w:t>4.</w:t>
      </w:r>
      <w:r>
        <w:rPr>
          <w:b/>
          <w:bCs/>
        </w:rPr>
        <w:t>1</w:t>
      </w:r>
      <w:r>
        <w:rPr>
          <w:b/>
          <w:bCs/>
          <w:color w:val="000000"/>
        </w:rPr>
        <w:t>.</w:t>
      </w:r>
      <w:r>
        <w:rPr>
          <w:b/>
          <w:bCs/>
        </w:rPr>
        <w:t>3</w:t>
      </w:r>
      <w:r>
        <w:rPr>
          <w:color w:val="000000"/>
        </w:rPr>
        <w:t xml:space="preserve">  </w:t>
      </w:r>
      <w:r>
        <w:rPr>
          <w:color w:val="000000"/>
        </w:rPr>
        <w:tab/>
      </w:r>
      <w:proofErr w:type="gramEnd"/>
      <w:r>
        <w:rPr>
          <w:b/>
          <w:bCs/>
          <w:color w:val="000000"/>
        </w:rPr>
        <w:t>Technical Standards</w:t>
      </w:r>
    </w:p>
    <w:p w14:paraId="7DA75DBC" w14:textId="77777777" w:rsidR="006F2D47" w:rsidRDefault="006F2D47" w:rsidP="006F2D47">
      <w:pPr>
        <w:tabs>
          <w:tab w:val="left" w:pos="1080"/>
        </w:tabs>
        <w:rPr>
          <w:color w:val="000000"/>
        </w:rPr>
      </w:pPr>
      <w:r>
        <w:rPr>
          <w:color w:val="000000"/>
        </w:rPr>
        <w:lastRenderedPageBreak/>
        <w:t xml:space="preserve"> </w:t>
      </w:r>
    </w:p>
    <w:p w14:paraId="18C3F99F"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1194.21 – Software Applications and Operating Systems</w:t>
      </w:r>
    </w:p>
    <w:p w14:paraId="314C1A36"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1194.22 – Web Based Intranet and Internet Information and Applications</w:t>
      </w:r>
    </w:p>
    <w:p w14:paraId="4F964E1A"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1194.23 – Telecommunications Products</w:t>
      </w:r>
    </w:p>
    <w:p w14:paraId="543F1608"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1194.24 – Video and Multimedia Products</w:t>
      </w:r>
    </w:p>
    <w:p w14:paraId="133D21E7"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1194.25 – Self-Contained, Closed Products</w:t>
      </w:r>
    </w:p>
    <w:p w14:paraId="2B4A4B19"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1194.26 – Desktop and Portable Computers</w:t>
      </w:r>
    </w:p>
    <w:p w14:paraId="5C2FD00D"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1194.41 – Information, Documentation and Support</w:t>
      </w:r>
    </w:p>
    <w:p w14:paraId="314D77FD" w14:textId="77777777" w:rsidR="006F2D47" w:rsidRDefault="006F2D47" w:rsidP="006F2D47">
      <w:pPr>
        <w:rPr>
          <w:color w:val="000000"/>
        </w:rPr>
      </w:pPr>
    </w:p>
    <w:p w14:paraId="0400E2A8" w14:textId="77777777" w:rsidR="006F2D47" w:rsidRDefault="006F2D47" w:rsidP="006F2D47">
      <w:pPr>
        <w:tabs>
          <w:tab w:val="left" w:pos="1080"/>
        </w:tabs>
        <w:rPr>
          <w:color w:val="000000"/>
        </w:rPr>
      </w:pPr>
      <w:r>
        <w:rPr>
          <w:b/>
          <w:bCs/>
          <w:color w:val="000000"/>
        </w:rPr>
        <w:t>4.</w:t>
      </w:r>
      <w:r>
        <w:rPr>
          <w:b/>
          <w:bCs/>
        </w:rPr>
        <w:t>1</w:t>
      </w:r>
      <w:r>
        <w:rPr>
          <w:b/>
          <w:bCs/>
          <w:color w:val="000000"/>
        </w:rPr>
        <w:t>.</w:t>
      </w:r>
      <w:r>
        <w:rPr>
          <w:b/>
          <w:bCs/>
        </w:rPr>
        <w:t>4</w:t>
      </w:r>
      <w:r>
        <w:rPr>
          <w:b/>
          <w:bCs/>
          <w:color w:val="000000"/>
        </w:rPr>
        <w:tab/>
      </w:r>
      <w:r>
        <w:rPr>
          <w:color w:val="000000"/>
        </w:rPr>
        <w:t xml:space="preserve">Functional Performance Criteria (FPC) is a method to determine whether substantially equivalent or greater accessibility and usability is provided to individuals with disabilities, whenever the product may not be fully compliant to the technical standards. FPC are intended to work in close conjunction with the technical standards and must not be viewed as a replacement for the technical standards. FPC can be viewed as a catch-all or fail-safe to address technology change and allow authors and developers creativity in ensuring equal access to information and data.  This block is checked to ensure that acceptable electronic and information technology (E&amp;IT) products are proposed even when for some reason </w:t>
      </w:r>
      <w:proofErr w:type="gramStart"/>
      <w:r>
        <w:rPr>
          <w:color w:val="000000"/>
        </w:rPr>
        <w:t>a technical</w:t>
      </w:r>
      <w:proofErr w:type="gramEnd"/>
      <w:r>
        <w:rPr>
          <w:color w:val="000000"/>
        </w:rPr>
        <w:t xml:space="preserve"> standard is not met.</w:t>
      </w:r>
    </w:p>
    <w:p w14:paraId="3103EDEC" w14:textId="77777777" w:rsidR="006F2D47" w:rsidRDefault="006F2D47" w:rsidP="006F2D47">
      <w:pPr>
        <w:rPr>
          <w:color w:val="000000"/>
        </w:rPr>
      </w:pPr>
      <w:r>
        <w:rPr>
          <w:color w:val="000000"/>
        </w:rPr>
        <w:t xml:space="preserve"> </w:t>
      </w:r>
    </w:p>
    <w:p w14:paraId="7ECB349F" w14:textId="77777777" w:rsidR="006F2D47" w:rsidRDefault="006F2D47" w:rsidP="006F2D47">
      <w:pPr>
        <w:rPr>
          <w:color w:val="000000"/>
        </w:rPr>
      </w:pPr>
      <w:r>
        <w:rPr>
          <w:rFonts w:ascii="Segoe UI Symbol" w:eastAsia="Arimo" w:hAnsi="Segoe UI Symbol" w:cs="Segoe UI Symbol"/>
          <w:color w:val="000000"/>
        </w:rPr>
        <w:t>☒</w:t>
      </w:r>
      <w:r>
        <w:rPr>
          <w:color w:val="000000"/>
        </w:rPr>
        <w:t xml:space="preserve"> 1194.31 – Section 508 Standards and Functional Performance Criteria</w:t>
      </w:r>
    </w:p>
    <w:p w14:paraId="54AEB950" w14:textId="77777777" w:rsidR="006F2D47" w:rsidRDefault="006F2D47" w:rsidP="006F2D47">
      <w:pPr>
        <w:rPr>
          <w:color w:val="000000"/>
        </w:rPr>
      </w:pPr>
      <w:r>
        <w:rPr>
          <w:color w:val="000000"/>
        </w:rPr>
        <w:t xml:space="preserve"> </w:t>
      </w:r>
    </w:p>
    <w:p w14:paraId="4E080E26" w14:textId="77777777" w:rsidR="006F2D47" w:rsidRDefault="006F2D47" w:rsidP="006F2D47">
      <w:pPr>
        <w:rPr>
          <w:color w:val="000000"/>
        </w:rPr>
      </w:pPr>
      <w:r>
        <w:rPr>
          <w:b/>
          <w:bCs/>
          <w:color w:val="000000"/>
        </w:rPr>
        <w:t>4.</w:t>
      </w:r>
      <w:r>
        <w:rPr>
          <w:b/>
          <w:bCs/>
        </w:rPr>
        <w:t>1</w:t>
      </w:r>
      <w:r>
        <w:rPr>
          <w:b/>
          <w:bCs/>
          <w:color w:val="000000"/>
        </w:rPr>
        <w:t>.</w:t>
      </w:r>
      <w:r>
        <w:rPr>
          <w:b/>
          <w:bCs/>
        </w:rPr>
        <w:t>5</w:t>
      </w:r>
      <w:r>
        <w:rPr>
          <w:b/>
          <w:bCs/>
          <w:color w:val="000000"/>
        </w:rPr>
        <w:t xml:space="preserve"> </w:t>
      </w:r>
      <w:r>
        <w:rPr>
          <w:color w:val="000000"/>
        </w:rPr>
        <w:t xml:space="preserve">  </w:t>
      </w:r>
      <w:r>
        <w:rPr>
          <w:color w:val="000000"/>
        </w:rPr>
        <w:tab/>
        <w:t xml:space="preserve">The Contractor shall create an Accessibility Conformance Report (ACR) and a Supplementary Conformance Report (SAR) as described in the following table. The ACR is based on the Voluntary Product Accessibility Template (VPAT) 2.0. For detailed instructions, reference </w:t>
      </w:r>
      <w:hyperlink r:id="rId7">
        <w:r>
          <w:t>How to Create an Accessibility Conformance Report Using A Voluntary Product Accessibility Template (VPAT®)</w:t>
        </w:r>
      </w:hyperlink>
      <w:r>
        <w:t xml:space="preserve">. </w:t>
      </w:r>
      <w:r>
        <w:rPr>
          <w:color w:val="000000"/>
        </w:rPr>
        <w:t>The Contractor shall keep the ACR</w:t>
      </w:r>
      <w:r>
        <w:rPr>
          <w:color w:val="000000"/>
          <w:highlight w:val="white"/>
        </w:rPr>
        <w:t xml:space="preserve"> </w:t>
      </w:r>
      <w:r>
        <w:rPr>
          <w:color w:val="000000"/>
        </w:rPr>
        <w:t>updated to reflect any modifications that have changed the Section 508 compliance status of the product – whether enhanced or diminished (if diminished, the Contractor must include the Contractor’s mitigation plan).  Any deviation to this requirement as described must be negotiated with NARA Contracting Officer (CO).</w:t>
      </w:r>
    </w:p>
    <w:p w14:paraId="2613AAB6" w14:textId="77777777" w:rsidR="006F2D47" w:rsidRDefault="006F2D47" w:rsidP="006F2D47">
      <w:pPr>
        <w:rPr>
          <w:color w:val="000000"/>
        </w:rPr>
      </w:pPr>
    </w:p>
    <w:tbl>
      <w:tblPr>
        <w:tblStyle w:val="17"/>
        <w:tblW w:w="99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985"/>
        <w:gridCol w:w="6975"/>
      </w:tblGrid>
      <w:tr w:rsidR="006F2D47" w14:paraId="70E9345B" w14:textId="77777777" w:rsidTr="00D55E44">
        <w:trPr>
          <w:trHeight w:val="810"/>
        </w:trPr>
        <w:tc>
          <w:tcPr>
            <w:tcW w:w="2985" w:type="dxa"/>
            <w:shd w:val="clear" w:color="auto" w:fill="CCCCCC"/>
          </w:tcPr>
          <w:p w14:paraId="5B88D8F7" w14:textId="77777777" w:rsidR="006F2D47" w:rsidRDefault="006F2D47" w:rsidP="00D55E4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Section 508 Reference Name</w:t>
            </w:r>
          </w:p>
        </w:tc>
        <w:tc>
          <w:tcPr>
            <w:tcW w:w="6975" w:type="dxa"/>
            <w:shd w:val="clear" w:color="auto" w:fill="CCCCCC"/>
          </w:tcPr>
          <w:p w14:paraId="2BF85532" w14:textId="77777777" w:rsidR="006F2D47" w:rsidRDefault="006F2D47" w:rsidP="00D55E4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6F2D47" w14:paraId="7A9BB40B" w14:textId="77777777" w:rsidTr="00D55E44">
        <w:trPr>
          <w:trHeight w:val="810"/>
        </w:trPr>
        <w:tc>
          <w:tcPr>
            <w:tcW w:w="2985" w:type="dxa"/>
          </w:tcPr>
          <w:p w14:paraId="3D8A750E"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Voluntary Product Accessibility Template (VPAT®)</w:t>
            </w:r>
          </w:p>
        </w:tc>
        <w:tc>
          <w:tcPr>
            <w:tcW w:w="6975" w:type="dxa"/>
          </w:tcPr>
          <w:p w14:paraId="03B96671"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Voluntary Product Accessibility Template (VPAT®) is provided by the Information Technology Industry Council (ITI). The template is used to create the Accessibility Conformance Report (ACR).</w:t>
            </w:r>
          </w:p>
        </w:tc>
      </w:tr>
      <w:tr w:rsidR="006F2D47" w14:paraId="6E038644" w14:textId="77777777" w:rsidTr="00D55E44">
        <w:trPr>
          <w:trHeight w:val="385"/>
        </w:trPr>
        <w:tc>
          <w:tcPr>
            <w:tcW w:w="2985" w:type="dxa"/>
          </w:tcPr>
          <w:p w14:paraId="425716A3"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Accessibility Conformance Report (ACR)</w:t>
            </w:r>
          </w:p>
        </w:tc>
        <w:tc>
          <w:tcPr>
            <w:tcW w:w="6975" w:type="dxa"/>
          </w:tcPr>
          <w:p w14:paraId="220C42CF"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written report for information and communications technology (ICT) items based on the product's VPAT® that explains how ICT products such as software, hardware, electronic content, and support documentation conform to Section 508 standards for IT accessibility.</w:t>
            </w:r>
          </w:p>
          <w:p w14:paraId="4B6BBFA3" w14:textId="77777777" w:rsidR="006F2D47" w:rsidRDefault="006F2D47" w:rsidP="00D55E44">
            <w:pPr>
              <w:rPr>
                <w:rFonts w:ascii="Times New Roman" w:eastAsia="Times New Roman" w:hAnsi="Times New Roman" w:cs="Times New Roman"/>
                <w:color w:val="000000"/>
                <w:sz w:val="24"/>
                <w:szCs w:val="24"/>
              </w:rPr>
            </w:pPr>
          </w:p>
          <w:p w14:paraId="7FA3B224"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w:t>
            </w:r>
            <w:proofErr w:type="gramStart"/>
            <w:r>
              <w:rPr>
                <w:rFonts w:ascii="Times New Roman" w:eastAsia="Times New Roman" w:hAnsi="Times New Roman" w:cs="Times New Roman"/>
                <w:color w:val="000000"/>
                <w:sz w:val="24"/>
                <w:szCs w:val="24"/>
              </w:rPr>
              <w:t xml:space="preserve">ACR </w:t>
            </w:r>
            <w:r>
              <w:rPr>
                <w:rFonts w:ascii="Times New Roman" w:eastAsia="Times New Roman" w:hAnsi="Times New Roman" w:cs="Times New Roman"/>
                <w:sz w:val="24"/>
                <w:szCs w:val="24"/>
              </w:rPr>
              <w:t xml:space="preserve"> should</w:t>
            </w:r>
            <w:proofErr w:type="gramEnd"/>
            <w:r>
              <w:rPr>
                <w:rFonts w:ascii="Times New Roman" w:eastAsia="Times New Roman" w:hAnsi="Times New Roman" w:cs="Times New Roman"/>
                <w:sz w:val="24"/>
                <w:szCs w:val="24"/>
              </w:rPr>
              <w:t xml:space="preserve"> be</w:t>
            </w:r>
            <w:r>
              <w:rPr>
                <w:rFonts w:ascii="Times New Roman" w:eastAsia="Times New Roman" w:hAnsi="Times New Roman" w:cs="Times New Roman"/>
                <w:color w:val="000000"/>
                <w:sz w:val="24"/>
                <w:szCs w:val="24"/>
              </w:rPr>
              <w:t xml:space="preserve"> based on the VPAT template, but it is not a simple restatement of a</w:t>
            </w:r>
            <w:r>
              <w:rPr>
                <w:rFonts w:ascii="Times New Roman" w:eastAsia="Times New Roman" w:hAnsi="Times New Roman" w:cs="Times New Roman"/>
                <w:sz w:val="24"/>
                <w:szCs w:val="24"/>
              </w:rPr>
              <w:t>n OEM’s</w:t>
            </w:r>
            <w:r>
              <w:rPr>
                <w:rFonts w:ascii="Times New Roman" w:eastAsia="Times New Roman" w:hAnsi="Times New Roman" w:cs="Times New Roman"/>
                <w:color w:val="000000"/>
                <w:sz w:val="24"/>
                <w:szCs w:val="24"/>
              </w:rPr>
              <w:t xml:space="preserve"> VPAT. A </w:t>
            </w:r>
            <w:r>
              <w:rPr>
                <w:rFonts w:ascii="Times New Roman" w:eastAsia="Times New Roman" w:hAnsi="Times New Roman" w:cs="Times New Roman"/>
                <w:sz w:val="24"/>
                <w:szCs w:val="24"/>
              </w:rPr>
              <w:t>C</w:t>
            </w:r>
            <w:r>
              <w:rPr>
                <w:rFonts w:ascii="Times New Roman" w:eastAsia="Times New Roman" w:hAnsi="Times New Roman" w:cs="Times New Roman"/>
                <w:color w:val="000000"/>
                <w:sz w:val="24"/>
                <w:szCs w:val="24"/>
              </w:rPr>
              <w:t xml:space="preserve">ontractor or </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 xml:space="preserve">eseller is </w:t>
            </w:r>
            <w:proofErr w:type="gramStart"/>
            <w:r>
              <w:rPr>
                <w:rFonts w:ascii="Times New Roman" w:eastAsia="Times New Roman" w:hAnsi="Times New Roman" w:cs="Times New Roman"/>
                <w:sz w:val="24"/>
                <w:szCs w:val="24"/>
              </w:rPr>
              <w:t xml:space="preserve">required </w:t>
            </w:r>
            <w:r>
              <w:rPr>
                <w:rFonts w:ascii="Times New Roman" w:eastAsia="Times New Roman" w:hAnsi="Times New Roman" w:cs="Times New Roman"/>
                <w:color w:val="000000"/>
                <w:sz w:val="24"/>
                <w:szCs w:val="24"/>
              </w:rPr>
              <w:t xml:space="preserve"> to</w:t>
            </w:r>
            <w:proofErr w:type="gramEnd"/>
            <w:r>
              <w:rPr>
                <w:rFonts w:ascii="Times New Roman" w:eastAsia="Times New Roman" w:hAnsi="Times New Roman" w:cs="Times New Roman"/>
                <w:color w:val="000000"/>
                <w:sz w:val="24"/>
                <w:szCs w:val="24"/>
              </w:rPr>
              <w:t xml:space="preserve"> test its products against the applicable Section 508 Technical Standards and then report in the ACR which standards the product supports, partially supports, or does not support. </w:t>
            </w:r>
          </w:p>
          <w:p w14:paraId="45F61ECA" w14:textId="77777777" w:rsidR="006F2D47" w:rsidRDefault="006F2D47" w:rsidP="00D55E44">
            <w:pPr>
              <w:rPr>
                <w:rFonts w:ascii="Times New Roman" w:eastAsia="Times New Roman" w:hAnsi="Times New Roman" w:cs="Times New Roman"/>
                <w:color w:val="000000"/>
                <w:sz w:val="24"/>
                <w:szCs w:val="24"/>
              </w:rPr>
            </w:pPr>
          </w:p>
          <w:p w14:paraId="0E081436"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be considered for the award, the ACR must be complete and submitted according to the instructions. A separate ACR is required for each ICT item: software, hardware, documentation, etc.</w:t>
            </w:r>
          </w:p>
          <w:p w14:paraId="66FC1383" w14:textId="77777777" w:rsidR="006F2D47" w:rsidRDefault="006F2D47" w:rsidP="00D55E44">
            <w:pPr>
              <w:rPr>
                <w:rFonts w:ascii="Times New Roman" w:eastAsia="Times New Roman" w:hAnsi="Times New Roman" w:cs="Times New Roman"/>
                <w:color w:val="000000"/>
                <w:sz w:val="24"/>
                <w:szCs w:val="24"/>
              </w:rPr>
            </w:pPr>
          </w:p>
          <w:p w14:paraId="6F8575C2"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detailed instructions, reference </w:t>
            </w:r>
            <w:r>
              <w:rPr>
                <w:rFonts w:ascii="Times New Roman" w:eastAsia="Times New Roman" w:hAnsi="Times New Roman" w:cs="Times New Roman"/>
                <w:sz w:val="24"/>
                <w:szCs w:val="24"/>
              </w:rPr>
              <w:t>How to Create an Accessibility Conformance Report Using a Voluntary Product Accessibility Template (VPAT®) at https://www.section508.gov/sell/how-to-create-acr-with-vpat/</w:t>
            </w:r>
          </w:p>
        </w:tc>
      </w:tr>
      <w:tr w:rsidR="006F2D47" w14:paraId="16E6748A" w14:textId="77777777" w:rsidTr="00D55E44">
        <w:trPr>
          <w:trHeight w:val="277"/>
        </w:trPr>
        <w:tc>
          <w:tcPr>
            <w:tcW w:w="2985" w:type="dxa"/>
          </w:tcPr>
          <w:p w14:paraId="1842C309"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Supplemental Accessibility Report(s) (SAR)</w:t>
            </w:r>
          </w:p>
        </w:tc>
        <w:tc>
          <w:tcPr>
            <w:tcW w:w="6975" w:type="dxa"/>
          </w:tcPr>
          <w:p w14:paraId="5440EC23" w14:textId="77777777" w:rsidR="006F2D47" w:rsidRDefault="006F2D47" w:rsidP="00D55E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Contractors are strongly encouraged to use a SAR to fully document the product's accessibility features and how to use them.  However, if the first bullet shown below is included in the ACR, the SAR is required only if the additional bullet points are relevant.  With that, a SAR is a written report that may contain:</w:t>
            </w:r>
          </w:p>
          <w:p w14:paraId="59AFD993" w14:textId="77777777" w:rsidR="006F2D47" w:rsidRDefault="006F2D47" w:rsidP="00D55E44">
            <w:pPr>
              <w:rPr>
                <w:rFonts w:ascii="Times New Roman" w:eastAsia="Times New Roman" w:hAnsi="Times New Roman" w:cs="Times New Roman"/>
                <w:color w:val="000000"/>
                <w:sz w:val="24"/>
                <w:szCs w:val="24"/>
              </w:rPr>
            </w:pPr>
          </w:p>
          <w:p w14:paraId="4A3AB498" w14:textId="77777777" w:rsidR="006F2D47" w:rsidRDefault="006F2D47" w:rsidP="006F2D47">
            <w:pPr>
              <w:widowControl w:val="0"/>
              <w:numPr>
                <w:ilvl w:val="0"/>
                <w:numId w:val="7"/>
              </w:numPr>
              <w:spacing w:line="240" w:lineRule="auto"/>
              <w:ind w:left="360"/>
              <w:rPr>
                <w:rFonts w:ascii="Calibri" w:eastAsia="Calibri" w:hAnsi="Calibri" w:cs="Calibri"/>
                <w:color w:val="000000"/>
              </w:rPr>
            </w:pPr>
            <w:r>
              <w:rPr>
                <w:rFonts w:ascii="Times New Roman" w:eastAsia="Times New Roman" w:hAnsi="Times New Roman" w:cs="Times New Roman"/>
                <w:color w:val="000000"/>
                <w:sz w:val="24"/>
                <w:szCs w:val="24"/>
              </w:rPr>
              <w:t xml:space="preserve">Descriptions of evaluation methods used to produce the ACR, to demonstrate due diligence in supporting conformance </w:t>
            </w:r>
            <w:proofErr w:type="gramStart"/>
            <w:r>
              <w:rPr>
                <w:rFonts w:ascii="Times New Roman" w:eastAsia="Times New Roman" w:hAnsi="Times New Roman" w:cs="Times New Roman"/>
                <w:color w:val="000000"/>
                <w:sz w:val="24"/>
                <w:szCs w:val="24"/>
              </w:rPr>
              <w:t>claims;</w:t>
            </w:r>
            <w:proofErr w:type="gramEnd"/>
          </w:p>
          <w:p w14:paraId="492EFD0A" w14:textId="77777777" w:rsidR="006F2D47" w:rsidRDefault="006F2D47" w:rsidP="006F2D47">
            <w:pPr>
              <w:widowControl w:val="0"/>
              <w:numPr>
                <w:ilvl w:val="0"/>
                <w:numId w:val="7"/>
              </w:numPr>
              <w:spacing w:line="240" w:lineRule="auto"/>
              <w:ind w:left="360"/>
              <w:rPr>
                <w:rFonts w:ascii="Calibri" w:eastAsia="Calibri" w:hAnsi="Calibri" w:cs="Calibri"/>
                <w:color w:val="000000"/>
              </w:rPr>
            </w:pPr>
            <w:r>
              <w:rPr>
                <w:rFonts w:ascii="Times New Roman" w:eastAsia="Times New Roman" w:hAnsi="Times New Roman" w:cs="Times New Roman"/>
                <w:color w:val="000000"/>
                <w:sz w:val="24"/>
                <w:szCs w:val="24"/>
              </w:rPr>
              <w:t xml:space="preserve">Documentation of features that help achieve accessibility and usability for </w:t>
            </w:r>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with </w:t>
            </w:r>
            <w:proofErr w:type="gramStart"/>
            <w:r>
              <w:rPr>
                <w:rFonts w:ascii="Times New Roman" w:eastAsia="Times New Roman" w:hAnsi="Times New Roman" w:cs="Times New Roman"/>
                <w:color w:val="000000"/>
                <w:sz w:val="24"/>
                <w:szCs w:val="24"/>
              </w:rPr>
              <w:t>disabilities;</w:t>
            </w:r>
            <w:proofErr w:type="gramEnd"/>
          </w:p>
          <w:p w14:paraId="2AAE4FF6" w14:textId="77777777" w:rsidR="006F2D47" w:rsidRDefault="006F2D47" w:rsidP="006F2D47">
            <w:pPr>
              <w:widowControl w:val="0"/>
              <w:numPr>
                <w:ilvl w:val="0"/>
                <w:numId w:val="7"/>
              </w:numPr>
              <w:spacing w:line="240" w:lineRule="auto"/>
              <w:ind w:left="360"/>
              <w:rPr>
                <w:rFonts w:ascii="Calibri" w:eastAsia="Calibri" w:hAnsi="Calibri" w:cs="Calibri"/>
                <w:color w:val="000000"/>
              </w:rPr>
            </w:pPr>
            <w:r>
              <w:rPr>
                <w:rFonts w:ascii="Times New Roman" w:eastAsia="Times New Roman" w:hAnsi="Times New Roman" w:cs="Times New Roman"/>
                <w:color w:val="000000"/>
                <w:sz w:val="24"/>
                <w:szCs w:val="24"/>
              </w:rPr>
              <w:t xml:space="preserve">Information on core functions that can't be used by </w:t>
            </w:r>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with </w:t>
            </w:r>
            <w:proofErr w:type="gramStart"/>
            <w:r>
              <w:rPr>
                <w:rFonts w:ascii="Times New Roman" w:eastAsia="Times New Roman" w:hAnsi="Times New Roman" w:cs="Times New Roman"/>
                <w:color w:val="000000"/>
                <w:sz w:val="24"/>
                <w:szCs w:val="24"/>
              </w:rPr>
              <w:t>disabilities;</w:t>
            </w:r>
            <w:proofErr w:type="gramEnd"/>
          </w:p>
          <w:p w14:paraId="7C3E5659" w14:textId="77777777" w:rsidR="006F2D47" w:rsidRDefault="006F2D47" w:rsidP="006F2D47">
            <w:pPr>
              <w:widowControl w:val="0"/>
              <w:numPr>
                <w:ilvl w:val="0"/>
                <w:numId w:val="7"/>
              </w:numPr>
              <w:spacing w:line="240" w:lineRule="auto"/>
              <w:ind w:left="360"/>
              <w:rPr>
                <w:rFonts w:ascii="Calibri" w:eastAsia="Calibri" w:hAnsi="Calibri" w:cs="Calibri"/>
                <w:color w:val="000000"/>
              </w:rPr>
            </w:pPr>
            <w:r>
              <w:rPr>
                <w:rFonts w:ascii="Times New Roman" w:eastAsia="Times New Roman" w:hAnsi="Times New Roman" w:cs="Times New Roman"/>
                <w:color w:val="000000"/>
                <w:sz w:val="24"/>
                <w:szCs w:val="24"/>
              </w:rPr>
              <w:t>Information on how to configure and install the ICT item to support accessibility; and</w:t>
            </w:r>
          </w:p>
          <w:p w14:paraId="7E838732" w14:textId="77777777" w:rsidR="006F2D47" w:rsidRDefault="006F2D47" w:rsidP="006F2D47">
            <w:pPr>
              <w:widowControl w:val="0"/>
              <w:numPr>
                <w:ilvl w:val="0"/>
                <w:numId w:val="7"/>
              </w:numPr>
              <w:spacing w:line="240" w:lineRule="auto"/>
              <w:ind w:left="360"/>
              <w:rPr>
                <w:rFonts w:ascii="Calibri" w:eastAsia="Calibri" w:hAnsi="Calibri" w:cs="Calibri"/>
                <w:color w:val="000000"/>
              </w:rPr>
            </w:pPr>
            <w:r>
              <w:rPr>
                <w:rFonts w:ascii="Times New Roman" w:eastAsia="Times New Roman" w:hAnsi="Times New Roman" w:cs="Times New Roman"/>
                <w:color w:val="000000"/>
                <w:sz w:val="24"/>
                <w:szCs w:val="24"/>
              </w:rPr>
              <w:t>Information on how the ICT item enables the creation of accessible electronic content that conforms to the Revised 508 Standards, including the range of accessible user interface elements the tool can create. (Only required for authoring tools that generate content (documents, reports, videos, multimedia, web content, etc.)</w:t>
            </w:r>
          </w:p>
        </w:tc>
      </w:tr>
    </w:tbl>
    <w:p w14:paraId="221190DA" w14:textId="77777777" w:rsidR="006F2D47" w:rsidRDefault="006F2D47" w:rsidP="006F2D47">
      <w:pPr>
        <w:tabs>
          <w:tab w:val="left" w:pos="1080"/>
        </w:tabs>
        <w:rPr>
          <w:color w:val="000000"/>
        </w:rPr>
      </w:pPr>
    </w:p>
    <w:p w14:paraId="16EEAFF3" w14:textId="77777777" w:rsidR="006F2D47" w:rsidRDefault="006F2D47" w:rsidP="006F2D47">
      <w:pPr>
        <w:widowControl w:val="0"/>
        <w:tabs>
          <w:tab w:val="left" w:pos="1080"/>
        </w:tabs>
        <w:rPr>
          <w:color w:val="000000"/>
        </w:rPr>
      </w:pPr>
      <w:r>
        <w:rPr>
          <w:b/>
          <w:bCs/>
          <w:color w:val="000000"/>
        </w:rPr>
        <w:t>5.0</w:t>
      </w:r>
      <w:r>
        <w:rPr>
          <w:b/>
          <w:bCs/>
          <w:color w:val="000000"/>
        </w:rPr>
        <w:tab/>
        <w:t>PROJECT MANAGEMENT</w:t>
      </w:r>
    </w:p>
    <w:p w14:paraId="5DE0ABF5" w14:textId="77777777" w:rsidR="006F2D47" w:rsidRDefault="006F2D47" w:rsidP="006F2D47">
      <w:pPr>
        <w:widowControl w:val="0"/>
        <w:tabs>
          <w:tab w:val="left" w:pos="1080"/>
        </w:tabs>
        <w:rPr>
          <w:color w:val="000000"/>
        </w:rPr>
      </w:pPr>
    </w:p>
    <w:p w14:paraId="0F31B611" w14:textId="77777777" w:rsidR="006F2D47" w:rsidRDefault="006F2D47" w:rsidP="006F2D47">
      <w:pPr>
        <w:widowControl w:val="0"/>
        <w:tabs>
          <w:tab w:val="left" w:pos="1080"/>
        </w:tabs>
        <w:rPr>
          <w:color w:val="000000"/>
        </w:rPr>
      </w:pPr>
      <w:r>
        <w:rPr>
          <w:b/>
          <w:bCs/>
          <w:color w:val="000000"/>
        </w:rPr>
        <w:t>5.1</w:t>
      </w:r>
      <w:r>
        <w:rPr>
          <w:b/>
          <w:bCs/>
          <w:color w:val="000000"/>
        </w:rPr>
        <w:tab/>
        <w:t xml:space="preserve">Kickoff Meeting. </w:t>
      </w:r>
      <w:r>
        <w:rPr>
          <w:color w:val="000000"/>
        </w:rPr>
        <w:t>The Contractor shall lead a Kickoff Meeting with the Government Program Manager, Project Manager, the COR, CO, and System Owner, within five (5) business days after the award date of the contract to prepare NARA and the Contractor for the work described in this PWS.</w:t>
      </w:r>
    </w:p>
    <w:p w14:paraId="01225869" w14:textId="77777777" w:rsidR="006F2D47" w:rsidRDefault="006F2D47" w:rsidP="006F2D47">
      <w:pPr>
        <w:widowControl w:val="0"/>
        <w:tabs>
          <w:tab w:val="left" w:pos="1080"/>
        </w:tabs>
        <w:rPr>
          <w:color w:val="000000"/>
        </w:rPr>
      </w:pPr>
    </w:p>
    <w:p w14:paraId="1DA66A65" w14:textId="77777777" w:rsidR="006F2D47" w:rsidRDefault="006F2D47" w:rsidP="006F2D47">
      <w:pPr>
        <w:widowControl w:val="0"/>
        <w:tabs>
          <w:tab w:val="left" w:pos="1080"/>
        </w:tabs>
        <w:rPr>
          <w:color w:val="222222"/>
        </w:rPr>
      </w:pPr>
      <w:r>
        <w:rPr>
          <w:b/>
          <w:bCs/>
          <w:color w:val="000000"/>
        </w:rPr>
        <w:t>5.2</w:t>
      </w:r>
      <w:r>
        <w:rPr>
          <w:b/>
          <w:bCs/>
          <w:color w:val="000000"/>
        </w:rPr>
        <w:tab/>
        <w:t xml:space="preserve">Requirements discussion. </w:t>
      </w:r>
      <w:r>
        <w:rPr>
          <w:color w:val="000000"/>
        </w:rPr>
        <w:t xml:space="preserve">The Contractor shall meet with the COR and NARA </w:t>
      </w:r>
      <w:r>
        <w:rPr>
          <w:color w:val="000000"/>
        </w:rPr>
        <w:lastRenderedPageBreak/>
        <w:t>stakeholders</w:t>
      </w:r>
      <w:r>
        <w:rPr>
          <w:color w:val="222222"/>
          <w:highlight w:val="white"/>
        </w:rPr>
        <w:t xml:space="preserve"> to review the requirements prior to system configuration.</w:t>
      </w:r>
      <w:r>
        <w:rPr>
          <w:color w:val="222222"/>
        </w:rPr>
        <w:t xml:space="preserve"> Changes to the requirements must be submitted to the COR. Any derivation from or changes to the requirements that result in updating or adding to the prescribed scope baseline will </w:t>
      </w:r>
      <w:proofErr w:type="gramStart"/>
      <w:r>
        <w:rPr>
          <w:color w:val="222222"/>
        </w:rPr>
        <w:t>be a)</w:t>
      </w:r>
      <w:proofErr w:type="gramEnd"/>
      <w:r>
        <w:rPr>
          <w:color w:val="222222"/>
        </w:rPr>
        <w:t xml:space="preserve"> communicated to the Contractor via the COR; b) updated according to NARA’s change management process; and c) shall only be finalized through a bilateral contract modification, executed by a warranted NARA CO.</w:t>
      </w:r>
    </w:p>
    <w:p w14:paraId="144C6BA7" w14:textId="77777777" w:rsidR="006F2D47" w:rsidRDefault="006F2D47" w:rsidP="006F2D47">
      <w:pPr>
        <w:widowControl w:val="0"/>
        <w:tabs>
          <w:tab w:val="left" w:pos="1080"/>
        </w:tabs>
        <w:rPr>
          <w:color w:val="222222"/>
        </w:rPr>
      </w:pPr>
    </w:p>
    <w:p w14:paraId="52CAA52B" w14:textId="77777777" w:rsidR="006F2D47" w:rsidRDefault="006F2D47" w:rsidP="006F2D47">
      <w:pPr>
        <w:widowControl w:val="0"/>
        <w:tabs>
          <w:tab w:val="left" w:pos="1080"/>
        </w:tabs>
        <w:rPr>
          <w:color w:val="000000"/>
        </w:rPr>
      </w:pPr>
      <w:r>
        <w:rPr>
          <w:b/>
          <w:bCs/>
          <w:color w:val="000000"/>
        </w:rPr>
        <w:t>5.3</w:t>
      </w:r>
      <w:r>
        <w:rPr>
          <w:b/>
          <w:bCs/>
          <w:color w:val="000000"/>
        </w:rPr>
        <w:tab/>
        <w:t xml:space="preserve">Project Management Plan (PMP).  </w:t>
      </w:r>
      <w:r>
        <w:rPr>
          <w:color w:val="000000"/>
        </w:rPr>
        <w:t>The PMP shall show how the implementation of the ticketing system will be executed, mon</w:t>
      </w:r>
      <w:r>
        <w:t xml:space="preserve">itored, and controlled.  It shall </w:t>
      </w:r>
      <w:r>
        <w:rPr>
          <w:color w:val="000000"/>
        </w:rPr>
        <w:t xml:space="preserve">include references to all tasks listed in this PWS, as well </w:t>
      </w:r>
      <w:proofErr w:type="gramStart"/>
      <w:r>
        <w:rPr>
          <w:color w:val="000000"/>
        </w:rPr>
        <w:t>as,</w:t>
      </w:r>
      <w:proofErr w:type="gramEnd"/>
      <w:r>
        <w:rPr>
          <w:color w:val="000000"/>
        </w:rPr>
        <w:t xml:space="preserve"> draft and final deliverables enumerated in PWS paragraph 11.0, Deliverables.  A separate PMP section is required for the deployment phase of each implementation of the ticketing system for each location. The Contractor shall, after the kickoff meeting, provide a PMP that includes at a minimum: </w:t>
      </w:r>
    </w:p>
    <w:p w14:paraId="432F4D5B" w14:textId="77777777" w:rsidR="006F2D47" w:rsidRDefault="006F2D47" w:rsidP="006F2D47">
      <w:pPr>
        <w:widowControl w:val="0"/>
        <w:tabs>
          <w:tab w:val="left" w:pos="1080"/>
        </w:tabs>
        <w:jc w:val="both"/>
        <w:rPr>
          <w:color w:val="000000"/>
        </w:rPr>
      </w:pPr>
    </w:p>
    <w:p w14:paraId="08B77F6B" w14:textId="77777777" w:rsidR="006F2D47" w:rsidRDefault="006F2D47" w:rsidP="006F2D47">
      <w:pPr>
        <w:widowControl w:val="0"/>
        <w:tabs>
          <w:tab w:val="left" w:pos="1080"/>
        </w:tabs>
        <w:jc w:val="both"/>
        <w:rPr>
          <w:color w:val="000000"/>
        </w:rPr>
      </w:pPr>
      <w:r>
        <w:rPr>
          <w:b/>
          <w:bCs/>
          <w:color w:val="000000"/>
        </w:rPr>
        <w:t>5.3.1</w:t>
      </w:r>
      <w:r>
        <w:rPr>
          <w:b/>
          <w:bCs/>
          <w:color w:val="000000"/>
        </w:rPr>
        <w:tab/>
      </w:r>
      <w:r>
        <w:rPr>
          <w:color w:val="000000"/>
        </w:rPr>
        <w:t xml:space="preserve">Description of technical </w:t>
      </w:r>
      <w:proofErr w:type="gramStart"/>
      <w:r>
        <w:rPr>
          <w:color w:val="000000"/>
        </w:rPr>
        <w:t>approach;</w:t>
      </w:r>
      <w:proofErr w:type="gramEnd"/>
      <w:r>
        <w:rPr>
          <w:color w:val="000000"/>
        </w:rPr>
        <w:t xml:space="preserve">  </w:t>
      </w:r>
    </w:p>
    <w:p w14:paraId="029FD9CE" w14:textId="77777777" w:rsidR="006F2D47" w:rsidRDefault="006F2D47" w:rsidP="006F2D47">
      <w:pPr>
        <w:widowControl w:val="0"/>
        <w:tabs>
          <w:tab w:val="left" w:pos="1080"/>
        </w:tabs>
        <w:jc w:val="both"/>
        <w:rPr>
          <w:color w:val="000000"/>
        </w:rPr>
      </w:pPr>
    </w:p>
    <w:p w14:paraId="49737493" w14:textId="77777777" w:rsidR="006F2D47" w:rsidRDefault="006F2D47" w:rsidP="006F2D47">
      <w:pPr>
        <w:widowControl w:val="0"/>
        <w:tabs>
          <w:tab w:val="left" w:pos="1080"/>
        </w:tabs>
        <w:jc w:val="both"/>
        <w:rPr>
          <w:color w:val="000000"/>
        </w:rPr>
      </w:pPr>
      <w:r>
        <w:rPr>
          <w:b/>
          <w:bCs/>
          <w:color w:val="000000"/>
        </w:rPr>
        <w:t>5.3.2</w:t>
      </w:r>
      <w:r>
        <w:rPr>
          <w:b/>
          <w:bCs/>
          <w:color w:val="000000"/>
        </w:rPr>
        <w:tab/>
      </w:r>
      <w:r>
        <w:rPr>
          <w:color w:val="000000"/>
        </w:rPr>
        <w:t xml:space="preserve">Organizational </w:t>
      </w:r>
      <w:proofErr w:type="gramStart"/>
      <w:r>
        <w:rPr>
          <w:color w:val="000000"/>
        </w:rPr>
        <w:t>Resources;</w:t>
      </w:r>
      <w:proofErr w:type="gramEnd"/>
    </w:p>
    <w:p w14:paraId="6D4C02D8" w14:textId="77777777" w:rsidR="006F2D47" w:rsidRDefault="006F2D47" w:rsidP="006F2D47">
      <w:pPr>
        <w:widowControl w:val="0"/>
        <w:tabs>
          <w:tab w:val="left" w:pos="1080"/>
        </w:tabs>
        <w:jc w:val="both"/>
        <w:rPr>
          <w:color w:val="000000"/>
        </w:rPr>
      </w:pPr>
    </w:p>
    <w:p w14:paraId="18160857" w14:textId="77777777" w:rsidR="006F2D47" w:rsidRDefault="006F2D47" w:rsidP="006F2D47">
      <w:pPr>
        <w:widowControl w:val="0"/>
        <w:tabs>
          <w:tab w:val="left" w:pos="1080"/>
        </w:tabs>
        <w:jc w:val="both"/>
        <w:rPr>
          <w:color w:val="000000"/>
        </w:rPr>
      </w:pPr>
      <w:r>
        <w:rPr>
          <w:b/>
          <w:bCs/>
          <w:color w:val="000000"/>
        </w:rPr>
        <w:t>5.3.3</w:t>
      </w:r>
      <w:r>
        <w:rPr>
          <w:b/>
          <w:bCs/>
          <w:color w:val="000000"/>
        </w:rPr>
        <w:tab/>
      </w:r>
      <w:r>
        <w:rPr>
          <w:color w:val="000000"/>
        </w:rPr>
        <w:t xml:space="preserve">Tasks and deliverables under this PWS, with due </w:t>
      </w:r>
      <w:proofErr w:type="gramStart"/>
      <w:r>
        <w:rPr>
          <w:color w:val="000000"/>
        </w:rPr>
        <w:t>dates;</w:t>
      </w:r>
      <w:proofErr w:type="gramEnd"/>
    </w:p>
    <w:p w14:paraId="204AAC6D" w14:textId="77777777" w:rsidR="006F2D47" w:rsidRDefault="006F2D47" w:rsidP="006F2D47">
      <w:pPr>
        <w:widowControl w:val="0"/>
        <w:tabs>
          <w:tab w:val="left" w:pos="1080"/>
        </w:tabs>
        <w:jc w:val="both"/>
        <w:rPr>
          <w:color w:val="000000"/>
        </w:rPr>
      </w:pPr>
    </w:p>
    <w:p w14:paraId="6BC59BA0" w14:textId="77777777" w:rsidR="006F2D47" w:rsidRDefault="006F2D47" w:rsidP="006F2D47">
      <w:pPr>
        <w:widowControl w:val="0"/>
        <w:tabs>
          <w:tab w:val="left" w:pos="1080"/>
        </w:tabs>
        <w:jc w:val="both"/>
        <w:rPr>
          <w:color w:val="000000"/>
        </w:rPr>
      </w:pPr>
      <w:r>
        <w:rPr>
          <w:b/>
          <w:bCs/>
          <w:color w:val="000000"/>
        </w:rPr>
        <w:t>5.3.4</w:t>
      </w:r>
      <w:r>
        <w:rPr>
          <w:b/>
          <w:bCs/>
          <w:color w:val="000000"/>
        </w:rPr>
        <w:tab/>
      </w:r>
      <w:r>
        <w:rPr>
          <w:color w:val="000000"/>
        </w:rPr>
        <w:t>Contractor assignments (resource</w:t>
      </w:r>
      <w:proofErr w:type="gramStart"/>
      <w:r>
        <w:rPr>
          <w:color w:val="000000"/>
        </w:rPr>
        <w:t>);</w:t>
      </w:r>
      <w:proofErr w:type="gramEnd"/>
    </w:p>
    <w:p w14:paraId="16F034A6" w14:textId="77777777" w:rsidR="006F2D47" w:rsidRDefault="006F2D47" w:rsidP="006F2D47">
      <w:pPr>
        <w:widowControl w:val="0"/>
        <w:tabs>
          <w:tab w:val="left" w:pos="1080"/>
        </w:tabs>
        <w:jc w:val="both"/>
        <w:rPr>
          <w:color w:val="000000"/>
        </w:rPr>
      </w:pPr>
    </w:p>
    <w:p w14:paraId="182090F6" w14:textId="77777777" w:rsidR="006F2D47" w:rsidRDefault="006F2D47" w:rsidP="006F2D47">
      <w:pPr>
        <w:widowControl w:val="0"/>
        <w:tabs>
          <w:tab w:val="left" w:pos="1080"/>
        </w:tabs>
        <w:jc w:val="both"/>
        <w:rPr>
          <w:color w:val="000000"/>
        </w:rPr>
      </w:pPr>
      <w:r>
        <w:rPr>
          <w:b/>
          <w:bCs/>
          <w:color w:val="000000"/>
        </w:rPr>
        <w:t>5.3.5</w:t>
      </w:r>
      <w:r>
        <w:rPr>
          <w:b/>
          <w:bCs/>
          <w:color w:val="000000"/>
        </w:rPr>
        <w:tab/>
      </w:r>
      <w:r>
        <w:rPr>
          <w:color w:val="000000"/>
        </w:rPr>
        <w:t>Milestone schedule that shows dependencies and critical path, as applicable; and</w:t>
      </w:r>
    </w:p>
    <w:p w14:paraId="3465D9E0" w14:textId="77777777" w:rsidR="006F2D47" w:rsidRDefault="006F2D47" w:rsidP="006F2D47">
      <w:pPr>
        <w:widowControl w:val="0"/>
        <w:tabs>
          <w:tab w:val="left" w:pos="1080"/>
        </w:tabs>
        <w:jc w:val="both"/>
        <w:rPr>
          <w:color w:val="000000"/>
        </w:rPr>
      </w:pPr>
    </w:p>
    <w:p w14:paraId="42643C2B" w14:textId="77777777" w:rsidR="006F2D47" w:rsidRDefault="006F2D47" w:rsidP="006F2D47">
      <w:pPr>
        <w:widowControl w:val="0"/>
        <w:tabs>
          <w:tab w:val="left" w:pos="1080"/>
        </w:tabs>
        <w:jc w:val="both"/>
        <w:rPr>
          <w:color w:val="000000"/>
        </w:rPr>
      </w:pPr>
      <w:r>
        <w:rPr>
          <w:b/>
          <w:bCs/>
          <w:color w:val="000000"/>
        </w:rPr>
        <w:t>5.3.6</w:t>
      </w:r>
      <w:r>
        <w:rPr>
          <w:b/>
          <w:bCs/>
          <w:color w:val="000000"/>
        </w:rPr>
        <w:tab/>
      </w:r>
      <w:r>
        <w:rPr>
          <w:color w:val="000000"/>
        </w:rPr>
        <w:t>Management Controls to meet the cost, and schedule requirements throughout project execution.</w:t>
      </w:r>
    </w:p>
    <w:p w14:paraId="1A6516A3" w14:textId="77777777" w:rsidR="006F2D47" w:rsidRDefault="006F2D47" w:rsidP="006F2D47">
      <w:pPr>
        <w:widowControl w:val="0"/>
        <w:tabs>
          <w:tab w:val="left" w:pos="1080"/>
        </w:tabs>
        <w:jc w:val="both"/>
        <w:rPr>
          <w:color w:val="000000"/>
        </w:rPr>
      </w:pPr>
    </w:p>
    <w:p w14:paraId="33223CF6" w14:textId="77777777" w:rsidR="006F2D47" w:rsidRDefault="006F2D47" w:rsidP="006F2D47">
      <w:pPr>
        <w:keepNext/>
        <w:widowControl w:val="0"/>
        <w:tabs>
          <w:tab w:val="left" w:pos="1080"/>
        </w:tabs>
        <w:rPr>
          <w:color w:val="000000"/>
        </w:rPr>
      </w:pPr>
      <w:r>
        <w:rPr>
          <w:b/>
          <w:bCs/>
          <w:color w:val="000000"/>
        </w:rPr>
        <w:t>5.4</w:t>
      </w:r>
      <w:r>
        <w:rPr>
          <w:color w:val="000000"/>
        </w:rPr>
        <w:tab/>
      </w:r>
      <w:r>
        <w:rPr>
          <w:b/>
          <w:bCs/>
          <w:color w:val="000000"/>
        </w:rPr>
        <w:t xml:space="preserve">Monthly Status Report.  </w:t>
      </w:r>
      <w:r>
        <w:rPr>
          <w:color w:val="000000"/>
        </w:rPr>
        <w:t xml:space="preserve">The Contractor must provide a Monthly Status Report during deployment until all system functionality has been deployed and accepted by the COR.  The Monthly Status Report must describe work accomplished for each calendar month, work planned, the status of work, and significant problems, risks or issues encountered or anticipated.  Where applicable, the Contractor shall identify a solution for any unresolved problems or issues.  </w:t>
      </w:r>
      <w:r>
        <w:t>T</w:t>
      </w:r>
      <w:r>
        <w:rPr>
          <w:color w:val="000000"/>
        </w:rPr>
        <w:t xml:space="preserve">he status report shall be provided to the COR within </w:t>
      </w:r>
      <w:r>
        <w:t>10 days of the following</w:t>
      </w:r>
      <w:r>
        <w:rPr>
          <w:color w:val="000000"/>
        </w:rPr>
        <w:t xml:space="preserve"> month.  An updated project schedule shall be provided with each Monthly Status Report.</w:t>
      </w:r>
    </w:p>
    <w:p w14:paraId="438989BA" w14:textId="77777777" w:rsidR="006F2D47" w:rsidRDefault="006F2D47" w:rsidP="006F2D47">
      <w:pPr>
        <w:keepNext/>
        <w:widowControl w:val="0"/>
        <w:tabs>
          <w:tab w:val="left" w:pos="1080"/>
        </w:tabs>
        <w:rPr>
          <w:color w:val="000000"/>
        </w:rPr>
      </w:pPr>
    </w:p>
    <w:p w14:paraId="0E756EAE" w14:textId="77777777" w:rsidR="006F2D47" w:rsidRDefault="006F2D47" w:rsidP="006F2D47">
      <w:pPr>
        <w:widowControl w:val="0"/>
        <w:tabs>
          <w:tab w:val="left" w:pos="1080"/>
        </w:tabs>
      </w:pPr>
      <w:r>
        <w:rPr>
          <w:b/>
          <w:bCs/>
          <w:color w:val="000000"/>
        </w:rPr>
        <w:t>5.5</w:t>
      </w:r>
      <w:r>
        <w:rPr>
          <w:b/>
          <w:bCs/>
          <w:color w:val="000000"/>
        </w:rPr>
        <w:tab/>
        <w:t xml:space="preserve">Weekly Status Updates.  </w:t>
      </w:r>
      <w:r>
        <w:t>Throughout the term of the contract</w:t>
      </w:r>
      <w:r>
        <w:rPr>
          <w:color w:val="000000"/>
        </w:rPr>
        <w:t>, both during deployment and post-dep</w:t>
      </w:r>
      <w:r>
        <w:t>loyment,</w:t>
      </w:r>
      <w:r>
        <w:rPr>
          <w:color w:val="000000"/>
        </w:rPr>
        <w:t xml:space="preserve"> the Contractor shall meet weekly with the NARA Project Manager, the COR, and the Project Team to provide status on the progress of work and to discuss any significant problems, risks or issues encountered or anticipated. </w:t>
      </w:r>
      <w:r>
        <w:t xml:space="preserve">Additional meetings may be required on a regular basis, such as during deployment. </w:t>
      </w:r>
    </w:p>
    <w:p w14:paraId="4A23AEF9" w14:textId="77777777" w:rsidR="006F2D47" w:rsidRDefault="006F2D47" w:rsidP="006F2D47">
      <w:pPr>
        <w:widowControl w:val="0"/>
        <w:tabs>
          <w:tab w:val="left" w:pos="1080"/>
        </w:tabs>
      </w:pPr>
    </w:p>
    <w:p w14:paraId="55FC7546" w14:textId="77777777" w:rsidR="006F2D47" w:rsidRDefault="006F2D47" w:rsidP="006F2D47">
      <w:pPr>
        <w:widowControl w:val="0"/>
        <w:tabs>
          <w:tab w:val="left" w:pos="1080"/>
        </w:tabs>
      </w:pPr>
      <w:r>
        <w:rPr>
          <w:b/>
          <w:bCs/>
        </w:rPr>
        <w:t>5.5.1</w:t>
      </w:r>
      <w:r>
        <w:rPr>
          <w:b/>
          <w:bCs/>
        </w:rPr>
        <w:tab/>
        <w:t xml:space="preserve">Agenda. </w:t>
      </w:r>
      <w:r>
        <w:t xml:space="preserve">The Contractor shall submit a meeting agenda for each weekly status meeting at least one (1) business day in advance of the meeting. The agenda shall include topics to be discussed, participants, and action item status. </w:t>
      </w:r>
    </w:p>
    <w:p w14:paraId="512BF112" w14:textId="77777777" w:rsidR="006F2D47" w:rsidRDefault="006F2D47" w:rsidP="006F2D47">
      <w:pPr>
        <w:widowControl w:val="0"/>
        <w:tabs>
          <w:tab w:val="left" w:pos="1080"/>
        </w:tabs>
      </w:pPr>
    </w:p>
    <w:p w14:paraId="1DCC15EF" w14:textId="77777777" w:rsidR="006F2D47" w:rsidRDefault="006F2D47" w:rsidP="006F2D47">
      <w:pPr>
        <w:widowControl w:val="0"/>
        <w:tabs>
          <w:tab w:val="left" w:pos="1080"/>
        </w:tabs>
        <w:rPr>
          <w:color w:val="000000"/>
        </w:rPr>
      </w:pPr>
      <w:r>
        <w:rPr>
          <w:b/>
          <w:bCs/>
        </w:rPr>
        <w:t>5.5.2</w:t>
      </w:r>
      <w:r>
        <w:tab/>
      </w:r>
      <w:r>
        <w:rPr>
          <w:b/>
          <w:bCs/>
        </w:rPr>
        <w:t xml:space="preserve">Minutes. </w:t>
      </w:r>
      <w:r>
        <w:t xml:space="preserve">The Contractor shall record and distribute the meeting minutes, which </w:t>
      </w:r>
      <w:r>
        <w:lastRenderedPageBreak/>
        <w:t>address the substance of the meeting, action items, and individual(s) assigned to the action items within three (3) business days after the meeting.</w:t>
      </w:r>
      <w:r>
        <w:rPr>
          <w:b/>
          <w:bCs/>
        </w:rPr>
        <w:t xml:space="preserve"> </w:t>
      </w:r>
    </w:p>
    <w:p w14:paraId="397235DC" w14:textId="77777777" w:rsidR="006F2D47" w:rsidRDefault="006F2D47" w:rsidP="006F2D47">
      <w:pPr>
        <w:widowControl w:val="0"/>
        <w:tabs>
          <w:tab w:val="left" w:pos="1080"/>
        </w:tabs>
        <w:rPr>
          <w:color w:val="000000"/>
        </w:rPr>
      </w:pPr>
    </w:p>
    <w:p w14:paraId="6D891010" w14:textId="77777777" w:rsidR="006F2D47" w:rsidRDefault="006F2D47" w:rsidP="006F2D47">
      <w:pPr>
        <w:widowControl w:val="0"/>
        <w:tabs>
          <w:tab w:val="left" w:pos="1080"/>
        </w:tabs>
        <w:rPr>
          <w:color w:val="000000"/>
        </w:rPr>
      </w:pPr>
      <w:r>
        <w:rPr>
          <w:b/>
          <w:bCs/>
          <w:color w:val="000000"/>
        </w:rPr>
        <w:t>5.6</w:t>
      </w:r>
      <w:r>
        <w:rPr>
          <w:b/>
          <w:bCs/>
          <w:color w:val="000000"/>
        </w:rPr>
        <w:tab/>
        <w:t>Progress Briefings.</w:t>
      </w:r>
      <w:r>
        <w:rPr>
          <w:color w:val="000000"/>
        </w:rPr>
        <w:t xml:space="preserve">  Progress briefings shall be provided as requested by the COR.</w:t>
      </w:r>
    </w:p>
    <w:p w14:paraId="3E3A192B" w14:textId="77777777" w:rsidR="006F2D47" w:rsidRDefault="006F2D47" w:rsidP="006F2D47">
      <w:pPr>
        <w:widowControl w:val="0"/>
        <w:tabs>
          <w:tab w:val="left" w:pos="1080"/>
        </w:tabs>
        <w:rPr>
          <w:color w:val="000000"/>
        </w:rPr>
      </w:pPr>
    </w:p>
    <w:p w14:paraId="55E45B10" w14:textId="77777777" w:rsidR="006F2D47" w:rsidRDefault="006F2D47" w:rsidP="006F2D47">
      <w:pPr>
        <w:widowControl w:val="0"/>
        <w:tabs>
          <w:tab w:val="left" w:pos="1080"/>
        </w:tabs>
        <w:rPr>
          <w:color w:val="000000"/>
        </w:rPr>
      </w:pPr>
      <w:r>
        <w:rPr>
          <w:b/>
          <w:bCs/>
          <w:color w:val="000000"/>
        </w:rPr>
        <w:t>5.7</w:t>
      </w:r>
      <w:r>
        <w:rPr>
          <w:b/>
          <w:bCs/>
          <w:color w:val="000000"/>
        </w:rPr>
        <w:tab/>
        <w:t>Project Schedule</w:t>
      </w:r>
      <w:r>
        <w:rPr>
          <w:color w:val="000000"/>
        </w:rPr>
        <w:t>.  The Project Schedule shall provide all tasks and deliverables required to successfully complete each requirement under this PWS.  The schedule shall also include planned start and end dates, task dependencies, and assigned resources.  The project schedule shall be developed in Microsoft Project. An updated project schedule with completion status, milestones, critical path and actual start and finish dates shall be provided with each Monthly Status Report.</w:t>
      </w:r>
    </w:p>
    <w:p w14:paraId="348669DA" w14:textId="77777777" w:rsidR="006F2D47" w:rsidRDefault="006F2D47" w:rsidP="006F2D47">
      <w:pPr>
        <w:widowControl w:val="0"/>
        <w:tabs>
          <w:tab w:val="left" w:pos="1080"/>
        </w:tabs>
      </w:pPr>
    </w:p>
    <w:p w14:paraId="23979F66" w14:textId="77777777" w:rsidR="006F2D47" w:rsidRDefault="006F2D47" w:rsidP="006F2D47">
      <w:pPr>
        <w:widowControl w:val="0"/>
        <w:tabs>
          <w:tab w:val="left" w:pos="1080"/>
        </w:tabs>
        <w:rPr>
          <w:color w:val="000000"/>
        </w:rPr>
      </w:pPr>
      <w:r>
        <w:rPr>
          <w:b/>
          <w:bCs/>
          <w:color w:val="000000"/>
        </w:rPr>
        <w:t>5.8</w:t>
      </w:r>
      <w:r>
        <w:rPr>
          <w:b/>
          <w:bCs/>
          <w:color w:val="000000"/>
        </w:rPr>
        <w:tab/>
        <w:t>Risk Management</w:t>
      </w:r>
    </w:p>
    <w:p w14:paraId="0ACABF4F" w14:textId="77777777" w:rsidR="006F2D47" w:rsidRDefault="006F2D47" w:rsidP="006F2D47">
      <w:pPr>
        <w:widowControl w:val="0"/>
        <w:tabs>
          <w:tab w:val="left" w:pos="1080"/>
        </w:tabs>
        <w:rPr>
          <w:color w:val="000000"/>
        </w:rPr>
      </w:pPr>
    </w:p>
    <w:p w14:paraId="1F19F678" w14:textId="77777777" w:rsidR="006F2D47" w:rsidRDefault="006F2D47" w:rsidP="006F2D47">
      <w:pPr>
        <w:widowControl w:val="0"/>
        <w:tabs>
          <w:tab w:val="left" w:pos="1080"/>
        </w:tabs>
        <w:rPr>
          <w:color w:val="000000"/>
        </w:rPr>
      </w:pPr>
      <w:r>
        <w:rPr>
          <w:b/>
          <w:bCs/>
          <w:color w:val="000000"/>
        </w:rPr>
        <w:t>5.8.1</w:t>
      </w:r>
      <w:r>
        <w:rPr>
          <w:b/>
          <w:bCs/>
          <w:color w:val="000000"/>
        </w:rPr>
        <w:tab/>
        <w:t>Risk Management Plan.</w:t>
      </w:r>
      <w:r>
        <w:rPr>
          <w:color w:val="000000"/>
        </w:rPr>
        <w:t xml:space="preserve">  The Risk Management Plan documents the Contractor’s approach to managing risk for the project; to include, at a minimum, risk management planning, identification, analysis, response planning, and controlling risks on a project.  The plan must also define the roles and responsibilities for each team member for leading and supporting each type of activity as described in the plan.</w:t>
      </w:r>
    </w:p>
    <w:p w14:paraId="421118FC" w14:textId="77777777" w:rsidR="006F2D47" w:rsidRDefault="006F2D47" w:rsidP="006F2D47">
      <w:pPr>
        <w:widowControl w:val="0"/>
        <w:tabs>
          <w:tab w:val="left" w:pos="630"/>
          <w:tab w:val="left" w:pos="1080"/>
        </w:tabs>
        <w:rPr>
          <w:color w:val="000000"/>
        </w:rPr>
      </w:pPr>
    </w:p>
    <w:p w14:paraId="24F848A6" w14:textId="77777777" w:rsidR="006F2D47" w:rsidRDefault="006F2D47" w:rsidP="006F2D47">
      <w:pPr>
        <w:widowControl w:val="0"/>
        <w:tabs>
          <w:tab w:val="left" w:pos="1080"/>
        </w:tabs>
        <w:rPr>
          <w:color w:val="000000"/>
        </w:rPr>
      </w:pPr>
      <w:r>
        <w:rPr>
          <w:b/>
          <w:bCs/>
          <w:color w:val="000000"/>
        </w:rPr>
        <w:t>5.8.2</w:t>
      </w:r>
      <w:r>
        <w:rPr>
          <w:b/>
          <w:bCs/>
          <w:color w:val="000000"/>
        </w:rPr>
        <w:tab/>
        <w:t>Risk Register.</w:t>
      </w:r>
      <w:r>
        <w:rPr>
          <w:color w:val="000000"/>
        </w:rPr>
        <w:t xml:space="preserve">  The risk register must be delivered and updated as needed. The risk register documents and tracks all identified project risks that are monitored and analyzed to include response planning activities.</w:t>
      </w:r>
    </w:p>
    <w:p w14:paraId="6407DE9F" w14:textId="77777777" w:rsidR="006F2D47" w:rsidRDefault="006F2D47" w:rsidP="006F2D47">
      <w:pPr>
        <w:widowControl w:val="0"/>
        <w:tabs>
          <w:tab w:val="left" w:pos="1080"/>
        </w:tabs>
        <w:rPr>
          <w:b/>
          <w:bCs/>
        </w:rPr>
      </w:pPr>
    </w:p>
    <w:p w14:paraId="1CF45D32" w14:textId="77777777" w:rsidR="006F2D47" w:rsidRDefault="006F2D47" w:rsidP="006F2D47">
      <w:pPr>
        <w:widowControl w:val="0"/>
        <w:tabs>
          <w:tab w:val="left" w:pos="1080"/>
        </w:tabs>
      </w:pPr>
      <w:r>
        <w:rPr>
          <w:b/>
          <w:bCs/>
        </w:rPr>
        <w:t>5.9</w:t>
      </w:r>
      <w:r>
        <w:rPr>
          <w:b/>
          <w:bCs/>
        </w:rPr>
        <w:tab/>
        <w:t xml:space="preserve">Pre-Deployment Meetings. </w:t>
      </w:r>
      <w:r>
        <w:t xml:space="preserve">The Contractor shall meet with the relevant stakeholders for sites who will be identified by the COR to gather site specific configuration items and requirements. </w:t>
      </w:r>
    </w:p>
    <w:p w14:paraId="65A7FC10" w14:textId="77777777" w:rsidR="006F2D47" w:rsidRDefault="006F2D47" w:rsidP="006F2D47">
      <w:pPr>
        <w:widowControl w:val="0"/>
        <w:tabs>
          <w:tab w:val="left" w:pos="1080"/>
        </w:tabs>
      </w:pPr>
    </w:p>
    <w:p w14:paraId="787DD4CA" w14:textId="77777777" w:rsidR="006F2D47" w:rsidRDefault="006F2D47" w:rsidP="006F2D47">
      <w:pPr>
        <w:widowControl w:val="0"/>
        <w:tabs>
          <w:tab w:val="left" w:pos="1080"/>
        </w:tabs>
      </w:pPr>
      <w:r>
        <w:rPr>
          <w:b/>
          <w:bCs/>
        </w:rPr>
        <w:t>5.9.1</w:t>
      </w:r>
      <w:r>
        <w:rPr>
          <w:b/>
          <w:bCs/>
        </w:rPr>
        <w:tab/>
      </w:r>
      <w:r>
        <w:t>Prior to the initiation of system setup, configuration, and deployment activities at each site, the Contractor shall document the site-specific items in the Deployment Plan for each location (reference Attachment 2, PWS paragraph 6.2.3).</w:t>
      </w:r>
    </w:p>
    <w:p w14:paraId="0E594791" w14:textId="77777777" w:rsidR="006F2D47" w:rsidRDefault="006F2D47" w:rsidP="006F2D47">
      <w:pPr>
        <w:widowControl w:val="0"/>
        <w:tabs>
          <w:tab w:val="left" w:pos="1080"/>
        </w:tabs>
      </w:pPr>
    </w:p>
    <w:p w14:paraId="121B34A9" w14:textId="77777777" w:rsidR="006F2D47" w:rsidRDefault="006F2D47" w:rsidP="006F2D47">
      <w:pPr>
        <w:widowControl w:val="0"/>
        <w:tabs>
          <w:tab w:val="left" w:pos="1080"/>
        </w:tabs>
      </w:pPr>
    </w:p>
    <w:p w14:paraId="38BFE69A" w14:textId="77777777" w:rsidR="006F2D47" w:rsidRDefault="006F2D47" w:rsidP="006F2D47">
      <w:pPr>
        <w:widowControl w:val="0"/>
        <w:tabs>
          <w:tab w:val="left" w:pos="1080"/>
        </w:tabs>
        <w:rPr>
          <w:b/>
          <w:bCs/>
          <w:color w:val="000000"/>
        </w:rPr>
      </w:pPr>
      <w:r>
        <w:rPr>
          <w:b/>
          <w:bCs/>
          <w:color w:val="000000"/>
        </w:rPr>
        <w:t>6.0</w:t>
      </w:r>
      <w:r>
        <w:rPr>
          <w:b/>
          <w:bCs/>
          <w:color w:val="000000"/>
        </w:rPr>
        <w:tab/>
        <w:t xml:space="preserve">SYSTEM SETUP, CONFIGURATION, AND DEPLOYMENT </w:t>
      </w:r>
    </w:p>
    <w:p w14:paraId="34FE660E" w14:textId="77777777" w:rsidR="006F2D47" w:rsidRDefault="006F2D47" w:rsidP="006F2D47">
      <w:pPr>
        <w:widowControl w:val="0"/>
        <w:tabs>
          <w:tab w:val="left" w:pos="1080"/>
        </w:tabs>
      </w:pPr>
    </w:p>
    <w:p w14:paraId="1E9E0533" w14:textId="77777777" w:rsidR="006F2D47" w:rsidRDefault="006F2D47" w:rsidP="006F2D47">
      <w:pPr>
        <w:widowControl w:val="0"/>
        <w:tabs>
          <w:tab w:val="left" w:pos="1080"/>
        </w:tabs>
      </w:pPr>
      <w:r>
        <w:rPr>
          <w:b/>
          <w:bCs/>
        </w:rPr>
        <w:t>6.1</w:t>
      </w:r>
      <w:r>
        <w:tab/>
        <w:t>The system shall be configured, integrated, tested, and deployed to production once it is granted an Authorization to Operate (ATO) by NARA (reference Attachment 2, PWS paragraph 8.0, Security), and completion of acceptance testing in accordance with PWS paragraph 9.0, Testing and Customer Acceptance Testing. Deployment must include hardware configuration, user account load with account role configuration, and availability of the system to all users. The Contractor is expected to obtain an initial ATO for the system being implemented at the John F. Kennedy Presidential Library and Museum, which will then be adjusted as needed for the remaining presidential libraries.</w:t>
      </w:r>
    </w:p>
    <w:p w14:paraId="2F3A2E66" w14:textId="77777777" w:rsidR="006F2D47" w:rsidRDefault="006F2D47" w:rsidP="006F2D47">
      <w:pPr>
        <w:widowControl w:val="0"/>
        <w:tabs>
          <w:tab w:val="left" w:pos="1080"/>
        </w:tabs>
      </w:pPr>
    </w:p>
    <w:p w14:paraId="6612D3B9" w14:textId="77777777" w:rsidR="006F2D47" w:rsidRDefault="006F2D47" w:rsidP="006F2D47">
      <w:pPr>
        <w:widowControl w:val="0"/>
        <w:tabs>
          <w:tab w:val="left" w:pos="1080"/>
        </w:tabs>
      </w:pPr>
      <w:r>
        <w:rPr>
          <w:b/>
          <w:bCs/>
          <w:color w:val="000000"/>
        </w:rPr>
        <w:t>6.</w:t>
      </w:r>
      <w:r>
        <w:rPr>
          <w:b/>
          <w:bCs/>
        </w:rPr>
        <w:t>2</w:t>
      </w:r>
      <w:r>
        <w:rPr>
          <w:b/>
          <w:bCs/>
          <w:color w:val="000000"/>
        </w:rPr>
        <w:tab/>
        <w:t xml:space="preserve">Solution Deployment </w:t>
      </w:r>
    </w:p>
    <w:p w14:paraId="7B5143C9" w14:textId="77777777" w:rsidR="006F2D47" w:rsidRDefault="006F2D47" w:rsidP="006F2D47">
      <w:pPr>
        <w:widowControl w:val="0"/>
        <w:tabs>
          <w:tab w:val="left" w:pos="1080"/>
        </w:tabs>
      </w:pPr>
    </w:p>
    <w:p w14:paraId="77A25F37" w14:textId="77777777" w:rsidR="006F2D47" w:rsidRDefault="006F2D47" w:rsidP="006F2D47">
      <w:pPr>
        <w:widowControl w:val="0"/>
        <w:tabs>
          <w:tab w:val="left" w:pos="1080"/>
        </w:tabs>
      </w:pPr>
    </w:p>
    <w:p w14:paraId="2B2BC215" w14:textId="77777777" w:rsidR="006F2D47" w:rsidRDefault="006F2D47" w:rsidP="006F2D47">
      <w:pPr>
        <w:widowControl w:val="0"/>
        <w:tabs>
          <w:tab w:val="left" w:pos="1080"/>
        </w:tabs>
      </w:pPr>
      <w:r>
        <w:rPr>
          <w:b/>
          <w:bCs/>
        </w:rPr>
        <w:t>6.2.1</w:t>
      </w:r>
      <w:r>
        <w:rPr>
          <w:b/>
          <w:bCs/>
        </w:rPr>
        <w:tab/>
      </w:r>
      <w:r>
        <w:rPr>
          <w:color w:val="000000"/>
        </w:rPr>
        <w:t>The pres</w:t>
      </w:r>
      <w:r>
        <w:t xml:space="preserve">idential libraries baseline shall be configured, integrated, tested, and deployed for use starting with the John F. Kennedy Presidential Library and Museum and all remaining Libraries transitioned no later than 5 months after award, or August 28, 2026 (whichever is earlier). </w:t>
      </w:r>
      <w:proofErr w:type="gramStart"/>
      <w:r>
        <w:t>Prior to deployment</w:t>
      </w:r>
      <w:proofErr w:type="gramEnd"/>
      <w:r>
        <w:t xml:space="preserve"> to production at each site, the system shall meet all requirements in PWS paragraph 3.0 and in PWS paragraph 12.0, GFI, Appendix 3, RVTM. </w:t>
      </w:r>
    </w:p>
    <w:p w14:paraId="48C17845" w14:textId="77777777" w:rsidR="006F2D47" w:rsidRDefault="006F2D47" w:rsidP="006F2D47">
      <w:pPr>
        <w:widowControl w:val="0"/>
        <w:tabs>
          <w:tab w:val="left" w:pos="1080"/>
        </w:tabs>
      </w:pPr>
    </w:p>
    <w:p w14:paraId="412FC456" w14:textId="77777777" w:rsidR="006F2D47" w:rsidRDefault="006F2D47" w:rsidP="006F2D47">
      <w:pPr>
        <w:widowControl w:val="0"/>
        <w:tabs>
          <w:tab w:val="left" w:pos="1080"/>
        </w:tabs>
      </w:pPr>
      <w:r>
        <w:rPr>
          <w:b/>
          <w:bCs/>
        </w:rPr>
        <w:t>6.2.2</w:t>
      </w:r>
      <w:r>
        <w:tab/>
        <w:t xml:space="preserve">The Contractor shall provide a Deployment Plan to document its approach and timeline for deploying the ticketing system to all sites no later than 5 months after award. This plan shall provide details for system setup; configuration; and integration, as applicable. The Deployment Plan shall also identify all activities, resources, and timelines to execute deployment of the system to each of the sites. Before deployment at each site, the Contractor shall conduct a comprehensive review of local configuration needs and tailor the Deployment Plan accordingly. The plan shall also be customized for the unique setup and configuration needs of each site. </w:t>
      </w:r>
    </w:p>
    <w:p w14:paraId="608BE5D7" w14:textId="77777777" w:rsidR="006F2D47" w:rsidRDefault="006F2D47" w:rsidP="006F2D47">
      <w:pPr>
        <w:widowControl w:val="0"/>
        <w:tabs>
          <w:tab w:val="left" w:pos="1080"/>
        </w:tabs>
      </w:pPr>
    </w:p>
    <w:p w14:paraId="71FD57B2" w14:textId="77777777" w:rsidR="006F2D47" w:rsidRDefault="006F2D47" w:rsidP="006F2D47">
      <w:pPr>
        <w:widowControl w:val="0"/>
        <w:tabs>
          <w:tab w:val="left" w:pos="1080"/>
        </w:tabs>
        <w:rPr>
          <w:b/>
          <w:bCs/>
          <w:color w:val="000000"/>
        </w:rPr>
      </w:pPr>
      <w:r>
        <w:rPr>
          <w:b/>
          <w:bCs/>
        </w:rPr>
        <w:t>6.3</w:t>
      </w:r>
      <w:r>
        <w:rPr>
          <w:b/>
          <w:bCs/>
          <w:color w:val="000000"/>
        </w:rPr>
        <w:tab/>
        <w:t xml:space="preserve">Data Migration </w:t>
      </w:r>
    </w:p>
    <w:p w14:paraId="1F1A4BC4" w14:textId="77777777" w:rsidR="006F2D47" w:rsidRDefault="006F2D47" w:rsidP="006F2D47">
      <w:pPr>
        <w:widowControl w:val="0"/>
        <w:tabs>
          <w:tab w:val="left" w:pos="1080"/>
        </w:tabs>
        <w:rPr>
          <w:b/>
          <w:bCs/>
        </w:rPr>
      </w:pPr>
    </w:p>
    <w:p w14:paraId="4ED95AAB" w14:textId="77777777" w:rsidR="006F2D47" w:rsidRDefault="006F2D47" w:rsidP="006F2D47">
      <w:pPr>
        <w:widowControl w:val="0"/>
        <w:tabs>
          <w:tab w:val="left" w:pos="1080"/>
        </w:tabs>
        <w:rPr>
          <w:color w:val="000000"/>
        </w:rPr>
      </w:pPr>
      <w:r>
        <w:rPr>
          <w:b/>
          <w:bCs/>
          <w:color w:val="000000"/>
        </w:rPr>
        <w:t>6.</w:t>
      </w:r>
      <w:r>
        <w:rPr>
          <w:b/>
          <w:bCs/>
        </w:rPr>
        <w:t>3</w:t>
      </w:r>
      <w:r>
        <w:rPr>
          <w:b/>
          <w:bCs/>
          <w:color w:val="000000"/>
        </w:rPr>
        <w:t>.1</w:t>
      </w:r>
      <w:r>
        <w:rPr>
          <w:b/>
          <w:bCs/>
          <w:color w:val="000000"/>
        </w:rPr>
        <w:tab/>
      </w:r>
      <w:r>
        <w:rPr>
          <w:color w:val="000000"/>
        </w:rPr>
        <w:t xml:space="preserve">The Contractor shall migrate sales data from the last two (2) years from the legacy ticketing system at </w:t>
      </w:r>
      <w:r>
        <w:t>the presidential libraries</w:t>
      </w:r>
      <w:r>
        <w:rPr>
          <w:color w:val="000000"/>
        </w:rPr>
        <w:t xml:space="preserve"> into the new system prior to </w:t>
      </w:r>
      <w:r>
        <w:t>site deployment</w:t>
      </w:r>
      <w:r>
        <w:rPr>
          <w:color w:val="000000"/>
        </w:rPr>
        <w:t xml:space="preserve">, without corruption or loss. </w:t>
      </w:r>
      <w:r>
        <w:t xml:space="preserve">This is approximately 75MB of data per library. The data is currently in XML format and hosted in Mongo DB. The data types include but are not limited to: </w:t>
      </w:r>
    </w:p>
    <w:p w14:paraId="0378425E" w14:textId="77777777" w:rsidR="006F2D47" w:rsidRDefault="006F2D47" w:rsidP="006F2D47">
      <w:pPr>
        <w:widowControl w:val="0"/>
        <w:tabs>
          <w:tab w:val="left" w:pos="1080"/>
        </w:tabs>
      </w:pPr>
    </w:p>
    <w:p w14:paraId="3796C75F"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Order Information</w:t>
      </w:r>
    </w:p>
    <w:p w14:paraId="2E6B5C55"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Order Number</w:t>
      </w:r>
    </w:p>
    <w:p w14:paraId="67C1F408"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Name</w:t>
      </w:r>
    </w:p>
    <w:p w14:paraId="16BBB7DE"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Order Amount</w:t>
      </w:r>
    </w:p>
    <w:p w14:paraId="3A8974C6"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Order Payments</w:t>
      </w:r>
    </w:p>
    <w:p w14:paraId="4651A174"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Sale Date</w:t>
      </w:r>
    </w:p>
    <w:p w14:paraId="44ABAA98"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Arrival Date</w:t>
      </w:r>
    </w:p>
    <w:p w14:paraId="08BC5FB1"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Order Contact Information</w:t>
      </w:r>
    </w:p>
    <w:p w14:paraId="3DAFADF1"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Ticket Types</w:t>
      </w:r>
    </w:p>
    <w:p w14:paraId="17B0C993"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Inventory Items</w:t>
      </w:r>
    </w:p>
    <w:p w14:paraId="7431C9C4"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Event information associated with orders (including event date, event time, event name, capacity, etc.)</w:t>
      </w:r>
    </w:p>
    <w:p w14:paraId="35165B57"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Customer Account Information</w:t>
      </w:r>
    </w:p>
    <w:p w14:paraId="35BAEB41"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Name</w:t>
      </w:r>
    </w:p>
    <w:p w14:paraId="5EDFDD80"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Category</w:t>
      </w:r>
    </w:p>
    <w:p w14:paraId="4D415CE1"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Phone Number</w:t>
      </w:r>
    </w:p>
    <w:p w14:paraId="5F94F45C"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Website</w:t>
      </w:r>
    </w:p>
    <w:p w14:paraId="706F5858"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Email Address</w:t>
      </w:r>
    </w:p>
    <w:p w14:paraId="7A9D0986" w14:textId="77777777" w:rsidR="006F2D47" w:rsidRDefault="006F2D47" w:rsidP="006F2D47">
      <w:pPr>
        <w:widowControl w:val="0"/>
        <w:numPr>
          <w:ilvl w:val="0"/>
          <w:numId w:val="8"/>
        </w:numPr>
        <w:pBdr>
          <w:top w:val="nil"/>
          <w:left w:val="nil"/>
          <w:bottom w:val="nil"/>
          <w:right w:val="nil"/>
          <w:between w:val="nil"/>
        </w:pBdr>
        <w:shd w:val="clear" w:color="auto" w:fill="auto"/>
        <w:tabs>
          <w:tab w:val="left" w:pos="1080"/>
        </w:tabs>
        <w:rPr>
          <w:color w:val="000000"/>
        </w:rPr>
      </w:pPr>
      <w:r>
        <w:rPr>
          <w:color w:val="000000"/>
        </w:rPr>
        <w:t>Group Main Address</w:t>
      </w:r>
    </w:p>
    <w:p w14:paraId="758346B3" w14:textId="77777777" w:rsidR="006F2D47" w:rsidRDefault="006F2D47" w:rsidP="006F2D47">
      <w:pPr>
        <w:widowControl w:val="0"/>
        <w:tabs>
          <w:tab w:val="left" w:pos="1080"/>
        </w:tabs>
      </w:pPr>
    </w:p>
    <w:p w14:paraId="483C25F5" w14:textId="77777777" w:rsidR="006F2D47" w:rsidRDefault="006F2D47" w:rsidP="006F2D47">
      <w:pPr>
        <w:widowControl w:val="0"/>
        <w:tabs>
          <w:tab w:val="left" w:pos="1080"/>
        </w:tabs>
        <w:rPr>
          <w:color w:val="000000"/>
        </w:rPr>
      </w:pPr>
      <w:r>
        <w:rPr>
          <w:b/>
          <w:bCs/>
          <w:color w:val="000000"/>
        </w:rPr>
        <w:t>6.</w:t>
      </w:r>
      <w:r>
        <w:rPr>
          <w:b/>
          <w:bCs/>
        </w:rPr>
        <w:t>3</w:t>
      </w:r>
      <w:r>
        <w:rPr>
          <w:b/>
          <w:bCs/>
          <w:color w:val="000000"/>
        </w:rPr>
        <w:t>.2</w:t>
      </w:r>
      <w:r>
        <w:rPr>
          <w:b/>
          <w:bCs/>
          <w:color w:val="000000"/>
        </w:rPr>
        <w:tab/>
      </w:r>
      <w:r>
        <w:rPr>
          <w:color w:val="000000"/>
        </w:rPr>
        <w:t xml:space="preserve">The Contractor shall notify the COR of areas where legacy data will need reconfiguration, such as combined field assignments, areas where inter-module links may not be retained, any data truncation, corruption, or loss is likely, and/or what follow-up manual data entry or clean-up will be needed.  </w:t>
      </w:r>
    </w:p>
    <w:p w14:paraId="4688F541" w14:textId="77777777" w:rsidR="006F2D47" w:rsidRDefault="006F2D47" w:rsidP="006F2D47">
      <w:pPr>
        <w:widowControl w:val="0"/>
        <w:tabs>
          <w:tab w:val="left" w:pos="1080"/>
        </w:tabs>
        <w:rPr>
          <w:color w:val="000000"/>
        </w:rPr>
      </w:pPr>
    </w:p>
    <w:p w14:paraId="0F35A2DF" w14:textId="77777777" w:rsidR="006F2D47" w:rsidRDefault="006F2D47" w:rsidP="006F2D47">
      <w:pPr>
        <w:widowControl w:val="0"/>
        <w:tabs>
          <w:tab w:val="left" w:pos="1080"/>
        </w:tabs>
        <w:rPr>
          <w:color w:val="000000"/>
        </w:rPr>
      </w:pPr>
      <w:r>
        <w:rPr>
          <w:b/>
          <w:bCs/>
          <w:color w:val="000000"/>
        </w:rPr>
        <w:t>6.</w:t>
      </w:r>
      <w:r>
        <w:rPr>
          <w:b/>
          <w:bCs/>
        </w:rPr>
        <w:t>3</w:t>
      </w:r>
      <w:r>
        <w:rPr>
          <w:b/>
          <w:bCs/>
          <w:color w:val="000000"/>
        </w:rPr>
        <w:t>.3</w:t>
      </w:r>
      <w:r>
        <w:rPr>
          <w:color w:val="000000"/>
        </w:rPr>
        <w:t xml:space="preserve"> </w:t>
      </w:r>
      <w:r>
        <w:rPr>
          <w:color w:val="000000"/>
        </w:rPr>
        <w:tab/>
        <w:t>The Contractor must work with the COR and other NARA personnel to resolve data migration issues to ensure data can be saved into an appropriate field that maintains the intent of the original record.</w:t>
      </w:r>
    </w:p>
    <w:p w14:paraId="17B5F9D7" w14:textId="77777777" w:rsidR="006F2D47" w:rsidRDefault="006F2D47" w:rsidP="006F2D47">
      <w:pPr>
        <w:widowControl w:val="0"/>
        <w:tabs>
          <w:tab w:val="left" w:pos="1080"/>
        </w:tabs>
        <w:rPr>
          <w:b/>
          <w:bCs/>
          <w:color w:val="000000"/>
        </w:rPr>
      </w:pPr>
      <w:r>
        <w:rPr>
          <w:b/>
          <w:bCs/>
          <w:color w:val="000000"/>
        </w:rPr>
        <w:tab/>
      </w:r>
    </w:p>
    <w:p w14:paraId="3B3E62C1" w14:textId="77777777" w:rsidR="006F2D47" w:rsidRDefault="006F2D47" w:rsidP="006F2D47">
      <w:pPr>
        <w:widowControl w:val="0"/>
        <w:tabs>
          <w:tab w:val="left" w:pos="1080"/>
        </w:tabs>
        <w:rPr>
          <w:color w:val="000000"/>
        </w:rPr>
      </w:pPr>
      <w:r>
        <w:rPr>
          <w:b/>
          <w:bCs/>
          <w:color w:val="000000"/>
        </w:rPr>
        <w:t>6.</w:t>
      </w:r>
      <w:r>
        <w:rPr>
          <w:b/>
          <w:bCs/>
        </w:rPr>
        <w:t>3</w:t>
      </w:r>
      <w:r>
        <w:rPr>
          <w:b/>
          <w:bCs/>
          <w:color w:val="000000"/>
        </w:rPr>
        <w:t>.4</w:t>
      </w:r>
      <w:r>
        <w:rPr>
          <w:color w:val="000000"/>
        </w:rPr>
        <w:tab/>
        <w:t xml:space="preserve">The Contractor shall be responsible for full documentation of conversion.  </w:t>
      </w:r>
    </w:p>
    <w:p w14:paraId="635F620C" w14:textId="77777777" w:rsidR="006F2D47" w:rsidRDefault="006F2D47" w:rsidP="006F2D47">
      <w:pPr>
        <w:widowControl w:val="0"/>
        <w:tabs>
          <w:tab w:val="left" w:pos="1080"/>
        </w:tabs>
        <w:rPr>
          <w:color w:val="000000"/>
        </w:rPr>
      </w:pPr>
    </w:p>
    <w:p w14:paraId="5D4161B1" w14:textId="77777777" w:rsidR="006F2D47" w:rsidRDefault="006F2D47" w:rsidP="006F2D47">
      <w:pPr>
        <w:widowControl w:val="0"/>
        <w:tabs>
          <w:tab w:val="left" w:pos="1080"/>
        </w:tabs>
        <w:rPr>
          <w:color w:val="000000"/>
        </w:rPr>
      </w:pPr>
      <w:r>
        <w:rPr>
          <w:b/>
          <w:bCs/>
          <w:color w:val="000000"/>
        </w:rPr>
        <w:t>6.</w:t>
      </w:r>
      <w:r>
        <w:rPr>
          <w:b/>
          <w:bCs/>
        </w:rPr>
        <w:t>3</w:t>
      </w:r>
      <w:r>
        <w:rPr>
          <w:b/>
          <w:bCs/>
          <w:color w:val="000000"/>
        </w:rPr>
        <w:t>.5</w:t>
      </w:r>
      <w:r>
        <w:rPr>
          <w:b/>
          <w:bCs/>
          <w:color w:val="000000"/>
        </w:rPr>
        <w:tab/>
        <w:t>Data Migration Plan.</w:t>
      </w:r>
      <w:r>
        <w:rPr>
          <w:color w:val="000000"/>
        </w:rPr>
        <w:t xml:space="preserve">  The Contractor shall provide a Data Migration Plan to document its approach for preparing data, migrating, and verifying migrated data.  </w:t>
      </w:r>
    </w:p>
    <w:p w14:paraId="304D9C64" w14:textId="77777777" w:rsidR="006F2D47" w:rsidRDefault="006F2D47" w:rsidP="006F2D47">
      <w:pPr>
        <w:widowControl w:val="0"/>
        <w:tabs>
          <w:tab w:val="left" w:pos="1080"/>
        </w:tabs>
        <w:rPr>
          <w:color w:val="000000"/>
        </w:rPr>
      </w:pPr>
    </w:p>
    <w:p w14:paraId="2C75810B" w14:textId="77777777" w:rsidR="006F2D47" w:rsidRDefault="006F2D47" w:rsidP="006F2D47">
      <w:pPr>
        <w:widowControl w:val="0"/>
        <w:tabs>
          <w:tab w:val="left" w:pos="1080"/>
        </w:tabs>
        <w:rPr>
          <w:color w:val="000000"/>
        </w:rPr>
      </w:pPr>
      <w:r>
        <w:rPr>
          <w:b/>
          <w:bCs/>
          <w:color w:val="000000"/>
        </w:rPr>
        <w:t>6.</w:t>
      </w:r>
      <w:r>
        <w:rPr>
          <w:b/>
          <w:bCs/>
        </w:rPr>
        <w:t>3</w:t>
      </w:r>
      <w:r>
        <w:rPr>
          <w:b/>
          <w:bCs/>
          <w:color w:val="000000"/>
        </w:rPr>
        <w:t>.6</w:t>
      </w:r>
      <w:r>
        <w:rPr>
          <w:b/>
          <w:bCs/>
          <w:color w:val="000000"/>
        </w:rPr>
        <w:tab/>
        <w:t xml:space="preserve">Data Mapping Document.  </w:t>
      </w:r>
      <w:r>
        <w:rPr>
          <w:color w:val="000000"/>
        </w:rPr>
        <w:t>The Contractor shall provide a Data Mapping Document that shows the mapping of data (elements, fields) from the legacy ticketing system physical implementation (schema, tables) to the new system.  NARA will work with the Contractor to validate a cross-map and to adjust the cross-map to each system’s specific data as needed prior to each conversion.</w:t>
      </w:r>
    </w:p>
    <w:p w14:paraId="32E45F3C" w14:textId="77777777" w:rsidR="006F2D47" w:rsidRDefault="006F2D47" w:rsidP="006F2D47">
      <w:pPr>
        <w:widowControl w:val="0"/>
        <w:tabs>
          <w:tab w:val="left" w:pos="1080"/>
        </w:tabs>
        <w:rPr>
          <w:color w:val="000000"/>
        </w:rPr>
      </w:pPr>
    </w:p>
    <w:p w14:paraId="7E264B46" w14:textId="77777777" w:rsidR="006F2D47" w:rsidRDefault="006F2D47" w:rsidP="006F2D47">
      <w:pPr>
        <w:widowControl w:val="0"/>
        <w:tabs>
          <w:tab w:val="left" w:pos="1080"/>
        </w:tabs>
      </w:pPr>
      <w:r>
        <w:rPr>
          <w:b/>
          <w:bCs/>
          <w:color w:val="000000"/>
        </w:rPr>
        <w:t>6.</w:t>
      </w:r>
      <w:r>
        <w:rPr>
          <w:b/>
          <w:bCs/>
        </w:rPr>
        <w:t>4</w:t>
      </w:r>
      <w:r>
        <w:rPr>
          <w:b/>
          <w:bCs/>
          <w:color w:val="000000"/>
        </w:rPr>
        <w:tab/>
        <w:t>Onsite Hardware</w:t>
      </w:r>
      <w:r>
        <w:rPr>
          <w:b/>
          <w:bCs/>
        </w:rPr>
        <w:t xml:space="preserve">. </w:t>
      </w:r>
      <w:r>
        <w:t xml:space="preserve">The Contractor shall provide all new equipment for the deployment of its solution to operate the ticketing SaaS solution at each location which shall be maintained by the Contractor, in accordance with PWS paragraph 10.0, Operations and Maintenance. </w:t>
      </w:r>
    </w:p>
    <w:p w14:paraId="1E22AB67" w14:textId="77777777" w:rsidR="006F2D47" w:rsidRDefault="006F2D47" w:rsidP="006F2D47">
      <w:pPr>
        <w:widowControl w:val="0"/>
        <w:tabs>
          <w:tab w:val="left" w:pos="1080"/>
        </w:tabs>
      </w:pPr>
    </w:p>
    <w:p w14:paraId="33164258" w14:textId="77777777" w:rsidR="006F2D47" w:rsidRDefault="006F2D47" w:rsidP="006F2D47">
      <w:pPr>
        <w:widowControl w:val="0"/>
        <w:tabs>
          <w:tab w:val="left" w:pos="1080"/>
        </w:tabs>
      </w:pPr>
      <w:r>
        <w:rPr>
          <w:b/>
          <w:bCs/>
        </w:rPr>
        <w:t>6.4.1</w:t>
      </w:r>
      <w:r>
        <w:rPr>
          <w:b/>
          <w:bCs/>
        </w:rPr>
        <w:tab/>
      </w:r>
      <w:r>
        <w:t>The hardware requirements are as follows:</w:t>
      </w:r>
    </w:p>
    <w:p w14:paraId="77FBFF16" w14:textId="77777777" w:rsidR="006F2D47" w:rsidRDefault="006F2D47" w:rsidP="006F2D47">
      <w:pPr>
        <w:widowControl w:val="0"/>
        <w:tabs>
          <w:tab w:val="left" w:pos="1080"/>
        </w:tabs>
      </w:pPr>
    </w:p>
    <w:tbl>
      <w:tblPr>
        <w:tblStyle w:val="16"/>
        <w:tblW w:w="9360" w:type="dxa"/>
        <w:tblBorders>
          <w:top w:val="nil"/>
          <w:left w:val="nil"/>
          <w:bottom w:val="nil"/>
          <w:right w:val="nil"/>
          <w:insideH w:val="nil"/>
          <w:insideV w:val="nil"/>
        </w:tblBorders>
        <w:tblLayout w:type="fixed"/>
        <w:tblLook w:val="0600" w:firstRow="0" w:lastRow="0" w:firstColumn="0" w:lastColumn="0" w:noHBand="1" w:noVBand="1"/>
      </w:tblPr>
      <w:tblGrid>
        <w:gridCol w:w="1260"/>
        <w:gridCol w:w="1080"/>
        <w:gridCol w:w="1524"/>
        <w:gridCol w:w="966"/>
        <w:gridCol w:w="900"/>
        <w:gridCol w:w="1290"/>
        <w:gridCol w:w="1170"/>
        <w:gridCol w:w="1170"/>
      </w:tblGrid>
      <w:tr w:rsidR="006F2D47" w14:paraId="7A8C73B8" w14:textId="77777777" w:rsidTr="00D55E44">
        <w:trPr>
          <w:trHeight w:val="825"/>
        </w:trPr>
        <w:tc>
          <w:tcPr>
            <w:tcW w:w="1260" w:type="dxa"/>
            <w:tcBorders>
              <w:top w:val="single" w:sz="5" w:space="0" w:color="000000"/>
              <w:left w:val="single" w:sz="5" w:space="0" w:color="000000"/>
              <w:bottom w:val="single" w:sz="5" w:space="0" w:color="000000"/>
              <w:right w:val="single" w:sz="5" w:space="0" w:color="000000"/>
            </w:tcBorders>
            <w:shd w:val="clear" w:color="auto" w:fill="BDBDBD"/>
            <w:tcMar>
              <w:top w:w="40" w:type="dxa"/>
              <w:left w:w="40" w:type="dxa"/>
              <w:bottom w:w="40" w:type="dxa"/>
              <w:right w:w="40" w:type="dxa"/>
            </w:tcMar>
            <w:vAlign w:val="bottom"/>
          </w:tcPr>
          <w:p w14:paraId="1975D605"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Site</w:t>
            </w:r>
          </w:p>
        </w:tc>
        <w:tc>
          <w:tcPr>
            <w:tcW w:w="1080" w:type="dxa"/>
            <w:tcBorders>
              <w:top w:val="single" w:sz="5" w:space="0" w:color="000000"/>
              <w:left w:val="single" w:sz="5" w:space="0" w:color="CCCCCC"/>
              <w:bottom w:val="single" w:sz="5" w:space="0" w:color="000000"/>
              <w:right w:val="single" w:sz="5" w:space="0" w:color="000000"/>
            </w:tcBorders>
            <w:shd w:val="clear" w:color="auto" w:fill="BDBDBD"/>
            <w:tcMar>
              <w:top w:w="40" w:type="dxa"/>
              <w:left w:w="40" w:type="dxa"/>
              <w:bottom w:w="40" w:type="dxa"/>
              <w:right w:w="40" w:type="dxa"/>
            </w:tcMar>
            <w:vAlign w:val="bottom"/>
          </w:tcPr>
          <w:p w14:paraId="58A04E5D"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Annual Visitors</w:t>
            </w:r>
          </w:p>
        </w:tc>
        <w:tc>
          <w:tcPr>
            <w:tcW w:w="1524" w:type="dxa"/>
            <w:tcBorders>
              <w:top w:val="single" w:sz="5" w:space="0" w:color="000000"/>
              <w:left w:val="single" w:sz="5" w:space="0" w:color="CCCCCC"/>
              <w:bottom w:val="single" w:sz="5" w:space="0" w:color="000000"/>
              <w:right w:val="single" w:sz="5" w:space="0" w:color="000000"/>
            </w:tcBorders>
            <w:shd w:val="clear" w:color="auto" w:fill="BDBDBD"/>
            <w:tcMar>
              <w:top w:w="40" w:type="dxa"/>
              <w:left w:w="40" w:type="dxa"/>
              <w:bottom w:w="40" w:type="dxa"/>
              <w:right w:w="40" w:type="dxa"/>
            </w:tcMar>
            <w:vAlign w:val="bottom"/>
          </w:tcPr>
          <w:p w14:paraId="18EB29BE"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of Ticketing Workstations (e.g., iPads)</w:t>
            </w:r>
          </w:p>
        </w:tc>
        <w:tc>
          <w:tcPr>
            <w:tcW w:w="966" w:type="dxa"/>
            <w:tcBorders>
              <w:top w:val="single" w:sz="5" w:space="0" w:color="000000"/>
              <w:left w:val="single" w:sz="5" w:space="0" w:color="CCCCCC"/>
              <w:bottom w:val="single" w:sz="5" w:space="0" w:color="000000"/>
              <w:right w:val="single" w:sz="5" w:space="0" w:color="000000"/>
            </w:tcBorders>
            <w:shd w:val="clear" w:color="auto" w:fill="BDBDBD"/>
            <w:tcMar>
              <w:top w:w="40" w:type="dxa"/>
              <w:left w:w="40" w:type="dxa"/>
              <w:bottom w:w="40" w:type="dxa"/>
              <w:right w:w="40" w:type="dxa"/>
            </w:tcMar>
            <w:vAlign w:val="bottom"/>
          </w:tcPr>
          <w:p w14:paraId="10AD1D5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of Barcode Scanners</w:t>
            </w:r>
          </w:p>
        </w:tc>
        <w:tc>
          <w:tcPr>
            <w:tcW w:w="900" w:type="dxa"/>
            <w:tcBorders>
              <w:top w:val="single" w:sz="5" w:space="0" w:color="000000"/>
              <w:left w:val="single" w:sz="5" w:space="0" w:color="CCCCCC"/>
              <w:bottom w:val="single" w:sz="5" w:space="0" w:color="000000"/>
              <w:right w:val="single" w:sz="5" w:space="0" w:color="000000"/>
            </w:tcBorders>
            <w:shd w:val="clear" w:color="auto" w:fill="BDBDBD"/>
            <w:tcMar>
              <w:top w:w="40" w:type="dxa"/>
              <w:left w:w="40" w:type="dxa"/>
              <w:bottom w:w="40" w:type="dxa"/>
              <w:right w:w="40" w:type="dxa"/>
            </w:tcMar>
            <w:vAlign w:val="bottom"/>
          </w:tcPr>
          <w:p w14:paraId="5C4B58BD"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of Ticket Printers</w:t>
            </w:r>
          </w:p>
        </w:tc>
        <w:tc>
          <w:tcPr>
            <w:tcW w:w="1290" w:type="dxa"/>
            <w:tcBorders>
              <w:top w:val="single" w:sz="5" w:space="0" w:color="000000"/>
              <w:left w:val="single" w:sz="5" w:space="0" w:color="CCCCCC"/>
              <w:bottom w:val="single" w:sz="5" w:space="0" w:color="000000"/>
              <w:right w:val="single" w:sz="5" w:space="0" w:color="000000"/>
            </w:tcBorders>
            <w:shd w:val="clear" w:color="auto" w:fill="BDBDBD"/>
            <w:tcMar>
              <w:top w:w="40" w:type="dxa"/>
              <w:left w:w="40" w:type="dxa"/>
              <w:bottom w:w="40" w:type="dxa"/>
              <w:right w:w="40" w:type="dxa"/>
            </w:tcMar>
            <w:vAlign w:val="bottom"/>
          </w:tcPr>
          <w:p w14:paraId="51982519"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of Kiosks</w:t>
            </w:r>
            <w:r>
              <w:rPr>
                <w:rFonts w:ascii="Times New Roman" w:eastAsia="Times New Roman" w:hAnsi="Times New Roman" w:cs="Times New Roman"/>
                <w:b/>
                <w:bCs/>
                <w:sz w:val="24"/>
                <w:szCs w:val="24"/>
                <w:vertAlign w:val="superscript"/>
              </w:rPr>
              <w:footnoteReference w:id="1"/>
            </w:r>
            <w:r>
              <w:rPr>
                <w:rFonts w:ascii="Times New Roman" w:eastAsia="Times New Roman" w:hAnsi="Times New Roman" w:cs="Times New Roman"/>
                <w:b/>
                <w:bCs/>
                <w:sz w:val="24"/>
                <w:szCs w:val="24"/>
              </w:rPr>
              <w:t xml:space="preserve"> </w:t>
            </w:r>
          </w:p>
        </w:tc>
        <w:tc>
          <w:tcPr>
            <w:tcW w:w="1170" w:type="dxa"/>
            <w:tcBorders>
              <w:top w:val="single" w:sz="5" w:space="0" w:color="CCCCCC"/>
              <w:left w:val="single" w:sz="5" w:space="0" w:color="CCCCCC"/>
              <w:bottom w:val="single" w:sz="5" w:space="0" w:color="000000"/>
              <w:right w:val="single" w:sz="5" w:space="0" w:color="CCCCCC"/>
            </w:tcBorders>
            <w:shd w:val="clear" w:color="auto" w:fill="BDBDBD"/>
            <w:tcMar>
              <w:top w:w="40" w:type="dxa"/>
              <w:left w:w="40" w:type="dxa"/>
              <w:bottom w:w="40" w:type="dxa"/>
              <w:right w:w="40" w:type="dxa"/>
            </w:tcMar>
            <w:vAlign w:val="bottom"/>
          </w:tcPr>
          <w:p w14:paraId="54D41323"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of Receipt Printers</w:t>
            </w:r>
          </w:p>
        </w:tc>
        <w:tc>
          <w:tcPr>
            <w:tcW w:w="1170" w:type="dxa"/>
            <w:tcBorders>
              <w:top w:val="single" w:sz="5" w:space="0" w:color="CCCCCC"/>
              <w:left w:val="single" w:sz="5" w:space="0" w:color="CCCCCC"/>
              <w:bottom w:val="single" w:sz="5" w:space="0" w:color="000000"/>
              <w:right w:val="single" w:sz="5" w:space="0" w:color="CCCCCC"/>
            </w:tcBorders>
            <w:shd w:val="clear" w:color="auto" w:fill="BDBDBD"/>
            <w:tcMar>
              <w:top w:w="40" w:type="dxa"/>
              <w:left w:w="40" w:type="dxa"/>
              <w:bottom w:w="40" w:type="dxa"/>
              <w:right w:w="40" w:type="dxa"/>
            </w:tcMar>
            <w:vAlign w:val="bottom"/>
          </w:tcPr>
          <w:p w14:paraId="66EF047F" w14:textId="77777777" w:rsidR="006F2D47" w:rsidRDefault="006F2D47" w:rsidP="00D55E44">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of Credit Card Readers</w:t>
            </w:r>
          </w:p>
        </w:tc>
      </w:tr>
      <w:tr w:rsidR="006F2D47" w14:paraId="1461BDF0" w14:textId="77777777" w:rsidTr="00D55E44">
        <w:trPr>
          <w:trHeight w:val="365"/>
        </w:trPr>
        <w:tc>
          <w:tcPr>
            <w:tcW w:w="1260"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7940562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Hoover</w:t>
            </w:r>
          </w:p>
        </w:tc>
        <w:tc>
          <w:tcPr>
            <w:tcW w:w="108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435D6D5"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27,000</w:t>
            </w:r>
          </w:p>
        </w:tc>
        <w:tc>
          <w:tcPr>
            <w:tcW w:w="1524"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07F79EE"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6"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5755D0E"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27FA168"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9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55FB28C"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351A5A9"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7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E4D3E75"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2D47" w14:paraId="51B8B24E"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3F3F3"/>
            <w:tcMar>
              <w:top w:w="40" w:type="dxa"/>
              <w:left w:w="40" w:type="dxa"/>
              <w:bottom w:w="40" w:type="dxa"/>
              <w:right w:w="40" w:type="dxa"/>
            </w:tcMar>
            <w:vAlign w:val="bottom"/>
          </w:tcPr>
          <w:p w14:paraId="04C052D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Roosevelt</w:t>
            </w:r>
            <w:r>
              <w:rPr>
                <w:rFonts w:ascii="Times New Roman" w:eastAsia="Times New Roman" w:hAnsi="Times New Roman" w:cs="Times New Roman"/>
                <w:sz w:val="24"/>
                <w:szCs w:val="24"/>
                <w:vertAlign w:val="superscript"/>
              </w:rPr>
              <w:footnoteReference w:id="2"/>
            </w:r>
          </w:p>
        </w:tc>
        <w:tc>
          <w:tcPr>
            <w:tcW w:w="108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6136D3DA"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62,524</w:t>
            </w:r>
          </w:p>
        </w:tc>
        <w:tc>
          <w:tcPr>
            <w:tcW w:w="1524"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0F6A328E"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66"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8223BB0"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90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5458C16D"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29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6C01616A"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0C03122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6CDC1258"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6F2D47" w14:paraId="2F9E9A0B"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359D296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Truman</w:t>
            </w:r>
          </w:p>
        </w:tc>
        <w:tc>
          <w:tcPr>
            <w:tcW w:w="108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94986A4"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70,000</w:t>
            </w:r>
          </w:p>
        </w:tc>
        <w:tc>
          <w:tcPr>
            <w:tcW w:w="1524"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4BF2CF3"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6"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52C4B4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3F50DD4D"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9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1C46AC3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E497A44"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7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3E47D10"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2D47" w14:paraId="7C49D8BA"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3F3F3"/>
            <w:tcMar>
              <w:top w:w="40" w:type="dxa"/>
              <w:left w:w="40" w:type="dxa"/>
              <w:bottom w:w="40" w:type="dxa"/>
              <w:right w:w="40" w:type="dxa"/>
            </w:tcMar>
            <w:vAlign w:val="bottom"/>
          </w:tcPr>
          <w:p w14:paraId="7288598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Eisenhower</w:t>
            </w:r>
          </w:p>
        </w:tc>
        <w:tc>
          <w:tcPr>
            <w:tcW w:w="108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3E09A50"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55,000</w:t>
            </w:r>
          </w:p>
        </w:tc>
        <w:tc>
          <w:tcPr>
            <w:tcW w:w="1524"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0A8CE77A"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66"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5A98E2E6"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36457882"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222CDCBC"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2E1CD30B"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22D9100F"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F2D47" w14:paraId="0EB755AB"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3F3F3"/>
            <w:tcMar>
              <w:top w:w="40" w:type="dxa"/>
              <w:left w:w="40" w:type="dxa"/>
              <w:bottom w:w="40" w:type="dxa"/>
              <w:right w:w="40" w:type="dxa"/>
            </w:tcMar>
            <w:vAlign w:val="bottom"/>
          </w:tcPr>
          <w:p w14:paraId="380C4A2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Kennedy</w:t>
            </w:r>
          </w:p>
        </w:tc>
        <w:tc>
          <w:tcPr>
            <w:tcW w:w="108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4A84F037"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165,000</w:t>
            </w:r>
          </w:p>
        </w:tc>
        <w:tc>
          <w:tcPr>
            <w:tcW w:w="1524"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69003D1A"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66"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49350774"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126BD465"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4DBFE5B5"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55DC2160"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8F94ACB"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F2D47" w14:paraId="736E69AF"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3F3F3"/>
            <w:tcMar>
              <w:top w:w="40" w:type="dxa"/>
              <w:left w:w="40" w:type="dxa"/>
              <w:bottom w:w="40" w:type="dxa"/>
              <w:right w:w="40" w:type="dxa"/>
            </w:tcMar>
            <w:vAlign w:val="bottom"/>
          </w:tcPr>
          <w:p w14:paraId="2A5E47C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Ford</w:t>
            </w:r>
          </w:p>
        </w:tc>
        <w:tc>
          <w:tcPr>
            <w:tcW w:w="108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DF48225"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115,000</w:t>
            </w:r>
          </w:p>
        </w:tc>
        <w:tc>
          <w:tcPr>
            <w:tcW w:w="1524"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2831B204"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6"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1586FE93"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6E10CF0"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9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32BA549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314BF302"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49B65883"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2D47" w14:paraId="63E2DAC2"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FFFFF"/>
            <w:tcMar>
              <w:top w:w="40" w:type="dxa"/>
              <w:left w:w="40" w:type="dxa"/>
              <w:bottom w:w="40" w:type="dxa"/>
              <w:right w:w="40" w:type="dxa"/>
            </w:tcMar>
            <w:vAlign w:val="bottom"/>
          </w:tcPr>
          <w:p w14:paraId="6DD9657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Carter</w:t>
            </w:r>
          </w:p>
        </w:tc>
        <w:tc>
          <w:tcPr>
            <w:tcW w:w="108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48159E74"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65,000</w:t>
            </w:r>
          </w:p>
        </w:tc>
        <w:tc>
          <w:tcPr>
            <w:tcW w:w="1524"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006CB278"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66"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5074F6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647E09E5"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9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524E7593"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27016B03"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70" w:type="dxa"/>
            <w:tcBorders>
              <w:top w:val="single" w:sz="5" w:space="0" w:color="CCCCCC"/>
              <w:left w:val="single" w:sz="5" w:space="0" w:color="CCCCCC"/>
              <w:bottom w:val="single" w:sz="5" w:space="0" w:color="000000"/>
              <w:right w:val="single" w:sz="5" w:space="0" w:color="000000"/>
            </w:tcBorders>
            <w:shd w:val="clear" w:color="auto" w:fill="FFFFFF"/>
            <w:tcMar>
              <w:top w:w="40" w:type="dxa"/>
              <w:left w:w="40" w:type="dxa"/>
              <w:bottom w:w="40" w:type="dxa"/>
              <w:right w:w="40" w:type="dxa"/>
            </w:tcMar>
            <w:vAlign w:val="bottom"/>
          </w:tcPr>
          <w:p w14:paraId="7C730710"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2D47" w14:paraId="4BF0D5E6" w14:textId="77777777" w:rsidTr="00D55E44">
        <w:trPr>
          <w:trHeight w:val="330"/>
        </w:trPr>
        <w:tc>
          <w:tcPr>
            <w:tcW w:w="1260" w:type="dxa"/>
            <w:tcBorders>
              <w:top w:val="single" w:sz="5" w:space="0" w:color="CCCCCC"/>
              <w:left w:val="single" w:sz="5" w:space="0" w:color="000000"/>
              <w:bottom w:val="single" w:sz="5" w:space="0" w:color="000000"/>
              <w:right w:val="single" w:sz="5" w:space="0" w:color="000000"/>
            </w:tcBorders>
            <w:shd w:val="clear" w:color="auto" w:fill="F3F3F3"/>
            <w:tcMar>
              <w:top w:w="40" w:type="dxa"/>
              <w:left w:w="40" w:type="dxa"/>
              <w:bottom w:w="40" w:type="dxa"/>
              <w:right w:w="40" w:type="dxa"/>
            </w:tcMar>
            <w:vAlign w:val="bottom"/>
          </w:tcPr>
          <w:p w14:paraId="10EF3EB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Bush 41 </w:t>
            </w:r>
          </w:p>
        </w:tc>
        <w:tc>
          <w:tcPr>
            <w:tcW w:w="108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4544A33B" w14:textId="77777777" w:rsidR="006F2D47" w:rsidRDefault="006F2D47" w:rsidP="00D55E44">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120,000</w:t>
            </w:r>
          </w:p>
        </w:tc>
        <w:tc>
          <w:tcPr>
            <w:tcW w:w="1524"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536D83C"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66"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541272C7"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0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62CA153B"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7D9D6992"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1AE810E2"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70" w:type="dxa"/>
            <w:tcBorders>
              <w:top w:val="single" w:sz="5" w:space="0" w:color="CCCCCC"/>
              <w:left w:val="single" w:sz="5" w:space="0" w:color="CCCCCC"/>
              <w:bottom w:val="single" w:sz="5" w:space="0" w:color="000000"/>
              <w:right w:val="single" w:sz="5" w:space="0" w:color="000000"/>
            </w:tcBorders>
            <w:shd w:val="clear" w:color="auto" w:fill="F3F3F3"/>
            <w:tcMar>
              <w:top w:w="40" w:type="dxa"/>
              <w:left w:w="40" w:type="dxa"/>
              <w:bottom w:w="40" w:type="dxa"/>
              <w:right w:w="40" w:type="dxa"/>
            </w:tcMar>
            <w:vAlign w:val="bottom"/>
          </w:tcPr>
          <w:p w14:paraId="53DC77E8" w14:textId="77777777" w:rsidR="006F2D47" w:rsidRDefault="006F2D47" w:rsidP="00D55E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14AB17E" w14:textId="77777777" w:rsidR="006F2D47" w:rsidRDefault="006F2D47" w:rsidP="006F2D47">
      <w:pPr>
        <w:widowControl w:val="0"/>
        <w:tabs>
          <w:tab w:val="left" w:pos="1080"/>
        </w:tabs>
      </w:pPr>
    </w:p>
    <w:p w14:paraId="59881FEA" w14:textId="77777777" w:rsidR="006F2D47" w:rsidRDefault="006F2D47" w:rsidP="006F2D47">
      <w:pPr>
        <w:widowControl w:val="0"/>
        <w:tabs>
          <w:tab w:val="left" w:pos="1080"/>
        </w:tabs>
        <w:rPr>
          <w:color w:val="000000"/>
        </w:rPr>
      </w:pPr>
      <w:r>
        <w:rPr>
          <w:b/>
          <w:bCs/>
        </w:rPr>
        <w:t>6.4.1.1</w:t>
      </w:r>
      <w:r>
        <w:rPr>
          <w:b/>
          <w:bCs/>
        </w:rPr>
        <w:tab/>
      </w:r>
      <w:r>
        <w:rPr>
          <w:color w:val="000000"/>
        </w:rPr>
        <w:t xml:space="preserve">The Contractor shall configure all hardware for the admissions desk at </w:t>
      </w:r>
      <w:r>
        <w:t xml:space="preserve">each site </w:t>
      </w:r>
      <w:r>
        <w:rPr>
          <w:color w:val="000000"/>
        </w:rPr>
        <w:t xml:space="preserve">in a way that promotes efficient and timely transactions including ticket printing, receipt generation, printing forms, and recording responses to certain questions (e.g., “how did you hear about us”, country of origin, zip code, etc.). </w:t>
      </w:r>
    </w:p>
    <w:p w14:paraId="563D38A3" w14:textId="77777777" w:rsidR="006F2D47" w:rsidRDefault="006F2D47" w:rsidP="006F2D47">
      <w:pPr>
        <w:widowControl w:val="0"/>
        <w:tabs>
          <w:tab w:val="left" w:pos="1080"/>
        </w:tabs>
      </w:pPr>
    </w:p>
    <w:p w14:paraId="05B29CE3" w14:textId="77777777" w:rsidR="006F2D47" w:rsidRDefault="006F2D47" w:rsidP="006F2D47">
      <w:pPr>
        <w:widowControl w:val="0"/>
        <w:tabs>
          <w:tab w:val="left" w:pos="1080"/>
        </w:tabs>
        <w:rPr>
          <w:color w:val="000000"/>
        </w:rPr>
      </w:pPr>
      <w:r>
        <w:rPr>
          <w:b/>
          <w:bCs/>
        </w:rPr>
        <w:t>6.4.1.2</w:t>
      </w:r>
      <w:r>
        <w:rPr>
          <w:b/>
          <w:bCs/>
        </w:rPr>
        <w:tab/>
      </w:r>
      <w:r>
        <w:rPr>
          <w:color w:val="000000"/>
        </w:rPr>
        <w:t xml:space="preserve">NARA expects to be able to have a variety of access points for scanning and validating tickets at each site. </w:t>
      </w:r>
    </w:p>
    <w:p w14:paraId="30395182" w14:textId="77777777" w:rsidR="006F2D47" w:rsidRDefault="006F2D47" w:rsidP="006F2D47">
      <w:pPr>
        <w:widowControl w:val="0"/>
        <w:tabs>
          <w:tab w:val="left" w:pos="1080"/>
        </w:tabs>
      </w:pPr>
    </w:p>
    <w:p w14:paraId="21F8C60A" w14:textId="77777777" w:rsidR="006F2D47" w:rsidRDefault="006F2D47" w:rsidP="006F2D47">
      <w:pPr>
        <w:widowControl w:val="0"/>
        <w:tabs>
          <w:tab w:val="left" w:pos="1080"/>
        </w:tabs>
        <w:rPr>
          <w:color w:val="000000"/>
        </w:rPr>
      </w:pPr>
      <w:r>
        <w:rPr>
          <w:b/>
          <w:bCs/>
        </w:rPr>
        <w:t>6.4.1.3</w:t>
      </w:r>
      <w:r>
        <w:rPr>
          <w:b/>
          <w:bCs/>
        </w:rPr>
        <w:tab/>
      </w:r>
      <w:r>
        <w:rPr>
          <w:color w:val="000000"/>
        </w:rPr>
        <w:t xml:space="preserve">NARA </w:t>
      </w:r>
      <w:r>
        <w:t>may</w:t>
      </w:r>
      <w:r>
        <w:rPr>
          <w:color w:val="000000"/>
        </w:rPr>
        <w:t xml:space="preserve"> not have wireless connectivity</w:t>
      </w:r>
      <w:r>
        <w:t xml:space="preserve"> </w:t>
      </w:r>
      <w:r>
        <w:rPr>
          <w:color w:val="000000"/>
        </w:rPr>
        <w:t xml:space="preserve">at </w:t>
      </w:r>
      <w:r>
        <w:t xml:space="preserve">all </w:t>
      </w:r>
      <w:r>
        <w:rPr>
          <w:color w:val="000000"/>
        </w:rPr>
        <w:t xml:space="preserve">sites. Therefore, the onsite hardware must be able to support wired Local Area Network (LAN) connections for all system devices needing access.  </w:t>
      </w:r>
    </w:p>
    <w:p w14:paraId="5FD230FE" w14:textId="77777777" w:rsidR="006F2D47" w:rsidRDefault="006F2D47" w:rsidP="006F2D47">
      <w:pPr>
        <w:widowControl w:val="0"/>
        <w:tabs>
          <w:tab w:val="left" w:pos="1080"/>
        </w:tabs>
      </w:pPr>
    </w:p>
    <w:p w14:paraId="1DAE656E" w14:textId="77777777" w:rsidR="006F2D47" w:rsidRDefault="006F2D47" w:rsidP="006F2D47">
      <w:pPr>
        <w:widowControl w:val="0"/>
        <w:tabs>
          <w:tab w:val="left" w:pos="1080"/>
        </w:tabs>
        <w:rPr>
          <w:color w:val="000000"/>
        </w:rPr>
      </w:pPr>
      <w:r>
        <w:rPr>
          <w:b/>
          <w:bCs/>
        </w:rPr>
        <w:t>6.4.1.4</w:t>
      </w:r>
      <w:r>
        <w:rPr>
          <w:b/>
          <w:bCs/>
        </w:rPr>
        <w:tab/>
      </w:r>
      <w:r>
        <w:rPr>
          <w:color w:val="000000"/>
        </w:rPr>
        <w:t>The Contractor shall document the hardware and LAN connections, including any constraints that will be needed to support all hardware for the site’s individual admission desk configurations and staff.  T</w:t>
      </w:r>
      <w:r>
        <w:t>his shall be included in the Deployment Plan (Reference Attachment 2, PWS paragraph 6.2.3).</w:t>
      </w:r>
    </w:p>
    <w:p w14:paraId="4675E8AE" w14:textId="77777777" w:rsidR="006F2D47" w:rsidRDefault="006F2D47" w:rsidP="006F2D47">
      <w:pPr>
        <w:widowControl w:val="0"/>
        <w:tabs>
          <w:tab w:val="left" w:pos="1080"/>
        </w:tabs>
        <w:rPr>
          <w:b/>
          <w:bCs/>
        </w:rPr>
      </w:pPr>
    </w:p>
    <w:p w14:paraId="346C2C22" w14:textId="77777777" w:rsidR="006F2D47" w:rsidRDefault="006F2D47" w:rsidP="006F2D47">
      <w:pPr>
        <w:widowControl w:val="0"/>
        <w:tabs>
          <w:tab w:val="left" w:pos="1080"/>
        </w:tabs>
        <w:rPr>
          <w:b/>
          <w:bCs/>
        </w:rPr>
      </w:pPr>
      <w:r>
        <w:rPr>
          <w:b/>
          <w:bCs/>
        </w:rPr>
        <w:t>6.5</w:t>
      </w:r>
      <w:r>
        <w:rPr>
          <w:b/>
          <w:bCs/>
        </w:rPr>
        <w:tab/>
        <w:t>Training</w:t>
      </w:r>
    </w:p>
    <w:p w14:paraId="34E5F4C9" w14:textId="77777777" w:rsidR="006F2D47" w:rsidRDefault="006F2D47" w:rsidP="006F2D47">
      <w:pPr>
        <w:widowControl w:val="0"/>
        <w:tabs>
          <w:tab w:val="left" w:pos="1080"/>
        </w:tabs>
        <w:rPr>
          <w:b/>
          <w:bCs/>
        </w:rPr>
      </w:pPr>
    </w:p>
    <w:p w14:paraId="74EC9417" w14:textId="77777777" w:rsidR="006F2D47" w:rsidRDefault="006F2D47" w:rsidP="006F2D47">
      <w:pPr>
        <w:widowControl w:val="0"/>
        <w:tabs>
          <w:tab w:val="left" w:pos="1080"/>
        </w:tabs>
      </w:pPr>
      <w:r>
        <w:rPr>
          <w:b/>
          <w:bCs/>
        </w:rPr>
        <w:t>6.5.1</w:t>
      </w:r>
      <w:r>
        <w:rPr>
          <w:b/>
          <w:bCs/>
        </w:rPr>
        <w:tab/>
      </w:r>
      <w:r>
        <w:t xml:space="preserve">The Contractor shall provide training for approximately eight (8) staff members at each presidential library who will have role-based access to the ticketing system. The training must include live demonstrations of the daily functions and use for </w:t>
      </w:r>
      <w:proofErr w:type="gramStart"/>
      <w:r>
        <w:t>visitor services assistants</w:t>
      </w:r>
      <w:proofErr w:type="gramEnd"/>
      <w:r>
        <w:t xml:space="preserve">. There shall </w:t>
      </w:r>
      <w:proofErr w:type="gramStart"/>
      <w:r>
        <w:t>include</w:t>
      </w:r>
      <w:proofErr w:type="gramEnd"/>
      <w:r>
        <w:t xml:space="preserve"> a separate one-day training course for supervisors. The training must be live demonstrations and supplemented with Microsoft PowerPoint (or similar software) slides. </w:t>
      </w:r>
    </w:p>
    <w:p w14:paraId="32FA24BA" w14:textId="77777777" w:rsidR="006F2D47" w:rsidRDefault="006F2D47" w:rsidP="006F2D47">
      <w:pPr>
        <w:widowControl w:val="0"/>
        <w:tabs>
          <w:tab w:val="left" w:pos="1080"/>
        </w:tabs>
      </w:pPr>
    </w:p>
    <w:p w14:paraId="415FBC7A" w14:textId="77777777" w:rsidR="006F2D47" w:rsidRDefault="006F2D47" w:rsidP="006F2D47">
      <w:pPr>
        <w:widowControl w:val="0"/>
        <w:tabs>
          <w:tab w:val="left" w:pos="1080"/>
        </w:tabs>
      </w:pPr>
      <w:r>
        <w:rPr>
          <w:b/>
          <w:bCs/>
        </w:rPr>
        <w:t>6.5.1.1</w:t>
      </w:r>
      <w:r>
        <w:rPr>
          <w:b/>
          <w:bCs/>
        </w:rPr>
        <w:tab/>
      </w:r>
      <w:r>
        <w:t xml:space="preserve">Approximately two (2) staff members at each presidential library will have Application Administrator role-based access to create and maintain user accounts and to provide other general administration of the system and content. The Contractor shall provide an Application Administrator Training Manual and any related materials that document the ticketing system’s full functionality to all Application Administrators and the COR to include the ticketing system features and capabilities in an electronic format. This manual shall also be available online and kept up to date with each SaaS release.  </w:t>
      </w:r>
    </w:p>
    <w:p w14:paraId="10CE640C" w14:textId="77777777" w:rsidR="006F2D47" w:rsidRDefault="006F2D47" w:rsidP="006F2D47">
      <w:pPr>
        <w:widowControl w:val="0"/>
        <w:tabs>
          <w:tab w:val="left" w:pos="1080"/>
        </w:tabs>
      </w:pPr>
    </w:p>
    <w:p w14:paraId="58E0DE06" w14:textId="77777777" w:rsidR="006F2D47" w:rsidRDefault="006F2D47" w:rsidP="006F2D47">
      <w:pPr>
        <w:widowControl w:val="0"/>
        <w:tabs>
          <w:tab w:val="left" w:pos="1080"/>
        </w:tabs>
      </w:pPr>
      <w:r>
        <w:rPr>
          <w:b/>
          <w:bCs/>
        </w:rPr>
        <w:t>6.5.1.2</w:t>
      </w:r>
      <w:r>
        <w:rPr>
          <w:b/>
          <w:bCs/>
        </w:rPr>
        <w:tab/>
      </w:r>
      <w:r>
        <w:t xml:space="preserve">Approximately eight (8) staff members at each presidential library will have system access which includes the point of sale and back-office system access to create group reservations and run reports. The Contractor shall provide a General User Training Manual and any related materials that document the basic user function such as ticket sales, financial transactions, group reservations, refunds, cancellations, visitor check-in, etc. This manual shall also be available online and kept up to date with each SaaS release. </w:t>
      </w:r>
    </w:p>
    <w:p w14:paraId="45B278D3" w14:textId="77777777" w:rsidR="006F2D47" w:rsidRDefault="006F2D47" w:rsidP="006F2D47">
      <w:pPr>
        <w:widowControl w:val="0"/>
        <w:tabs>
          <w:tab w:val="left" w:pos="1080"/>
        </w:tabs>
      </w:pPr>
    </w:p>
    <w:p w14:paraId="6AD21F06" w14:textId="77777777" w:rsidR="006F2D47" w:rsidRDefault="006F2D47" w:rsidP="006F2D47">
      <w:pPr>
        <w:widowControl w:val="0"/>
        <w:tabs>
          <w:tab w:val="left" w:pos="1080"/>
        </w:tabs>
      </w:pPr>
      <w:r>
        <w:rPr>
          <w:b/>
          <w:bCs/>
        </w:rPr>
        <w:t>6.5.1.3</w:t>
      </w:r>
      <w:r>
        <w:rPr>
          <w:b/>
          <w:bCs/>
        </w:rPr>
        <w:tab/>
      </w:r>
      <w:r>
        <w:t xml:space="preserve">The training shall address POS and front of house operations; order management for reservations and groups; group and school tour bookings; online sales management; reports; orders; cancellations; </w:t>
      </w:r>
      <w:proofErr w:type="spellStart"/>
      <w:r>
        <w:t>rebookings</w:t>
      </w:r>
      <w:proofErr w:type="spellEnd"/>
      <w:r>
        <w:t xml:space="preserve">; and voids. </w:t>
      </w:r>
    </w:p>
    <w:p w14:paraId="19FD2A5C" w14:textId="77777777" w:rsidR="006F2D47" w:rsidRDefault="006F2D47" w:rsidP="006F2D47">
      <w:pPr>
        <w:widowControl w:val="0"/>
        <w:tabs>
          <w:tab w:val="left" w:pos="1080"/>
        </w:tabs>
      </w:pPr>
    </w:p>
    <w:p w14:paraId="204EC498" w14:textId="77777777" w:rsidR="006F2D47" w:rsidRDefault="006F2D47" w:rsidP="006F2D47">
      <w:pPr>
        <w:widowControl w:val="0"/>
        <w:tabs>
          <w:tab w:val="left" w:pos="1080"/>
        </w:tabs>
      </w:pPr>
      <w:r>
        <w:rPr>
          <w:b/>
          <w:bCs/>
        </w:rPr>
        <w:t>6.5.2</w:t>
      </w:r>
      <w:r>
        <w:rPr>
          <w:b/>
          <w:bCs/>
        </w:rPr>
        <w:tab/>
      </w:r>
      <w:r>
        <w:t xml:space="preserve">NARA will provide the Contractor with two (2) </w:t>
      </w:r>
      <w:proofErr w:type="gramStart"/>
      <w:r>
        <w:t>weeks</w:t>
      </w:r>
      <w:proofErr w:type="gramEnd"/>
      <w:r>
        <w:t xml:space="preserve"> advance notice for scheduling </w:t>
      </w:r>
      <w:r>
        <w:lastRenderedPageBreak/>
        <w:t>and performance of the pre-deployment instructor-led training. The instructor-led training must take place via Google meets.</w:t>
      </w:r>
    </w:p>
    <w:p w14:paraId="08D8C567" w14:textId="77777777" w:rsidR="006F2D47" w:rsidRDefault="006F2D47" w:rsidP="006F2D47">
      <w:pPr>
        <w:widowControl w:val="0"/>
        <w:tabs>
          <w:tab w:val="left" w:pos="1080"/>
        </w:tabs>
      </w:pPr>
    </w:p>
    <w:p w14:paraId="7F19AD26" w14:textId="77777777" w:rsidR="006F2D47" w:rsidRDefault="006F2D47" w:rsidP="006F2D47">
      <w:pPr>
        <w:widowControl w:val="0"/>
        <w:tabs>
          <w:tab w:val="left" w:pos="1080"/>
        </w:tabs>
      </w:pPr>
      <w:r>
        <w:rPr>
          <w:b/>
          <w:bCs/>
        </w:rPr>
        <w:t>6.5.3</w:t>
      </w:r>
      <w:r>
        <w:rPr>
          <w:b/>
          <w:bCs/>
        </w:rPr>
        <w:tab/>
      </w:r>
      <w:r>
        <w:t xml:space="preserve">The Contractor shall, as requested by the COR, provide Application Administrator training and / or General User training within two (2) weeks of the COR’s written request throughout the term of this contract. The instructor-led training shall be provided via Google Meets. </w:t>
      </w:r>
    </w:p>
    <w:p w14:paraId="17147581" w14:textId="77777777" w:rsidR="006F2D47" w:rsidRDefault="006F2D47" w:rsidP="006F2D47">
      <w:pPr>
        <w:widowControl w:val="0"/>
        <w:tabs>
          <w:tab w:val="left" w:pos="1080"/>
        </w:tabs>
      </w:pPr>
    </w:p>
    <w:p w14:paraId="06ECA285" w14:textId="77777777" w:rsidR="006F2D47" w:rsidRDefault="006F2D47" w:rsidP="006F2D47">
      <w:pPr>
        <w:widowControl w:val="0"/>
        <w:tabs>
          <w:tab w:val="left" w:pos="1080"/>
        </w:tabs>
      </w:pPr>
      <w:r>
        <w:rPr>
          <w:b/>
          <w:bCs/>
        </w:rPr>
        <w:t>6.5.4</w:t>
      </w:r>
      <w:r>
        <w:rPr>
          <w:b/>
          <w:bCs/>
        </w:rPr>
        <w:tab/>
      </w:r>
      <w:r>
        <w:t>The Contractor shall ensure that all NARA users have access to any new user / refresher training modules, videos, and/or quick reference guides throughout the term of this Contract which are published by the SaaS provider.</w:t>
      </w:r>
    </w:p>
    <w:p w14:paraId="3F2374D3" w14:textId="77777777" w:rsidR="006F2D47" w:rsidRDefault="006F2D47" w:rsidP="006F2D47">
      <w:pPr>
        <w:widowControl w:val="0"/>
        <w:tabs>
          <w:tab w:val="left" w:pos="1080"/>
        </w:tabs>
      </w:pPr>
    </w:p>
    <w:p w14:paraId="4E459872" w14:textId="77777777" w:rsidR="006F2D47" w:rsidRDefault="006F2D47" w:rsidP="006F2D47">
      <w:pPr>
        <w:widowControl w:val="0"/>
        <w:tabs>
          <w:tab w:val="left" w:pos="1080"/>
        </w:tabs>
      </w:pPr>
      <w:r>
        <w:rPr>
          <w:b/>
          <w:bCs/>
        </w:rPr>
        <w:t>6.5.5</w:t>
      </w:r>
      <w:r>
        <w:rPr>
          <w:b/>
          <w:bCs/>
        </w:rPr>
        <w:tab/>
        <w:t xml:space="preserve">Training Plan. </w:t>
      </w:r>
      <w:r>
        <w:t>The Contractor shall submit, to the COR, a training plan which describes the Contractor’s approach for providing both initial and refresher/new user training to all NARA users. The Contractor shall provide periodic updates to the Training Plan throughout contract performance should technology or programmatic changes necessitate a revised training approach.</w:t>
      </w:r>
    </w:p>
    <w:p w14:paraId="5EF6266D" w14:textId="77777777" w:rsidR="006F2D47" w:rsidRDefault="006F2D47" w:rsidP="006F2D47">
      <w:pPr>
        <w:widowControl w:val="0"/>
        <w:tabs>
          <w:tab w:val="left" w:pos="1080"/>
        </w:tabs>
      </w:pPr>
    </w:p>
    <w:p w14:paraId="242D1BB6" w14:textId="77777777" w:rsidR="006F2D47" w:rsidRDefault="006F2D47" w:rsidP="006F2D47">
      <w:pPr>
        <w:widowControl w:val="0"/>
        <w:tabs>
          <w:tab w:val="left" w:pos="1080"/>
        </w:tabs>
      </w:pPr>
    </w:p>
    <w:p w14:paraId="718CCF1C" w14:textId="77777777" w:rsidR="006F2D47" w:rsidRDefault="006F2D47" w:rsidP="006F2D47">
      <w:pPr>
        <w:widowControl w:val="0"/>
        <w:tabs>
          <w:tab w:val="left" w:pos="1080"/>
        </w:tabs>
        <w:rPr>
          <w:b/>
          <w:bCs/>
        </w:rPr>
      </w:pPr>
      <w:r>
        <w:rPr>
          <w:b/>
          <w:bCs/>
        </w:rPr>
        <w:t xml:space="preserve">7.0 </w:t>
      </w:r>
      <w:r>
        <w:rPr>
          <w:b/>
          <w:bCs/>
        </w:rPr>
        <w:tab/>
        <w:t>ADDITIONAL (POST-DEPLOYMENT) ONSITE HARDWARE AND KIOSKS</w:t>
      </w:r>
    </w:p>
    <w:p w14:paraId="41F255A4" w14:textId="77777777" w:rsidR="006F2D47" w:rsidRDefault="006F2D47" w:rsidP="006F2D47">
      <w:pPr>
        <w:widowControl w:val="0"/>
        <w:tabs>
          <w:tab w:val="left" w:pos="1080"/>
        </w:tabs>
        <w:rPr>
          <w:b/>
          <w:bCs/>
        </w:rPr>
      </w:pPr>
    </w:p>
    <w:p w14:paraId="08CC40C9" w14:textId="77777777" w:rsidR="006F2D47" w:rsidRDefault="006F2D47" w:rsidP="006F2D47">
      <w:pPr>
        <w:widowControl w:val="0"/>
        <w:tabs>
          <w:tab w:val="left" w:pos="1080"/>
        </w:tabs>
      </w:pPr>
      <w:r>
        <w:rPr>
          <w:b/>
          <w:bCs/>
        </w:rPr>
        <w:t>7.1</w:t>
      </w:r>
      <w:r>
        <w:rPr>
          <w:b/>
          <w:bCs/>
        </w:rPr>
        <w:tab/>
        <w:t xml:space="preserve">Additional Onsite Hardware (Optional Items). </w:t>
      </w:r>
      <w:r>
        <w:t xml:space="preserve">Throughout the term of the contract, additional onsite hardware may be required on a site-by-site basis to replace existing equipment or increase the quantity of existing hardware.  </w:t>
      </w:r>
    </w:p>
    <w:p w14:paraId="1EDE0815" w14:textId="77777777" w:rsidR="006F2D47" w:rsidRDefault="006F2D47" w:rsidP="006F2D47"/>
    <w:p w14:paraId="46E8D5C9" w14:textId="77777777" w:rsidR="006F2D47" w:rsidRDefault="006F2D47" w:rsidP="006F2D47">
      <w:pPr>
        <w:widowControl w:val="0"/>
        <w:tabs>
          <w:tab w:val="left" w:pos="1080"/>
        </w:tabs>
      </w:pPr>
      <w:r>
        <w:rPr>
          <w:b/>
          <w:bCs/>
        </w:rPr>
        <w:t>7.2</w:t>
      </w:r>
      <w:r>
        <w:rPr>
          <w:b/>
          <w:bCs/>
        </w:rPr>
        <w:tab/>
        <w:t xml:space="preserve">Self-Service Kiosks (Optional Items). </w:t>
      </w:r>
      <w:r>
        <w:t>The system application shall include an option for deployment of onsite self-service kiosks, through application programming interface (API)s that enables customers to purchase and print tickets at the kiosk as well as find and print tickets previously purchased online.  The kiosks shall:</w:t>
      </w:r>
      <w:r>
        <w:br/>
      </w:r>
    </w:p>
    <w:p w14:paraId="6D5E56C9" w14:textId="77777777" w:rsidR="006F2D47" w:rsidRDefault="006F2D47" w:rsidP="006F2D47">
      <w:pPr>
        <w:widowControl w:val="0"/>
        <w:tabs>
          <w:tab w:val="left" w:pos="1080"/>
        </w:tabs>
      </w:pPr>
      <w:r>
        <w:rPr>
          <w:b/>
          <w:bCs/>
        </w:rPr>
        <w:t>7.2.1</w:t>
      </w:r>
      <w:r>
        <w:rPr>
          <w:b/>
          <w:bCs/>
        </w:rPr>
        <w:tab/>
      </w:r>
      <w:r>
        <w:t>Be optimized for touch screen interfaces.</w:t>
      </w:r>
    </w:p>
    <w:p w14:paraId="573443E5" w14:textId="77777777" w:rsidR="006F2D47" w:rsidRDefault="006F2D47" w:rsidP="006F2D47">
      <w:pPr>
        <w:widowControl w:val="0"/>
        <w:tabs>
          <w:tab w:val="left" w:pos="1080"/>
        </w:tabs>
      </w:pPr>
    </w:p>
    <w:p w14:paraId="0B1D912B" w14:textId="77777777" w:rsidR="006F2D47" w:rsidRDefault="006F2D47" w:rsidP="006F2D47">
      <w:pPr>
        <w:widowControl w:val="0"/>
        <w:tabs>
          <w:tab w:val="left" w:pos="1080"/>
        </w:tabs>
      </w:pPr>
      <w:r>
        <w:rPr>
          <w:b/>
          <w:bCs/>
        </w:rPr>
        <w:t>7.2.2</w:t>
      </w:r>
      <w:r>
        <w:rPr>
          <w:b/>
          <w:bCs/>
        </w:rPr>
        <w:tab/>
      </w:r>
      <w:r>
        <w:t>Enable customers to look up prior purchases by using available data such as order/transaction number or a customer’s email address or cell phone number. </w:t>
      </w:r>
    </w:p>
    <w:p w14:paraId="0856E475" w14:textId="77777777" w:rsidR="006F2D47" w:rsidRDefault="006F2D47" w:rsidP="006F2D47">
      <w:pPr>
        <w:widowControl w:val="0"/>
        <w:tabs>
          <w:tab w:val="left" w:pos="1080"/>
        </w:tabs>
      </w:pPr>
    </w:p>
    <w:p w14:paraId="08871B13" w14:textId="77777777" w:rsidR="006F2D47" w:rsidRDefault="006F2D47" w:rsidP="006F2D47">
      <w:pPr>
        <w:widowControl w:val="0"/>
        <w:tabs>
          <w:tab w:val="left" w:pos="1080"/>
        </w:tabs>
      </w:pPr>
      <w:r>
        <w:rPr>
          <w:b/>
          <w:bCs/>
        </w:rPr>
        <w:t>7.2.3</w:t>
      </w:r>
      <w:r>
        <w:rPr>
          <w:b/>
          <w:bCs/>
        </w:rPr>
        <w:tab/>
      </w:r>
      <w:r>
        <w:t xml:space="preserve">Enable customers to scan in promotional coupons or enter promotional codes and apply such discounts to the transactions, as configured and approved by the internal users within the system. </w:t>
      </w:r>
      <w:r>
        <w:br/>
      </w:r>
    </w:p>
    <w:p w14:paraId="42264EB7" w14:textId="77777777" w:rsidR="006F2D47" w:rsidRDefault="006F2D47" w:rsidP="006F2D47">
      <w:pPr>
        <w:widowControl w:val="0"/>
        <w:tabs>
          <w:tab w:val="left" w:pos="1080"/>
        </w:tabs>
      </w:pPr>
      <w:r>
        <w:rPr>
          <w:b/>
          <w:bCs/>
        </w:rPr>
        <w:t>7.2.4</w:t>
      </w:r>
      <w:r>
        <w:rPr>
          <w:b/>
          <w:bCs/>
        </w:rPr>
        <w:tab/>
      </w:r>
      <w:r>
        <w:t>Be optimized for scanning tickets via barcode code at the kiosks.</w:t>
      </w:r>
    </w:p>
    <w:p w14:paraId="52A69FC4" w14:textId="77777777" w:rsidR="006F2D47" w:rsidRDefault="006F2D47" w:rsidP="006F2D47">
      <w:pPr>
        <w:widowControl w:val="0"/>
        <w:tabs>
          <w:tab w:val="left" w:pos="1080"/>
        </w:tabs>
      </w:pPr>
    </w:p>
    <w:p w14:paraId="5D4C0183" w14:textId="77777777" w:rsidR="006F2D47" w:rsidRDefault="006F2D47" w:rsidP="006F2D47">
      <w:pPr>
        <w:widowControl w:val="0"/>
        <w:tabs>
          <w:tab w:val="left" w:pos="1080"/>
        </w:tabs>
      </w:pPr>
      <w:r>
        <w:rPr>
          <w:b/>
          <w:bCs/>
        </w:rPr>
        <w:t>7.2.5</w:t>
      </w:r>
      <w:r>
        <w:tab/>
        <w:t>Enable customers to make donations to the museum’s gift fund.  </w:t>
      </w:r>
    </w:p>
    <w:p w14:paraId="47E2DA3A" w14:textId="77777777" w:rsidR="006F2D47" w:rsidRDefault="006F2D47" w:rsidP="006F2D47">
      <w:pPr>
        <w:widowControl w:val="0"/>
        <w:tabs>
          <w:tab w:val="left" w:pos="1080"/>
        </w:tabs>
      </w:pPr>
    </w:p>
    <w:p w14:paraId="64DAC287" w14:textId="77777777" w:rsidR="006F2D47" w:rsidRDefault="006F2D47" w:rsidP="006F2D47">
      <w:pPr>
        <w:widowControl w:val="0"/>
        <w:tabs>
          <w:tab w:val="left" w:pos="1080"/>
        </w:tabs>
      </w:pPr>
      <w:r>
        <w:rPr>
          <w:b/>
          <w:bCs/>
        </w:rPr>
        <w:t>7.2.6</w:t>
      </w:r>
      <w:r>
        <w:tab/>
        <w:t>Enable customers to use credit cards and contactless payments and/or process zero-dollar reservations.  </w:t>
      </w:r>
    </w:p>
    <w:p w14:paraId="37659E9E" w14:textId="77777777" w:rsidR="006F2D47" w:rsidRDefault="006F2D47" w:rsidP="006F2D47">
      <w:pPr>
        <w:pBdr>
          <w:top w:val="nil"/>
          <w:left w:val="nil"/>
          <w:bottom w:val="nil"/>
          <w:right w:val="nil"/>
          <w:between w:val="nil"/>
        </w:pBdr>
        <w:rPr>
          <w:b/>
          <w:bCs/>
        </w:rPr>
      </w:pPr>
    </w:p>
    <w:p w14:paraId="5082EA9D" w14:textId="77777777" w:rsidR="006F2D47" w:rsidRDefault="006F2D47" w:rsidP="006F2D47">
      <w:pPr>
        <w:pBdr>
          <w:top w:val="nil"/>
          <w:left w:val="nil"/>
          <w:bottom w:val="nil"/>
          <w:right w:val="nil"/>
          <w:between w:val="nil"/>
        </w:pBdr>
        <w:tabs>
          <w:tab w:val="left" w:pos="1080"/>
          <w:tab w:val="left" w:pos="1080"/>
        </w:tabs>
        <w:rPr>
          <w:b/>
          <w:bCs/>
          <w:color w:val="000000"/>
        </w:rPr>
      </w:pPr>
      <w:r>
        <w:rPr>
          <w:b/>
          <w:bCs/>
        </w:rPr>
        <w:lastRenderedPageBreak/>
        <w:t>8.0</w:t>
      </w:r>
      <w:r>
        <w:rPr>
          <w:b/>
          <w:bCs/>
        </w:rPr>
        <w:tab/>
      </w:r>
      <w:r>
        <w:rPr>
          <w:b/>
          <w:bCs/>
          <w:color w:val="000000"/>
        </w:rPr>
        <w:t>SECURITY</w:t>
      </w:r>
    </w:p>
    <w:p w14:paraId="496F735C" w14:textId="77777777" w:rsidR="006F2D47" w:rsidRDefault="006F2D47" w:rsidP="006F2D47">
      <w:pPr>
        <w:pBdr>
          <w:top w:val="nil"/>
          <w:left w:val="nil"/>
          <w:bottom w:val="nil"/>
          <w:right w:val="nil"/>
          <w:between w:val="nil"/>
        </w:pBdr>
        <w:rPr>
          <w:b/>
          <w:bCs/>
        </w:rPr>
      </w:pPr>
    </w:p>
    <w:p w14:paraId="53A96098" w14:textId="77777777" w:rsidR="006F2D47" w:rsidRDefault="006F2D47" w:rsidP="006F2D47">
      <w:pPr>
        <w:tabs>
          <w:tab w:val="left" w:pos="1080"/>
        </w:tabs>
        <w:rPr>
          <w:b/>
          <w:bCs/>
        </w:rPr>
      </w:pPr>
      <w:r>
        <w:rPr>
          <w:b/>
          <w:bCs/>
        </w:rPr>
        <w:t xml:space="preserve">8.1 </w:t>
      </w:r>
      <w:r>
        <w:rPr>
          <w:b/>
          <w:bCs/>
        </w:rPr>
        <w:tab/>
        <w:t xml:space="preserve">Required Policies and Regulations </w:t>
      </w:r>
    </w:p>
    <w:p w14:paraId="23EB8EB2" w14:textId="77777777" w:rsidR="006F2D47" w:rsidRDefault="006F2D47" w:rsidP="006F2D47">
      <w:pPr>
        <w:rPr>
          <w:b/>
          <w:bCs/>
        </w:rPr>
      </w:pPr>
    </w:p>
    <w:p w14:paraId="1ECE1696" w14:textId="77777777" w:rsidR="006F2D47" w:rsidRDefault="006F2D47" w:rsidP="006F2D47">
      <w:pPr>
        <w:tabs>
          <w:tab w:val="left" w:pos="1080"/>
        </w:tabs>
        <w:ind w:left="-5"/>
      </w:pPr>
      <w:r>
        <w:rPr>
          <w:b/>
          <w:bCs/>
        </w:rPr>
        <w:t>8.1.1</w:t>
      </w:r>
      <w:r>
        <w:rPr>
          <w:b/>
          <w:bCs/>
        </w:rPr>
        <w:tab/>
        <w:t xml:space="preserve">Federal Laws, Regulations, and Guidance. </w:t>
      </w:r>
      <w:r>
        <w:t>The Contractor shall comply with all applicable Federal Laws and Regulations, including but not limited to:</w:t>
      </w:r>
    </w:p>
    <w:p w14:paraId="63453CC0" w14:textId="77777777" w:rsidR="006F2D47" w:rsidRDefault="006F2D47" w:rsidP="006F2D47">
      <w:pPr>
        <w:tabs>
          <w:tab w:val="left" w:pos="1080"/>
        </w:tabs>
        <w:ind w:left="-5"/>
      </w:pPr>
    </w:p>
    <w:p w14:paraId="72387DCB" w14:textId="77777777" w:rsidR="006F2D47" w:rsidRDefault="006F2D47" w:rsidP="006F2D47">
      <w:pPr>
        <w:numPr>
          <w:ilvl w:val="0"/>
          <w:numId w:val="2"/>
        </w:numPr>
        <w:shd w:val="clear" w:color="auto" w:fill="auto"/>
        <w:ind w:left="1440" w:hanging="360"/>
      </w:pPr>
      <w:r>
        <w:t>40 U.S.C. 11331</w:t>
      </w:r>
      <w:hyperlink r:id="rId8">
        <w:r>
          <w:t>,</w:t>
        </w:r>
      </w:hyperlink>
      <w:r>
        <w:t xml:space="preserve"> “</w:t>
      </w:r>
      <w:r>
        <w:rPr>
          <w:i/>
          <w:iCs/>
        </w:rPr>
        <w:t>Responsibilities for Federal Information Systems Standards</w:t>
      </w:r>
      <w:r>
        <w:t xml:space="preserve">” </w:t>
      </w:r>
    </w:p>
    <w:p w14:paraId="7C3ED219" w14:textId="77777777" w:rsidR="006F2D47" w:rsidRDefault="006F2D47" w:rsidP="006F2D47">
      <w:pPr>
        <w:numPr>
          <w:ilvl w:val="0"/>
          <w:numId w:val="2"/>
        </w:numPr>
        <w:shd w:val="clear" w:color="auto" w:fill="auto"/>
        <w:ind w:left="1440" w:hanging="360"/>
      </w:pPr>
      <w:r>
        <w:t>Binding Operational Directive (BOD) 18-01, “Enhance Email and Web Security”</w:t>
      </w:r>
    </w:p>
    <w:p w14:paraId="110F04F1" w14:textId="77777777" w:rsidR="006F2D47" w:rsidRDefault="006F2D47" w:rsidP="006F2D47">
      <w:pPr>
        <w:numPr>
          <w:ilvl w:val="0"/>
          <w:numId w:val="2"/>
        </w:numPr>
        <w:shd w:val="clear" w:color="auto" w:fill="auto"/>
        <w:ind w:left="1440" w:hanging="360"/>
      </w:pPr>
      <w:r>
        <w:t>Binding Operational Directive (BOD) 22-01, “Reducing the Significant Risk of Known Exploited Vulnerabilities”</w:t>
      </w:r>
    </w:p>
    <w:p w14:paraId="083D4EC5" w14:textId="77777777" w:rsidR="006F2D47" w:rsidRDefault="006F2D47" w:rsidP="006F2D47">
      <w:pPr>
        <w:numPr>
          <w:ilvl w:val="0"/>
          <w:numId w:val="2"/>
        </w:numPr>
        <w:shd w:val="clear" w:color="auto" w:fill="auto"/>
        <w:ind w:left="1440" w:hanging="360"/>
      </w:pPr>
      <w:r>
        <w:t>Executive Order (EO) 13556</w:t>
      </w:r>
      <w:hyperlink r:id="rId9">
        <w:r>
          <w:t>,</w:t>
        </w:r>
      </w:hyperlink>
      <w:r>
        <w:t xml:space="preserve"> “</w:t>
      </w:r>
      <w:r>
        <w:rPr>
          <w:i/>
          <w:iCs/>
        </w:rPr>
        <w:t>Controlled Unclassified Information”</w:t>
      </w:r>
      <w:r>
        <w:t xml:space="preserve"> </w:t>
      </w:r>
    </w:p>
    <w:p w14:paraId="33039E67" w14:textId="77777777" w:rsidR="006F2D47" w:rsidRDefault="006F2D47" w:rsidP="006F2D47">
      <w:pPr>
        <w:numPr>
          <w:ilvl w:val="0"/>
          <w:numId w:val="2"/>
        </w:numPr>
        <w:shd w:val="clear" w:color="auto" w:fill="auto"/>
        <w:ind w:left="1440" w:hanging="360"/>
      </w:pPr>
      <w:r>
        <w:t>Executive Order (EO) 14028, “Improving the Nation’s Cybersecurity”</w:t>
      </w:r>
    </w:p>
    <w:p w14:paraId="2CE0B028" w14:textId="77777777" w:rsidR="006F2D47" w:rsidRDefault="006F2D47" w:rsidP="006F2D47">
      <w:pPr>
        <w:numPr>
          <w:ilvl w:val="0"/>
          <w:numId w:val="2"/>
        </w:numPr>
        <w:shd w:val="clear" w:color="auto" w:fill="auto"/>
        <w:ind w:left="1440" w:hanging="360"/>
      </w:pPr>
      <w:r>
        <w:t>FISMA of 2014</w:t>
      </w:r>
      <w:hyperlink r:id="rId10">
        <w:r>
          <w:t>,</w:t>
        </w:r>
      </w:hyperlink>
      <w:r>
        <w:t xml:space="preserve"> “</w:t>
      </w:r>
      <w:r>
        <w:rPr>
          <w:i/>
          <w:iCs/>
        </w:rPr>
        <w:t>The Federal Information Security Modernization Act of 2014</w:t>
      </w:r>
      <w:r>
        <w:t xml:space="preserve">” </w:t>
      </w:r>
    </w:p>
    <w:p w14:paraId="42D2C719" w14:textId="77777777" w:rsidR="006F2D47" w:rsidRDefault="006F2D47" w:rsidP="006F2D47">
      <w:pPr>
        <w:numPr>
          <w:ilvl w:val="0"/>
          <w:numId w:val="2"/>
        </w:numPr>
        <w:shd w:val="clear" w:color="auto" w:fill="auto"/>
        <w:ind w:left="1440" w:hanging="360"/>
      </w:pPr>
      <w:r>
        <w:t>HSPD 12</w:t>
      </w:r>
      <w:hyperlink r:id="rId11">
        <w:r>
          <w:t>,</w:t>
        </w:r>
      </w:hyperlink>
      <w:r>
        <w:t xml:space="preserve"> “</w:t>
      </w:r>
      <w:r>
        <w:rPr>
          <w:i/>
          <w:iCs/>
        </w:rPr>
        <w:t xml:space="preserve">Homeland Security Presidential Directive 12 – Policy for a Common </w:t>
      </w:r>
    </w:p>
    <w:p w14:paraId="2B2CD862" w14:textId="77777777" w:rsidR="006F2D47" w:rsidRDefault="006F2D47" w:rsidP="006F2D47">
      <w:pPr>
        <w:ind w:left="1440" w:hanging="360"/>
      </w:pPr>
      <w:r>
        <w:rPr>
          <w:i/>
          <w:iCs/>
        </w:rPr>
        <w:t>Identification Standard for Federal Employees and Contractors</w:t>
      </w:r>
      <w:r>
        <w:t xml:space="preserve">” </w:t>
      </w:r>
    </w:p>
    <w:p w14:paraId="7275FA52" w14:textId="77777777" w:rsidR="006F2D47" w:rsidRDefault="006F2D47" w:rsidP="006F2D47">
      <w:pPr>
        <w:numPr>
          <w:ilvl w:val="0"/>
          <w:numId w:val="2"/>
        </w:numPr>
        <w:shd w:val="clear" w:color="auto" w:fill="auto"/>
        <w:ind w:left="1440" w:hanging="360"/>
      </w:pPr>
      <w:r>
        <w:t>OMB Circular A-130</w:t>
      </w:r>
      <w:hyperlink r:id="rId12">
        <w:r>
          <w:t>,</w:t>
        </w:r>
      </w:hyperlink>
      <w:r>
        <w:t xml:space="preserve"> “</w:t>
      </w:r>
      <w:r>
        <w:rPr>
          <w:i/>
          <w:iCs/>
        </w:rPr>
        <w:t>Managing Information as a Strategic Resource</w:t>
      </w:r>
      <w:r>
        <w:t xml:space="preserve">” </w:t>
      </w:r>
    </w:p>
    <w:p w14:paraId="33110A02" w14:textId="77777777" w:rsidR="006F2D47" w:rsidRDefault="006F2D47" w:rsidP="006F2D47">
      <w:pPr>
        <w:numPr>
          <w:ilvl w:val="0"/>
          <w:numId w:val="2"/>
        </w:numPr>
        <w:shd w:val="clear" w:color="auto" w:fill="auto"/>
        <w:ind w:left="1440" w:hanging="360"/>
      </w:pPr>
      <w:r>
        <w:t>OMB M-08-23</w:t>
      </w:r>
      <w:hyperlink r:id="rId13">
        <w:r>
          <w:t>,</w:t>
        </w:r>
      </w:hyperlink>
      <w:r>
        <w:t xml:space="preserve"> “</w:t>
      </w:r>
      <w:r>
        <w:rPr>
          <w:i/>
          <w:iCs/>
        </w:rPr>
        <w:t>Securing the Federal Government’s Domain Name System Infrastructure (Submission of Draft Agency Plans Due by September 5, 2008)</w:t>
      </w:r>
      <w:r>
        <w:t xml:space="preserve">” </w:t>
      </w:r>
    </w:p>
    <w:p w14:paraId="2FB9D00F" w14:textId="77777777" w:rsidR="006F2D47" w:rsidRDefault="006F2D47" w:rsidP="006F2D47">
      <w:pPr>
        <w:numPr>
          <w:ilvl w:val="0"/>
          <w:numId w:val="2"/>
        </w:numPr>
        <w:shd w:val="clear" w:color="auto" w:fill="auto"/>
        <w:ind w:left="1440" w:hanging="360"/>
      </w:pPr>
      <w:r>
        <w:t>OMB M 14-03</w:t>
      </w:r>
      <w:hyperlink r:id="rId14">
        <w:r>
          <w:t>,</w:t>
        </w:r>
      </w:hyperlink>
      <w:r>
        <w:t xml:space="preserve"> “</w:t>
      </w:r>
      <w:r>
        <w:rPr>
          <w:i/>
          <w:iCs/>
        </w:rPr>
        <w:t>Enhancing the Security of Federal Information and Information Systems</w:t>
      </w:r>
      <w:r>
        <w:t xml:space="preserve">” </w:t>
      </w:r>
    </w:p>
    <w:p w14:paraId="066FA76B" w14:textId="77777777" w:rsidR="006F2D47" w:rsidRDefault="006F2D47" w:rsidP="006F2D47">
      <w:pPr>
        <w:numPr>
          <w:ilvl w:val="0"/>
          <w:numId w:val="2"/>
        </w:numPr>
        <w:shd w:val="clear" w:color="auto" w:fill="auto"/>
        <w:ind w:left="1440" w:hanging="360"/>
      </w:pPr>
      <w:r>
        <w:t>OMB M-10-23</w:t>
      </w:r>
      <w:hyperlink r:id="rId15">
        <w:r>
          <w:t>,</w:t>
        </w:r>
      </w:hyperlink>
      <w:r>
        <w:t xml:space="preserve"> “</w:t>
      </w:r>
      <w:r>
        <w:rPr>
          <w:i/>
          <w:iCs/>
        </w:rPr>
        <w:t>Guidance for Agency Use of Third-Party Websites and Applications</w:t>
      </w:r>
      <w:r>
        <w:t xml:space="preserve">” </w:t>
      </w:r>
    </w:p>
    <w:p w14:paraId="047670CB" w14:textId="77777777" w:rsidR="006F2D47" w:rsidRDefault="006F2D47" w:rsidP="006F2D47">
      <w:pPr>
        <w:numPr>
          <w:ilvl w:val="0"/>
          <w:numId w:val="2"/>
        </w:numPr>
        <w:shd w:val="clear" w:color="auto" w:fill="auto"/>
        <w:ind w:left="1440" w:hanging="360"/>
      </w:pPr>
      <w:r>
        <w:t>OMB M-15-13</w:t>
      </w:r>
      <w:hyperlink r:id="rId16">
        <w:r>
          <w:t>,</w:t>
        </w:r>
      </w:hyperlink>
      <w:r>
        <w:t xml:space="preserve"> “</w:t>
      </w:r>
      <w:r>
        <w:rPr>
          <w:i/>
          <w:iCs/>
        </w:rPr>
        <w:t>Policy to Require Secure Connections across Federal Websites and Web Services</w:t>
      </w:r>
      <w:r>
        <w:t xml:space="preserve">” </w:t>
      </w:r>
    </w:p>
    <w:p w14:paraId="4ED1C2B5" w14:textId="77777777" w:rsidR="006F2D47" w:rsidRDefault="006F2D47" w:rsidP="006F2D47">
      <w:pPr>
        <w:numPr>
          <w:ilvl w:val="0"/>
          <w:numId w:val="2"/>
        </w:numPr>
        <w:shd w:val="clear" w:color="auto" w:fill="auto"/>
        <w:ind w:left="1440" w:hanging="360"/>
      </w:pPr>
      <w:r>
        <w:t>OMB M-17-12</w:t>
      </w:r>
      <w:hyperlink r:id="rId17">
        <w:r>
          <w:t>,</w:t>
        </w:r>
      </w:hyperlink>
      <w:r>
        <w:t xml:space="preserve"> “</w:t>
      </w:r>
      <w:r>
        <w:rPr>
          <w:i/>
          <w:iCs/>
        </w:rPr>
        <w:t>Preparing for and Responding to a Breach of Personally Identifiable Information</w:t>
      </w:r>
      <w:r>
        <w:t xml:space="preserve">” </w:t>
      </w:r>
    </w:p>
    <w:p w14:paraId="602784FA" w14:textId="77777777" w:rsidR="006F2D47" w:rsidRDefault="006F2D47" w:rsidP="006F2D47">
      <w:pPr>
        <w:numPr>
          <w:ilvl w:val="0"/>
          <w:numId w:val="2"/>
        </w:numPr>
        <w:shd w:val="clear" w:color="auto" w:fill="auto"/>
        <w:ind w:left="1440" w:hanging="360"/>
      </w:pPr>
      <w:r>
        <w:t>OMB M-21-30, “Protecting Critical Software Through Enhanced Security Measures”</w:t>
      </w:r>
    </w:p>
    <w:p w14:paraId="672541E3" w14:textId="77777777" w:rsidR="006F2D47" w:rsidRDefault="006F2D47" w:rsidP="006F2D47">
      <w:pPr>
        <w:numPr>
          <w:ilvl w:val="0"/>
          <w:numId w:val="2"/>
        </w:numPr>
        <w:shd w:val="clear" w:color="auto" w:fill="auto"/>
        <w:ind w:left="1440" w:hanging="360"/>
      </w:pPr>
      <w:r>
        <w:t>OMB M-21-31, “Improving the Federal Government’s Investigative and Remediation Capabilities Related to Cybersecurity Incidents”</w:t>
      </w:r>
    </w:p>
    <w:p w14:paraId="1B5D7DDB" w14:textId="77777777" w:rsidR="006F2D47" w:rsidRDefault="006F2D47" w:rsidP="006F2D47">
      <w:pPr>
        <w:numPr>
          <w:ilvl w:val="0"/>
          <w:numId w:val="2"/>
        </w:numPr>
        <w:shd w:val="clear" w:color="auto" w:fill="auto"/>
        <w:ind w:left="1440" w:hanging="360"/>
      </w:pPr>
      <w:r>
        <w:t>OMB M-22-09, “Moving the U.S. Government Toward Zero Trust Cybersecurity Principles”</w:t>
      </w:r>
    </w:p>
    <w:p w14:paraId="6CB1EC9C" w14:textId="77777777" w:rsidR="006F2D47" w:rsidRDefault="006F2D47" w:rsidP="006F2D47">
      <w:pPr>
        <w:numPr>
          <w:ilvl w:val="0"/>
          <w:numId w:val="2"/>
        </w:numPr>
        <w:shd w:val="clear" w:color="auto" w:fill="auto"/>
        <w:ind w:left="1440" w:hanging="360"/>
      </w:pPr>
      <w:r>
        <w:t>OMB M-22-18, “Enhancing Security of the Software Supply Chain Through Secure Software Development Practices”</w:t>
      </w:r>
    </w:p>
    <w:p w14:paraId="00CF0367" w14:textId="77777777" w:rsidR="006F2D47" w:rsidRDefault="006F2D47" w:rsidP="006F2D47">
      <w:pPr>
        <w:numPr>
          <w:ilvl w:val="0"/>
          <w:numId w:val="2"/>
        </w:numPr>
        <w:shd w:val="clear" w:color="auto" w:fill="auto"/>
        <w:ind w:left="1440" w:hanging="360"/>
      </w:pPr>
      <w:r>
        <w:t>Privacy Act of 1974</w:t>
      </w:r>
      <w:hyperlink r:id="rId18">
        <w:r>
          <w:t>,</w:t>
        </w:r>
      </w:hyperlink>
      <w:r>
        <w:t xml:space="preserve"> “</w:t>
      </w:r>
      <w:r>
        <w:rPr>
          <w:i/>
          <w:iCs/>
        </w:rPr>
        <w:t>5 USC, § 552a</w:t>
      </w:r>
      <w:r>
        <w:t xml:space="preserve">” </w:t>
      </w:r>
    </w:p>
    <w:p w14:paraId="20C23B18" w14:textId="77777777" w:rsidR="006F2D47" w:rsidRDefault="006F2D47" w:rsidP="006F2D47">
      <w:pPr>
        <w:numPr>
          <w:ilvl w:val="0"/>
          <w:numId w:val="2"/>
        </w:numPr>
        <w:shd w:val="clear" w:color="auto" w:fill="auto"/>
        <w:ind w:left="1440" w:hanging="360"/>
      </w:pPr>
      <w:r>
        <w:t>National Archives and Records Administration (NARA) Controlled Unclassified</w:t>
      </w:r>
      <w:hyperlink r:id="rId19">
        <w:r>
          <w:t xml:space="preserve"> </w:t>
        </w:r>
      </w:hyperlink>
      <w:r>
        <w:t>Information (CUI) Registry</w:t>
      </w:r>
      <w:hyperlink r:id="rId20">
        <w:r>
          <w:t xml:space="preserve"> </w:t>
        </w:r>
      </w:hyperlink>
    </w:p>
    <w:p w14:paraId="5661D5CB" w14:textId="77777777" w:rsidR="006F2D47" w:rsidRDefault="006F2D47" w:rsidP="006F2D47">
      <w:pPr>
        <w:ind w:left="-5"/>
      </w:pPr>
    </w:p>
    <w:p w14:paraId="0253BC6E" w14:textId="77777777" w:rsidR="006F2D47" w:rsidRDefault="006F2D47" w:rsidP="006F2D47">
      <w:pPr>
        <w:tabs>
          <w:tab w:val="left" w:pos="1080"/>
        </w:tabs>
        <w:ind w:left="-5"/>
      </w:pPr>
      <w:r>
        <w:rPr>
          <w:b/>
          <w:bCs/>
        </w:rPr>
        <w:t>8.1.2</w:t>
      </w:r>
      <w:r>
        <w:rPr>
          <w:b/>
          <w:bCs/>
        </w:rPr>
        <w:tab/>
        <w:t>NARA Policies.</w:t>
      </w:r>
      <w:r>
        <w:rPr>
          <w:b/>
          <w:bCs/>
          <w:i/>
          <w:iCs/>
        </w:rPr>
        <w:t xml:space="preserve"> </w:t>
      </w:r>
      <w:r>
        <w:t>The Contractor shall comply with the following NARA Directives/Policies:</w:t>
      </w:r>
    </w:p>
    <w:p w14:paraId="61708480" w14:textId="77777777" w:rsidR="006F2D47" w:rsidRDefault="006F2D47" w:rsidP="006F2D47">
      <w:pPr>
        <w:tabs>
          <w:tab w:val="left" w:pos="1080"/>
        </w:tabs>
        <w:ind w:left="-5"/>
      </w:pPr>
    </w:p>
    <w:p w14:paraId="349819B7" w14:textId="77777777" w:rsidR="006F2D47" w:rsidRDefault="006F2D47" w:rsidP="006F2D47">
      <w:pPr>
        <w:numPr>
          <w:ilvl w:val="0"/>
          <w:numId w:val="2"/>
        </w:numPr>
        <w:shd w:val="clear" w:color="auto" w:fill="auto"/>
        <w:ind w:left="1440" w:hanging="360"/>
      </w:pPr>
      <w:r>
        <w:t>NARA 804, Information Technology (IT) Systems Security</w:t>
      </w:r>
    </w:p>
    <w:p w14:paraId="4A1F4B96" w14:textId="77777777" w:rsidR="006F2D47" w:rsidRDefault="006F2D47" w:rsidP="006F2D47">
      <w:pPr>
        <w:numPr>
          <w:ilvl w:val="0"/>
          <w:numId w:val="2"/>
        </w:numPr>
        <w:shd w:val="clear" w:color="auto" w:fill="auto"/>
        <w:ind w:left="1440" w:hanging="360"/>
      </w:pPr>
      <w:r>
        <w:t>NARA IT Security Requirements</w:t>
      </w:r>
    </w:p>
    <w:p w14:paraId="2DA3859F" w14:textId="77777777" w:rsidR="006F2D47" w:rsidRDefault="006F2D47" w:rsidP="006F2D47">
      <w:pPr>
        <w:numPr>
          <w:ilvl w:val="0"/>
          <w:numId w:val="2"/>
        </w:numPr>
        <w:shd w:val="clear" w:color="auto" w:fill="auto"/>
        <w:ind w:left="1440" w:hanging="360"/>
      </w:pPr>
      <w:r>
        <w:t>NARA 1608, NARA’s Privacy Program</w:t>
      </w:r>
    </w:p>
    <w:p w14:paraId="7549ED37" w14:textId="77777777" w:rsidR="006F2D47" w:rsidRDefault="006F2D47" w:rsidP="006F2D47">
      <w:pPr>
        <w:numPr>
          <w:ilvl w:val="0"/>
          <w:numId w:val="2"/>
        </w:numPr>
        <w:shd w:val="clear" w:color="auto" w:fill="auto"/>
        <w:ind w:left="1440" w:hanging="360"/>
      </w:pPr>
      <w:r>
        <w:t>NARA 1609, Initial Privacy Reviews and Privacy Impact Assessments</w:t>
      </w:r>
    </w:p>
    <w:p w14:paraId="301E499F" w14:textId="77777777" w:rsidR="006F2D47" w:rsidRDefault="006F2D47" w:rsidP="006F2D47"/>
    <w:p w14:paraId="14FB2F4F" w14:textId="77777777" w:rsidR="006F2D47" w:rsidRDefault="006F2D47" w:rsidP="006F2D47">
      <w:pPr>
        <w:pBdr>
          <w:top w:val="nil"/>
          <w:left w:val="nil"/>
          <w:bottom w:val="nil"/>
          <w:right w:val="nil"/>
          <w:between w:val="nil"/>
        </w:pBdr>
        <w:tabs>
          <w:tab w:val="left" w:pos="1080"/>
        </w:tabs>
        <w:rPr>
          <w:b/>
          <w:bCs/>
          <w:color w:val="000000"/>
        </w:rPr>
      </w:pPr>
      <w:r>
        <w:rPr>
          <w:b/>
          <w:bCs/>
        </w:rPr>
        <w:t>8.2</w:t>
      </w:r>
      <w:r>
        <w:rPr>
          <w:b/>
          <w:bCs/>
        </w:rPr>
        <w:tab/>
      </w:r>
      <w:r>
        <w:rPr>
          <w:b/>
          <w:bCs/>
          <w:color w:val="000000"/>
        </w:rPr>
        <w:t xml:space="preserve">NARA Security Compliance Requirements </w:t>
      </w:r>
      <w:r>
        <w:rPr>
          <w:b/>
          <w:bCs/>
          <w:color w:val="000000"/>
        </w:rPr>
        <w:br/>
      </w:r>
    </w:p>
    <w:p w14:paraId="03529550" w14:textId="77777777" w:rsidR="006F2D47" w:rsidRDefault="006F2D47" w:rsidP="006F2D47">
      <w:pPr>
        <w:ind w:left="10" w:right="7" w:hanging="20"/>
      </w:pPr>
      <w:r>
        <w:rPr>
          <w:b/>
          <w:bCs/>
        </w:rPr>
        <w:t xml:space="preserve">8.2.1      </w:t>
      </w:r>
      <w:r>
        <w:rPr>
          <w:b/>
          <w:bCs/>
        </w:rPr>
        <w:tab/>
      </w:r>
      <w:r>
        <w:t xml:space="preserve">For security controls not provided by the FedRAMP cloud service provider, the contractor shall implement the security controls contained within NARA’s IT Security Requirements. These documents define requirements for compliance to meet minimum federal information security and privacy requirements for moderate impact systems. This system is a moderate impact system for confidentiality; integrity; and availability (as defined in FIPS PUB 199). The Business Impact Analysis is: Maximum Tolerable Downtime (MTD): 24 hours; Recovery Time Objective (RTO): 2 hours; Recovery Point Objective (RPO): 8 hours. </w:t>
      </w:r>
    </w:p>
    <w:p w14:paraId="1236C69A" w14:textId="77777777" w:rsidR="006F2D47" w:rsidRDefault="006F2D47" w:rsidP="006F2D47">
      <w:pPr>
        <w:ind w:left="10" w:right="7" w:hanging="20"/>
      </w:pPr>
    </w:p>
    <w:p w14:paraId="5A6DBFB0" w14:textId="77777777" w:rsidR="006F2D47" w:rsidRDefault="006F2D47" w:rsidP="006F2D47">
      <w:pPr>
        <w:tabs>
          <w:tab w:val="left" w:pos="1080"/>
        </w:tabs>
        <w:ind w:left="10" w:right="7" w:hanging="20"/>
      </w:pPr>
      <w:r>
        <w:rPr>
          <w:b/>
          <w:bCs/>
        </w:rPr>
        <w:t>8.2.2</w:t>
      </w:r>
      <w:r>
        <w:rPr>
          <w:b/>
          <w:bCs/>
        </w:rPr>
        <w:tab/>
      </w:r>
      <w:r>
        <w:t xml:space="preserve">The Contractor shall follow FedRAMP guidelines and Security guidance. </w:t>
      </w:r>
    </w:p>
    <w:p w14:paraId="3F5FA731" w14:textId="77777777" w:rsidR="006F2D47" w:rsidRDefault="006F2D47" w:rsidP="006F2D47">
      <w:pPr>
        <w:tabs>
          <w:tab w:val="left" w:pos="1080"/>
        </w:tabs>
        <w:rPr>
          <w:b/>
          <w:bCs/>
        </w:rPr>
      </w:pPr>
    </w:p>
    <w:p w14:paraId="539DDDFD" w14:textId="77777777" w:rsidR="006F2D47" w:rsidRDefault="006F2D47" w:rsidP="006F2D47">
      <w:pPr>
        <w:tabs>
          <w:tab w:val="left" w:pos="1080"/>
        </w:tabs>
        <w:rPr>
          <w:b/>
          <w:bCs/>
        </w:rPr>
      </w:pPr>
      <w:r>
        <w:rPr>
          <w:b/>
          <w:bCs/>
        </w:rPr>
        <w:t>8.3</w:t>
      </w:r>
      <w:r>
        <w:rPr>
          <w:b/>
          <w:bCs/>
        </w:rPr>
        <w:tab/>
        <w:t xml:space="preserve">Assessment and Authorization </w:t>
      </w:r>
    </w:p>
    <w:p w14:paraId="6A5A0EEB" w14:textId="77777777" w:rsidR="006F2D47" w:rsidRDefault="006F2D47" w:rsidP="006F2D47">
      <w:pPr>
        <w:tabs>
          <w:tab w:val="left" w:pos="1080"/>
        </w:tabs>
        <w:rPr>
          <w:b/>
          <w:bCs/>
        </w:rPr>
      </w:pPr>
    </w:p>
    <w:p w14:paraId="1BFB4FAD" w14:textId="77777777" w:rsidR="006F2D47" w:rsidRDefault="006F2D47" w:rsidP="006F2D47">
      <w:pPr>
        <w:tabs>
          <w:tab w:val="left" w:pos="1080"/>
        </w:tabs>
      </w:pPr>
      <w:r>
        <w:rPr>
          <w:b/>
          <w:bCs/>
        </w:rPr>
        <w:t>8.3.1</w:t>
      </w:r>
      <w:r>
        <w:rPr>
          <w:b/>
          <w:bCs/>
        </w:rPr>
        <w:tab/>
        <w:t>Assessment of the System</w:t>
      </w:r>
    </w:p>
    <w:p w14:paraId="132C4E75" w14:textId="77777777" w:rsidR="006F2D47" w:rsidRDefault="006F2D47" w:rsidP="006F2D47">
      <w:pPr>
        <w:tabs>
          <w:tab w:val="left" w:pos="1080"/>
        </w:tabs>
        <w:rPr>
          <w:b/>
          <w:bCs/>
        </w:rPr>
      </w:pPr>
    </w:p>
    <w:p w14:paraId="25CA913B" w14:textId="77777777" w:rsidR="006F2D47" w:rsidRDefault="006F2D47" w:rsidP="006F2D47">
      <w:pPr>
        <w:tabs>
          <w:tab w:val="left" w:pos="1080"/>
        </w:tabs>
      </w:pPr>
      <w:r>
        <w:rPr>
          <w:b/>
          <w:bCs/>
        </w:rPr>
        <w:t>8.3.1.1</w:t>
      </w:r>
      <w:r>
        <w:tab/>
        <w:t>Immediately after award, for security controls that are the agency’s responsibility and not fully implemented by the CSP, the Contractor must also implement those system-specific NIST 800-53, rev 5, security controls for the system at the FISMA 'Moderate’ rating.</w:t>
      </w:r>
    </w:p>
    <w:p w14:paraId="67325D26" w14:textId="77777777" w:rsidR="006F2D47" w:rsidRDefault="006F2D47" w:rsidP="006F2D47">
      <w:pPr>
        <w:tabs>
          <w:tab w:val="left" w:pos="1080"/>
        </w:tabs>
        <w:rPr>
          <w:b/>
          <w:bCs/>
        </w:rPr>
      </w:pPr>
    </w:p>
    <w:p w14:paraId="122C570B" w14:textId="77777777" w:rsidR="006F2D47" w:rsidRDefault="006F2D47" w:rsidP="006F2D47">
      <w:pPr>
        <w:tabs>
          <w:tab w:val="left" w:pos="1080"/>
        </w:tabs>
      </w:pPr>
      <w:bookmarkStart w:id="2" w:name="_heading=h.sd6tv9l2307p" w:colFirst="0" w:colLast="0"/>
      <w:bookmarkEnd w:id="2"/>
      <w:r>
        <w:rPr>
          <w:b/>
          <w:bCs/>
        </w:rPr>
        <w:t>8.3.1.2</w:t>
      </w:r>
      <w:r>
        <w:rPr>
          <w:b/>
          <w:bCs/>
        </w:rPr>
        <w:tab/>
      </w:r>
      <w:r>
        <w:t>The Contractor must assist the NARA assigned Information System Security Officer (ISSO) to complete an updated System Security Plan (SSP), and all related security documentation (FIPS 199 Categorization, Business Impact Assessment, Privacy Impact Assessment, Configuration Management Plan, Contingency Plan, Incident Response Plan, Digital Identity Risk Assessment) for the system. The contractor must assist the ISSO with the documentation containing implementation statements for controls identified as NARA’s responsibility to implement; validate these security controls and functions within the system during the independent security assessment that NARA is required to conduct; and to help develop mitigation plans for weaknesses found during the assessment in the system Plan of Action and Milestones (POA&amp;M).  The Contractor shall remediate security vulnerabilities or findings IAW NARA’s IT Security Requirements or remediation timeframes defined in BOD 22-01 for Known Exploitable vulnerabilities:</w:t>
      </w:r>
    </w:p>
    <w:p w14:paraId="4A140B79" w14:textId="77777777" w:rsidR="006F2D47" w:rsidRDefault="006F2D47" w:rsidP="006F2D47">
      <w:pPr>
        <w:tabs>
          <w:tab w:val="left" w:pos="1080"/>
        </w:tabs>
      </w:pPr>
    </w:p>
    <w:p w14:paraId="7E090FEC" w14:textId="77777777" w:rsidR="006F2D47" w:rsidRDefault="006F2D47" w:rsidP="006F2D47">
      <w:pPr>
        <w:numPr>
          <w:ilvl w:val="0"/>
          <w:numId w:val="9"/>
        </w:numPr>
        <w:pBdr>
          <w:top w:val="nil"/>
          <w:left w:val="nil"/>
          <w:bottom w:val="nil"/>
          <w:right w:val="nil"/>
          <w:between w:val="nil"/>
        </w:pBdr>
        <w:shd w:val="clear" w:color="auto" w:fill="auto"/>
        <w:rPr>
          <w:color w:val="000000"/>
        </w:rPr>
      </w:pPr>
      <w:r>
        <w:rPr>
          <w:color w:val="000000"/>
        </w:rPr>
        <w:t xml:space="preserve">Critical Vulnerabilities or Findings for External Facing </w:t>
      </w:r>
      <w:proofErr w:type="gramStart"/>
      <w:r>
        <w:rPr>
          <w:color w:val="000000"/>
        </w:rPr>
        <w:t>Systems  –</w:t>
      </w:r>
      <w:proofErr w:type="gramEnd"/>
      <w:r>
        <w:rPr>
          <w:color w:val="000000"/>
        </w:rPr>
        <w:t xml:space="preserve"> within 15 days of written notice by NARA</w:t>
      </w:r>
    </w:p>
    <w:p w14:paraId="3CB4D150" w14:textId="77777777" w:rsidR="006F2D47" w:rsidRDefault="006F2D47" w:rsidP="006F2D47">
      <w:pPr>
        <w:numPr>
          <w:ilvl w:val="0"/>
          <w:numId w:val="9"/>
        </w:numPr>
        <w:pBdr>
          <w:top w:val="nil"/>
          <w:left w:val="nil"/>
          <w:bottom w:val="nil"/>
          <w:right w:val="nil"/>
          <w:between w:val="nil"/>
        </w:pBdr>
        <w:shd w:val="clear" w:color="auto" w:fill="auto"/>
        <w:rPr>
          <w:color w:val="000000"/>
        </w:rPr>
      </w:pPr>
      <w:r>
        <w:rPr>
          <w:color w:val="000000"/>
        </w:rPr>
        <w:t>Critical and High Vulnerabilities or Findings – within 30 days of written notice by NARA</w:t>
      </w:r>
    </w:p>
    <w:p w14:paraId="7FCEB836" w14:textId="77777777" w:rsidR="006F2D47" w:rsidRDefault="006F2D47" w:rsidP="006F2D47">
      <w:pPr>
        <w:numPr>
          <w:ilvl w:val="0"/>
          <w:numId w:val="9"/>
        </w:numPr>
        <w:pBdr>
          <w:top w:val="nil"/>
          <w:left w:val="nil"/>
          <w:bottom w:val="nil"/>
          <w:right w:val="nil"/>
          <w:between w:val="nil"/>
        </w:pBdr>
        <w:shd w:val="clear" w:color="auto" w:fill="auto"/>
        <w:rPr>
          <w:color w:val="000000"/>
        </w:rPr>
      </w:pPr>
      <w:r>
        <w:rPr>
          <w:color w:val="000000"/>
        </w:rPr>
        <w:t>Medium Vulnerabilities or Findings – Within 60 days of written notice by NARA</w:t>
      </w:r>
    </w:p>
    <w:p w14:paraId="387DDAC4" w14:textId="77777777" w:rsidR="006F2D47" w:rsidRDefault="006F2D47" w:rsidP="006F2D47">
      <w:pPr>
        <w:numPr>
          <w:ilvl w:val="0"/>
          <w:numId w:val="9"/>
        </w:numPr>
        <w:pBdr>
          <w:top w:val="nil"/>
          <w:left w:val="nil"/>
          <w:bottom w:val="nil"/>
          <w:right w:val="nil"/>
          <w:between w:val="nil"/>
        </w:pBdr>
        <w:shd w:val="clear" w:color="auto" w:fill="auto"/>
        <w:rPr>
          <w:color w:val="000000"/>
        </w:rPr>
      </w:pPr>
      <w:r>
        <w:rPr>
          <w:color w:val="000000"/>
        </w:rPr>
        <w:t>Low Vulnerabilities or Findings – Within 90 days of written notice by NARA</w:t>
      </w:r>
    </w:p>
    <w:p w14:paraId="4F3E6173" w14:textId="77777777" w:rsidR="006F2D47" w:rsidRDefault="006F2D47" w:rsidP="006F2D47">
      <w:pPr>
        <w:tabs>
          <w:tab w:val="left" w:pos="1080"/>
        </w:tabs>
        <w:ind w:right="7"/>
      </w:pPr>
    </w:p>
    <w:p w14:paraId="272D6739" w14:textId="77777777" w:rsidR="006F2D47" w:rsidRDefault="006F2D47" w:rsidP="006F2D47">
      <w:pPr>
        <w:tabs>
          <w:tab w:val="left" w:pos="1080"/>
        </w:tabs>
        <w:ind w:right="7"/>
      </w:pPr>
      <w:r>
        <w:rPr>
          <w:b/>
          <w:bCs/>
        </w:rPr>
        <w:t>8.3.2</w:t>
      </w:r>
      <w:r>
        <w:rPr>
          <w:b/>
          <w:bCs/>
        </w:rPr>
        <w:tab/>
      </w:r>
      <w:r>
        <w:t xml:space="preserve">The Government reserves the right to perform Security Assessment and Penetration Testing of NARA’s system. If the Government exercises this right, the Contractor shall allow Government employees (or designated third parties) to conduct Security Assessment and Penetration Testing activities to include control reviews. Penetration shall be supported by </w:t>
      </w:r>
      <w:r>
        <w:lastRenderedPageBreak/>
        <w:t>mutually agreed upon Rules of Engagement (</w:t>
      </w:r>
      <w:proofErr w:type="spellStart"/>
      <w:r>
        <w:t>RoE</w:t>
      </w:r>
      <w:proofErr w:type="spellEnd"/>
      <w:r>
        <w:t xml:space="preserve">). Review activities for vulnerabilities include but are not limited to manual penetration testing; automated scanning of operating systems, web applications; wireless scanning; network device scanning to include routers, switches, and firewall, and IDS/IPS; databases and other applicable systems, including general support structure, that support the processing, transportation, storage, or security of Government information. </w:t>
      </w:r>
    </w:p>
    <w:p w14:paraId="13DDC582" w14:textId="77777777" w:rsidR="006F2D47" w:rsidRDefault="006F2D47" w:rsidP="006F2D47">
      <w:pPr>
        <w:tabs>
          <w:tab w:val="left" w:pos="1080"/>
        </w:tabs>
        <w:ind w:right="7"/>
        <w:rPr>
          <w:b/>
          <w:bCs/>
        </w:rPr>
      </w:pPr>
    </w:p>
    <w:p w14:paraId="3DEED0DD" w14:textId="77777777" w:rsidR="006F2D47" w:rsidRDefault="006F2D47" w:rsidP="006F2D47">
      <w:pPr>
        <w:tabs>
          <w:tab w:val="left" w:pos="1080"/>
        </w:tabs>
        <w:ind w:right="7"/>
      </w:pPr>
      <w:r>
        <w:rPr>
          <w:b/>
          <w:bCs/>
        </w:rPr>
        <w:t>8.3.3</w:t>
      </w:r>
      <w:r>
        <w:rPr>
          <w:b/>
          <w:bCs/>
        </w:rPr>
        <w:tab/>
      </w:r>
      <w:r>
        <w:t xml:space="preserve">The Contractor shall provide access to the Federal Government, or their designee acting as their agent, when requested, </w:t>
      </w:r>
      <w:proofErr w:type="gramStart"/>
      <w:r>
        <w:t>in order to</w:t>
      </w:r>
      <w:proofErr w:type="gramEnd"/>
      <w:r>
        <w:t xml:space="preserve"> verify compliance with the requirements of an Information Technology security program. The Government reserves the right to conduct on-site inspections. The Contractor shall make appropriate personnel available for interviews and provide all necessary documentation during this review. </w:t>
      </w:r>
    </w:p>
    <w:p w14:paraId="0DCF7073" w14:textId="77777777" w:rsidR="006F2D47" w:rsidRDefault="006F2D47" w:rsidP="006F2D47">
      <w:pPr>
        <w:tabs>
          <w:tab w:val="left" w:pos="1080"/>
        </w:tabs>
        <w:ind w:right="7"/>
        <w:rPr>
          <w:b/>
          <w:bCs/>
        </w:rPr>
      </w:pPr>
    </w:p>
    <w:p w14:paraId="6A19AE29" w14:textId="77777777" w:rsidR="006F2D47" w:rsidRDefault="006F2D47" w:rsidP="006F2D47">
      <w:pPr>
        <w:tabs>
          <w:tab w:val="left" w:pos="1080"/>
        </w:tabs>
        <w:ind w:right="7"/>
      </w:pPr>
      <w:r>
        <w:rPr>
          <w:b/>
          <w:bCs/>
        </w:rPr>
        <w:t>8.3.4</w:t>
      </w:r>
      <w:r>
        <w:rPr>
          <w:b/>
          <w:bCs/>
        </w:rPr>
        <w:tab/>
      </w:r>
      <w:r>
        <w:t xml:space="preserve">Physical Access Considerations – If the Cloud Service Provider (CSP)’s SaaS is operated within an Infrastructure-as-a-Service (IaaS) that is FedRAMP authorized (e.g., AWS); physical access to the physical datacenter environment will be governed by the terms of access allowed by the underlying infrastructure provider as defined in the FedRAMP A&amp;A authorization package. </w:t>
      </w:r>
    </w:p>
    <w:p w14:paraId="763B588C" w14:textId="77777777" w:rsidR="006F2D47" w:rsidRDefault="006F2D47" w:rsidP="006F2D47">
      <w:pPr>
        <w:tabs>
          <w:tab w:val="left" w:pos="1080"/>
        </w:tabs>
        <w:ind w:right="7"/>
        <w:rPr>
          <w:b/>
          <w:bCs/>
        </w:rPr>
      </w:pPr>
    </w:p>
    <w:p w14:paraId="5DC0E426" w14:textId="77777777" w:rsidR="006F2D47" w:rsidRDefault="006F2D47" w:rsidP="006F2D47">
      <w:pPr>
        <w:tabs>
          <w:tab w:val="left" w:pos="1080"/>
        </w:tabs>
        <w:ind w:right="7"/>
      </w:pPr>
      <w:r>
        <w:rPr>
          <w:b/>
          <w:bCs/>
        </w:rPr>
        <w:t>8.3.5</w:t>
      </w:r>
      <w:r>
        <w:rPr>
          <w:b/>
          <w:bCs/>
        </w:rPr>
        <w:tab/>
      </w:r>
      <w:r>
        <w:t xml:space="preserve">Identified gaps between required FedRAMP Security Control Baselines and Continuous Monitoring controls and the Contractor's implementation as documented in the Security Assessment Report shall be tracked by the Contractor for mitigation in a Plan of Action and Milestones (POA&amp;M) document. Depending on the severity of the gaps, the Government may require them to be remediated before a NARA authorization is issued. </w:t>
      </w:r>
    </w:p>
    <w:p w14:paraId="4BFD7838" w14:textId="77777777" w:rsidR="006F2D47" w:rsidRDefault="006F2D47" w:rsidP="006F2D47">
      <w:pPr>
        <w:tabs>
          <w:tab w:val="left" w:pos="1080"/>
        </w:tabs>
        <w:ind w:right="7"/>
        <w:rPr>
          <w:b/>
          <w:bCs/>
        </w:rPr>
      </w:pPr>
    </w:p>
    <w:p w14:paraId="55F9E431" w14:textId="77777777" w:rsidR="006F2D47" w:rsidRDefault="006F2D47" w:rsidP="006F2D47">
      <w:pPr>
        <w:tabs>
          <w:tab w:val="left" w:pos="1080"/>
        </w:tabs>
        <w:ind w:right="7"/>
      </w:pPr>
      <w:r>
        <w:rPr>
          <w:b/>
          <w:bCs/>
        </w:rPr>
        <w:t>8.3.6</w:t>
      </w:r>
      <w:r>
        <w:rPr>
          <w:b/>
          <w:bCs/>
        </w:rPr>
        <w:tab/>
      </w:r>
      <w:r>
        <w:t xml:space="preserve">The Contractor is responsible for mitigating all security risks found during Assessment and Authorization (A&amp;A) and continuous monitoring activities. All high-risk vulnerabilities must be mitigated within 30 </w:t>
      </w:r>
      <w:proofErr w:type="gramStart"/>
      <w:r>
        <w:t>days</w:t>
      </w:r>
      <w:proofErr w:type="gramEnd"/>
      <w:r>
        <w:t xml:space="preserve"> and all moderate risk vulnerabilities must be mitigated within 90 days from the date vulnerabilities are formally identified. The Government will determine the risk rating of vulnerabilities. </w:t>
      </w:r>
    </w:p>
    <w:p w14:paraId="6EB4228F" w14:textId="77777777" w:rsidR="006F2D47" w:rsidRDefault="006F2D47" w:rsidP="006F2D47">
      <w:pPr>
        <w:ind w:right="7"/>
      </w:pPr>
    </w:p>
    <w:p w14:paraId="0F9EC455" w14:textId="77777777" w:rsidR="006F2D47" w:rsidRDefault="006F2D47" w:rsidP="006F2D47">
      <w:pPr>
        <w:tabs>
          <w:tab w:val="left" w:pos="1080"/>
        </w:tabs>
        <w:rPr>
          <w:b/>
          <w:bCs/>
        </w:rPr>
      </w:pPr>
      <w:r>
        <w:rPr>
          <w:b/>
          <w:bCs/>
        </w:rPr>
        <w:t>8.3.7</w:t>
      </w:r>
      <w:r>
        <w:rPr>
          <w:b/>
          <w:bCs/>
        </w:rPr>
        <w:tab/>
        <w:t xml:space="preserve">Authorization of the System </w:t>
      </w:r>
    </w:p>
    <w:p w14:paraId="58DEB86F" w14:textId="77777777" w:rsidR="006F2D47" w:rsidRDefault="006F2D47" w:rsidP="006F2D47">
      <w:pPr>
        <w:tabs>
          <w:tab w:val="left" w:pos="1080"/>
        </w:tabs>
        <w:ind w:right="7"/>
        <w:rPr>
          <w:b/>
          <w:bCs/>
        </w:rPr>
      </w:pPr>
    </w:p>
    <w:p w14:paraId="73566611" w14:textId="77777777" w:rsidR="006F2D47" w:rsidRDefault="006F2D47" w:rsidP="006F2D47">
      <w:pPr>
        <w:tabs>
          <w:tab w:val="left" w:pos="1080"/>
        </w:tabs>
        <w:ind w:right="7"/>
      </w:pPr>
      <w:r>
        <w:rPr>
          <w:b/>
          <w:bCs/>
        </w:rPr>
        <w:t>8.3.7.1</w:t>
      </w:r>
      <w:r>
        <w:rPr>
          <w:b/>
          <w:bCs/>
        </w:rPr>
        <w:tab/>
      </w:r>
      <w:r>
        <w:t xml:space="preserve">The Contractor shall leverage a CSP SaaS, Platform-as-a-Service (PaaS), or IaaS that is FedRAMP authorized (i.e., listed as FedRAMP authorized on the FedRAMP website: </w:t>
      </w:r>
    </w:p>
    <w:p w14:paraId="5496A205" w14:textId="77777777" w:rsidR="006F2D47" w:rsidRDefault="006F2D47" w:rsidP="006F2D47">
      <w:r>
        <w:t>https://marketplace.fedramp.gov/index.html#/products?sort=productName&amp;status=Compliant</w:t>
      </w:r>
      <w:hyperlink r:id="rId21" w:anchor="/products">
        <w:r>
          <w:t xml:space="preserve"> </w:t>
        </w:r>
      </w:hyperlink>
    </w:p>
    <w:p w14:paraId="31D27FCC" w14:textId="77777777" w:rsidR="006F2D47" w:rsidRDefault="006F2D47" w:rsidP="006F2D47">
      <w:pPr>
        <w:tabs>
          <w:tab w:val="left" w:pos="1080"/>
        </w:tabs>
        <w:ind w:right="7"/>
        <w:rPr>
          <w:b/>
          <w:bCs/>
        </w:rPr>
      </w:pPr>
    </w:p>
    <w:p w14:paraId="737D70C0" w14:textId="77777777" w:rsidR="006F2D47" w:rsidRDefault="006F2D47" w:rsidP="006F2D47">
      <w:pPr>
        <w:tabs>
          <w:tab w:val="left" w:pos="1080"/>
        </w:tabs>
        <w:ind w:right="7"/>
      </w:pPr>
      <w:r>
        <w:rPr>
          <w:b/>
          <w:bCs/>
        </w:rPr>
        <w:t>8.3.7.2</w:t>
      </w:r>
      <w:r>
        <w:rPr>
          <w:b/>
          <w:bCs/>
        </w:rPr>
        <w:tab/>
      </w:r>
      <w:r>
        <w:t xml:space="preserve">NARA and the Contractor will leverage the CSP’s FedRAMP Assessment and Authorization package to document and assess the customer controls for which NARA, and the Contractor leveraging the CSP, have responsibility and issue a NARA ATO for the cloud system. The Contractor shall work with the NARA COR to facilitate documentation and assessment of required customer controls, as necessary. </w:t>
      </w:r>
    </w:p>
    <w:p w14:paraId="2E5B6612" w14:textId="77777777" w:rsidR="006F2D47" w:rsidRDefault="006F2D47" w:rsidP="006F2D47">
      <w:pPr>
        <w:tabs>
          <w:tab w:val="left" w:pos="1080"/>
        </w:tabs>
        <w:rPr>
          <w:b/>
          <w:bCs/>
        </w:rPr>
      </w:pPr>
    </w:p>
    <w:p w14:paraId="03677ECF" w14:textId="77777777" w:rsidR="006F2D47" w:rsidRDefault="006F2D47" w:rsidP="006F2D47">
      <w:pPr>
        <w:tabs>
          <w:tab w:val="left" w:pos="1080"/>
        </w:tabs>
        <w:rPr>
          <w:b/>
          <w:bCs/>
        </w:rPr>
      </w:pPr>
      <w:r>
        <w:rPr>
          <w:b/>
          <w:bCs/>
        </w:rPr>
        <w:t>8.4</w:t>
      </w:r>
      <w:r>
        <w:rPr>
          <w:b/>
          <w:bCs/>
        </w:rPr>
        <w:tab/>
        <w:t xml:space="preserve">Continuous Monitoring </w:t>
      </w:r>
    </w:p>
    <w:p w14:paraId="34787C81" w14:textId="77777777" w:rsidR="006F2D47" w:rsidRDefault="006F2D47" w:rsidP="006F2D47">
      <w:pPr>
        <w:tabs>
          <w:tab w:val="left" w:pos="1080"/>
        </w:tabs>
        <w:ind w:left="10" w:right="7" w:hanging="20"/>
        <w:rPr>
          <w:b/>
          <w:bCs/>
        </w:rPr>
      </w:pPr>
    </w:p>
    <w:p w14:paraId="0D4D2846" w14:textId="77777777" w:rsidR="006F2D47" w:rsidRDefault="006F2D47" w:rsidP="006F2D47">
      <w:pPr>
        <w:tabs>
          <w:tab w:val="left" w:pos="1080"/>
        </w:tabs>
        <w:ind w:left="10" w:right="7" w:hanging="20"/>
      </w:pPr>
      <w:r>
        <w:rPr>
          <w:b/>
          <w:bCs/>
        </w:rPr>
        <w:lastRenderedPageBreak/>
        <w:t>8.4.1</w:t>
      </w:r>
      <w:r>
        <w:rPr>
          <w:b/>
          <w:bCs/>
        </w:rPr>
        <w:tab/>
      </w:r>
      <w:r>
        <w:t>NARA will annually test a subset of security controls for the information system.  The Contractor shall support NARA in the testing and evaluation of the annual control testing.  Some key security controls are tested every year, while others are tested once every three (3) years.</w:t>
      </w:r>
    </w:p>
    <w:p w14:paraId="640EBCE0" w14:textId="77777777" w:rsidR="006F2D47" w:rsidRDefault="006F2D47" w:rsidP="006F2D47">
      <w:pPr>
        <w:tabs>
          <w:tab w:val="left" w:pos="1080"/>
        </w:tabs>
        <w:ind w:left="10" w:right="7" w:hanging="20"/>
        <w:rPr>
          <w:b/>
          <w:bCs/>
        </w:rPr>
      </w:pPr>
    </w:p>
    <w:p w14:paraId="2470C71A" w14:textId="77777777" w:rsidR="006F2D47" w:rsidRDefault="006F2D47" w:rsidP="006F2D47">
      <w:pPr>
        <w:tabs>
          <w:tab w:val="left" w:pos="1080"/>
        </w:tabs>
        <w:ind w:left="10" w:right="7" w:hanging="20"/>
      </w:pPr>
      <w:r>
        <w:rPr>
          <w:b/>
          <w:bCs/>
        </w:rPr>
        <w:t>8.4.2</w:t>
      </w:r>
      <w:r>
        <w:rPr>
          <w:b/>
          <w:bCs/>
        </w:rPr>
        <w:tab/>
      </w:r>
      <w:r>
        <w:t xml:space="preserve">The Contractor shall provide current vulnerability scan results/reports to NARA as requested for system components that run NARA applications and store NARA data.  These scan results support the requirement for continuous monitoring of NARA systems as well as FedRAMP requirements for regular vulnerability scanning.  </w:t>
      </w:r>
    </w:p>
    <w:p w14:paraId="1592EF3D" w14:textId="77777777" w:rsidR="006F2D47" w:rsidRDefault="006F2D47" w:rsidP="006F2D47">
      <w:pPr>
        <w:pBdr>
          <w:top w:val="nil"/>
          <w:left w:val="nil"/>
          <w:bottom w:val="nil"/>
          <w:right w:val="nil"/>
          <w:between w:val="nil"/>
        </w:pBdr>
        <w:tabs>
          <w:tab w:val="left" w:pos="1080"/>
        </w:tabs>
        <w:rPr>
          <w:b/>
          <w:bCs/>
        </w:rPr>
      </w:pPr>
    </w:p>
    <w:p w14:paraId="40F0B2E1" w14:textId="77777777" w:rsidR="006F2D47" w:rsidRDefault="006F2D47" w:rsidP="006F2D47">
      <w:pPr>
        <w:pBdr>
          <w:top w:val="nil"/>
          <w:left w:val="nil"/>
          <w:bottom w:val="nil"/>
          <w:right w:val="nil"/>
          <w:between w:val="nil"/>
        </w:pBdr>
        <w:tabs>
          <w:tab w:val="left" w:pos="1080"/>
        </w:tabs>
        <w:rPr>
          <w:color w:val="000000"/>
        </w:rPr>
      </w:pPr>
      <w:r>
        <w:rPr>
          <w:b/>
          <w:bCs/>
        </w:rPr>
        <w:t>8.5</w:t>
      </w:r>
      <w:r>
        <w:rPr>
          <w:b/>
          <w:bCs/>
        </w:rPr>
        <w:tab/>
      </w:r>
      <w:r>
        <w:rPr>
          <w:b/>
          <w:bCs/>
          <w:color w:val="000000"/>
        </w:rPr>
        <w:t xml:space="preserve">Protection of Information </w:t>
      </w:r>
      <w:r>
        <w:rPr>
          <w:color w:val="000000"/>
        </w:rPr>
        <w:t xml:space="preserve"> </w:t>
      </w:r>
    </w:p>
    <w:p w14:paraId="6D0B32A9" w14:textId="77777777" w:rsidR="006F2D47" w:rsidRDefault="006F2D47" w:rsidP="006F2D47">
      <w:pPr>
        <w:tabs>
          <w:tab w:val="left" w:pos="1080"/>
        </w:tabs>
        <w:ind w:left="10" w:right="7" w:hanging="10"/>
        <w:rPr>
          <w:b/>
          <w:bCs/>
        </w:rPr>
      </w:pPr>
    </w:p>
    <w:p w14:paraId="61A35DD3" w14:textId="77777777" w:rsidR="006F2D47" w:rsidRDefault="006F2D47" w:rsidP="006F2D47">
      <w:pPr>
        <w:tabs>
          <w:tab w:val="left" w:pos="1080"/>
        </w:tabs>
        <w:ind w:left="10" w:right="7" w:hanging="10"/>
      </w:pPr>
      <w:r>
        <w:rPr>
          <w:b/>
          <w:bCs/>
        </w:rPr>
        <w:t>8.5.1</w:t>
      </w:r>
      <w:r>
        <w:rPr>
          <w:b/>
          <w:bCs/>
        </w:rPr>
        <w:tab/>
      </w:r>
      <w:r>
        <w:t xml:space="preserve">The Contractor shall be responsible for properly protecting all information used, gathered, or developed </w:t>
      </w:r>
      <w:proofErr w:type="gramStart"/>
      <w:r>
        <w:t>as a result of</w:t>
      </w:r>
      <w:proofErr w:type="gramEnd"/>
      <w:r>
        <w:t xml:space="preserve"> work under this contract. The Contractor shall also protect all Government data, equipment, etc. by treating the information in accordance with its FISMA system categorization. </w:t>
      </w:r>
    </w:p>
    <w:p w14:paraId="53535F2A" w14:textId="77777777" w:rsidR="006F2D47" w:rsidRDefault="006F2D47" w:rsidP="006F2D47">
      <w:pPr>
        <w:tabs>
          <w:tab w:val="left" w:pos="1080"/>
        </w:tabs>
        <w:ind w:left="10" w:right="7" w:hanging="20"/>
        <w:rPr>
          <w:b/>
          <w:bCs/>
        </w:rPr>
      </w:pPr>
    </w:p>
    <w:p w14:paraId="40769D3C" w14:textId="77777777" w:rsidR="006F2D47" w:rsidRDefault="006F2D47" w:rsidP="006F2D47">
      <w:pPr>
        <w:tabs>
          <w:tab w:val="left" w:pos="1080"/>
        </w:tabs>
        <w:ind w:left="10" w:right="7" w:hanging="20"/>
      </w:pPr>
      <w:r>
        <w:rPr>
          <w:b/>
          <w:bCs/>
        </w:rPr>
        <w:t>8.5.2</w:t>
      </w:r>
      <w:r>
        <w:rPr>
          <w:b/>
          <w:bCs/>
        </w:rPr>
        <w:tab/>
      </w:r>
      <w:r>
        <w:t xml:space="preserve">All information about the systems gathered or created under this contract should be considered as Controlled Unclassified Information (CUI). If Contractor personnel must remove any information from the primary work area that is included in the ATO boundary, they should protect it using the same FedRAMP requirements. The use of any information that is subject to the Privacy Act will be utilized in full accordance with all rules of conduct as applicable to Privacy Act Information. </w:t>
      </w:r>
    </w:p>
    <w:p w14:paraId="217ACB82" w14:textId="77777777" w:rsidR="006F2D47" w:rsidRDefault="006F2D47" w:rsidP="006F2D47">
      <w:pPr>
        <w:tabs>
          <w:tab w:val="left" w:pos="1080"/>
        </w:tabs>
        <w:rPr>
          <w:b/>
          <w:bCs/>
        </w:rPr>
      </w:pPr>
      <w:r>
        <w:rPr>
          <w:b/>
          <w:bCs/>
        </w:rPr>
        <w:br/>
        <w:t>8.6</w:t>
      </w:r>
      <w:r>
        <w:rPr>
          <w:b/>
          <w:bCs/>
        </w:rPr>
        <w:tab/>
        <w:t xml:space="preserve">Unrestricted Rights to Data </w:t>
      </w:r>
    </w:p>
    <w:p w14:paraId="7EDE035A" w14:textId="77777777" w:rsidR="006F2D47" w:rsidRDefault="006F2D47" w:rsidP="006F2D47">
      <w:pPr>
        <w:tabs>
          <w:tab w:val="left" w:pos="1080"/>
        </w:tabs>
        <w:rPr>
          <w:b/>
          <w:bCs/>
        </w:rPr>
      </w:pPr>
    </w:p>
    <w:p w14:paraId="26339EB0" w14:textId="77777777" w:rsidR="006F2D47" w:rsidRDefault="006F2D47" w:rsidP="006F2D47">
      <w:pPr>
        <w:tabs>
          <w:tab w:val="left" w:pos="1080"/>
        </w:tabs>
        <w:ind w:right="7"/>
      </w:pPr>
      <w:r>
        <w:tab/>
        <w:t xml:space="preserve">The Government will retain unrestricted rights to Government data. The ordering activity retains ownership of any user created/loaded data and applications hosted on the Contractor’s infrastructure, as well as maintains the right to request full copies of these at any time. The Contractor shall remove all NARA data 60 days after the end date of the Contract. </w:t>
      </w:r>
    </w:p>
    <w:p w14:paraId="255B9DAE" w14:textId="77777777" w:rsidR="006F2D47" w:rsidRDefault="006F2D47" w:rsidP="006F2D47">
      <w:pPr>
        <w:widowControl w:val="0"/>
        <w:tabs>
          <w:tab w:val="left" w:pos="1080"/>
        </w:tabs>
        <w:rPr>
          <w:b/>
          <w:bCs/>
        </w:rPr>
      </w:pPr>
      <w:bookmarkStart w:id="3" w:name="_heading=h.1x38uhve407b" w:colFirst="0" w:colLast="0"/>
      <w:bookmarkEnd w:id="3"/>
    </w:p>
    <w:p w14:paraId="46BCEA96" w14:textId="77777777" w:rsidR="006F2D47" w:rsidRDefault="006F2D47" w:rsidP="006F2D47">
      <w:pPr>
        <w:widowControl w:val="0"/>
        <w:tabs>
          <w:tab w:val="left" w:pos="1080"/>
        </w:tabs>
        <w:rPr>
          <w:b/>
          <w:bCs/>
        </w:rPr>
      </w:pPr>
      <w:r>
        <w:rPr>
          <w:b/>
          <w:bCs/>
        </w:rPr>
        <w:t>8.7</w:t>
      </w:r>
      <w:r>
        <w:rPr>
          <w:b/>
          <w:bCs/>
        </w:rPr>
        <w:tab/>
        <w:t>Contractor Use of Data.</w:t>
      </w:r>
    </w:p>
    <w:p w14:paraId="5880562E" w14:textId="77777777" w:rsidR="006F2D47" w:rsidRDefault="006F2D47" w:rsidP="006F2D47">
      <w:pPr>
        <w:widowControl w:val="0"/>
        <w:tabs>
          <w:tab w:val="left" w:pos="1080"/>
        </w:tabs>
        <w:rPr>
          <w:b/>
          <w:bCs/>
        </w:rPr>
      </w:pPr>
    </w:p>
    <w:p w14:paraId="4E770CCF" w14:textId="77777777" w:rsidR="006F2D47" w:rsidRDefault="006F2D47" w:rsidP="006F2D47">
      <w:pPr>
        <w:widowControl w:val="0"/>
        <w:tabs>
          <w:tab w:val="left" w:pos="1080"/>
        </w:tabs>
      </w:pPr>
      <w:r>
        <w:rPr>
          <w:b/>
          <w:bCs/>
        </w:rPr>
        <w:tab/>
      </w:r>
      <w:r>
        <w:t xml:space="preserve">Neither the Contractor nor the CSP shall sell, transmit, provide, or otherwise use data obtained from the Government or the public in connection with the performance of this Contract for profit, personal gain, data mining, training artificial intelligence (AI) tools, or in any manner that is not directly related to performance of services on behalf of the Government under this Contract. </w:t>
      </w:r>
    </w:p>
    <w:p w14:paraId="483342D5" w14:textId="77777777" w:rsidR="006F2D47" w:rsidRDefault="006F2D47" w:rsidP="006F2D47">
      <w:pPr>
        <w:widowControl w:val="0"/>
        <w:tabs>
          <w:tab w:val="left" w:pos="1080"/>
        </w:tabs>
        <w:rPr>
          <w:b/>
          <w:bCs/>
        </w:rPr>
      </w:pPr>
    </w:p>
    <w:p w14:paraId="7197B2DA" w14:textId="77777777" w:rsidR="006F2D47" w:rsidRDefault="006F2D47" w:rsidP="006F2D47">
      <w:pPr>
        <w:widowControl w:val="0"/>
        <w:tabs>
          <w:tab w:val="left" w:pos="1080"/>
        </w:tabs>
        <w:rPr>
          <w:color w:val="000000"/>
        </w:rPr>
      </w:pPr>
      <w:bookmarkStart w:id="4" w:name="_heading=h.30j0zll" w:colFirst="0" w:colLast="0"/>
      <w:bookmarkEnd w:id="4"/>
      <w:r>
        <w:rPr>
          <w:b/>
          <w:bCs/>
        </w:rPr>
        <w:t>9</w:t>
      </w:r>
      <w:r>
        <w:rPr>
          <w:b/>
          <w:bCs/>
          <w:color w:val="000000"/>
        </w:rPr>
        <w:t>.0</w:t>
      </w:r>
      <w:r>
        <w:rPr>
          <w:b/>
          <w:bCs/>
          <w:color w:val="000000"/>
        </w:rPr>
        <w:tab/>
        <w:t xml:space="preserve">TESTING AND CUSTOMER ACCEPTANCE TESTING </w:t>
      </w:r>
    </w:p>
    <w:p w14:paraId="63B54E5A" w14:textId="77777777" w:rsidR="006F2D47" w:rsidRDefault="006F2D47" w:rsidP="006F2D47">
      <w:pPr>
        <w:widowControl w:val="0"/>
        <w:tabs>
          <w:tab w:val="left" w:pos="1080"/>
        </w:tabs>
        <w:rPr>
          <w:color w:val="000000"/>
        </w:rPr>
      </w:pPr>
    </w:p>
    <w:p w14:paraId="3D8BC7F5" w14:textId="77777777" w:rsidR="006F2D47" w:rsidRDefault="006F2D47" w:rsidP="006F2D47">
      <w:pPr>
        <w:widowControl w:val="0"/>
        <w:tabs>
          <w:tab w:val="left" w:pos="1080"/>
        </w:tabs>
        <w:rPr>
          <w:color w:val="000000"/>
        </w:rPr>
      </w:pPr>
      <w:r>
        <w:rPr>
          <w:b/>
          <w:bCs/>
        </w:rPr>
        <w:t>9</w:t>
      </w:r>
      <w:r>
        <w:rPr>
          <w:b/>
          <w:bCs/>
          <w:color w:val="000000"/>
        </w:rPr>
        <w:t>.1</w:t>
      </w:r>
      <w:r>
        <w:rPr>
          <w:b/>
          <w:bCs/>
          <w:color w:val="000000"/>
        </w:rPr>
        <w:tab/>
        <w:t xml:space="preserve">Testing.  </w:t>
      </w:r>
      <w:r>
        <w:t xml:space="preserve">Before deployment, the Contractor shall perform functional and system testing to verify that all functional requirements as stated in this contract are successfully satisfied.  The Contractor shall develop the Test Plan and Procedures and document the Test Results in a Test Report.  The Contractor shall develop the test documentation specifically for each NARA implementation according to the requirements for that site. The Contractor shall </w:t>
      </w:r>
      <w:r>
        <w:lastRenderedPageBreak/>
        <w:t>assist NARA with user acceptance testing (UAT).  NARA Quality Assurance Division (IQ) Test will be in a hands-on testing role for this project.</w:t>
      </w:r>
      <w:r>
        <w:rPr>
          <w:color w:val="000000"/>
        </w:rPr>
        <w:t xml:space="preserve"> </w:t>
      </w:r>
    </w:p>
    <w:p w14:paraId="3682E61C" w14:textId="77777777" w:rsidR="006F2D47" w:rsidRDefault="006F2D47" w:rsidP="006F2D47">
      <w:pPr>
        <w:widowControl w:val="0"/>
        <w:tabs>
          <w:tab w:val="left" w:pos="1080"/>
        </w:tabs>
        <w:rPr>
          <w:color w:val="000000"/>
        </w:rPr>
      </w:pPr>
    </w:p>
    <w:p w14:paraId="56C28D6C" w14:textId="77777777" w:rsidR="006F2D47" w:rsidRDefault="006F2D47" w:rsidP="006F2D47">
      <w:pPr>
        <w:widowControl w:val="0"/>
        <w:tabs>
          <w:tab w:val="left" w:pos="1080"/>
        </w:tabs>
        <w:rPr>
          <w:b/>
          <w:bCs/>
        </w:rPr>
      </w:pPr>
      <w:r>
        <w:rPr>
          <w:b/>
          <w:bCs/>
        </w:rPr>
        <w:t>9</w:t>
      </w:r>
      <w:r>
        <w:rPr>
          <w:b/>
          <w:bCs/>
          <w:color w:val="000000"/>
        </w:rPr>
        <w:t>.</w:t>
      </w:r>
      <w:r>
        <w:rPr>
          <w:b/>
          <w:bCs/>
        </w:rPr>
        <w:t>2</w:t>
      </w:r>
      <w:r>
        <w:rPr>
          <w:b/>
          <w:bCs/>
          <w:color w:val="000000"/>
        </w:rPr>
        <w:tab/>
      </w:r>
      <w:r>
        <w:rPr>
          <w:b/>
          <w:bCs/>
        </w:rPr>
        <w:t xml:space="preserve">User Acceptance Testing. </w:t>
      </w:r>
      <w:r>
        <w:t>UAT Environment</w:t>
      </w:r>
      <w:proofErr w:type="gramStart"/>
      <w:r>
        <w:t>:  The</w:t>
      </w:r>
      <w:proofErr w:type="gramEnd"/>
      <w:r>
        <w:t xml:space="preserve"> Contractor shall provide and support the development, integration, and user acceptance test (UAT) environment to support all UAT activities throughout the term of this contract, for each system.  These environments shall emulate, as closely as possible, the production environment and be configured in such a way that, when validated, features, configuration, and data can populate in the production system. The UAT environment will be available for NARA to test all new releases prior to deployment.</w:t>
      </w:r>
    </w:p>
    <w:p w14:paraId="00B84C7E" w14:textId="77777777" w:rsidR="006F2D47" w:rsidRDefault="006F2D47" w:rsidP="006F2D47">
      <w:pPr>
        <w:widowControl w:val="0"/>
        <w:tabs>
          <w:tab w:val="left" w:pos="1080"/>
        </w:tabs>
        <w:rPr>
          <w:color w:val="000000"/>
        </w:rPr>
      </w:pPr>
    </w:p>
    <w:p w14:paraId="395B3299" w14:textId="77777777" w:rsidR="006F2D47" w:rsidRDefault="006F2D47" w:rsidP="006F2D47">
      <w:pPr>
        <w:widowControl w:val="0"/>
        <w:tabs>
          <w:tab w:val="left" w:pos="1080"/>
        </w:tabs>
        <w:rPr>
          <w:b/>
          <w:bCs/>
        </w:rPr>
      </w:pPr>
      <w:r>
        <w:rPr>
          <w:b/>
          <w:bCs/>
        </w:rPr>
        <w:t>9</w:t>
      </w:r>
      <w:r>
        <w:rPr>
          <w:b/>
          <w:bCs/>
          <w:color w:val="000000"/>
        </w:rPr>
        <w:t>.</w:t>
      </w:r>
      <w:r>
        <w:rPr>
          <w:b/>
          <w:bCs/>
        </w:rPr>
        <w:t>3</w:t>
      </w:r>
      <w:r>
        <w:rPr>
          <w:b/>
          <w:bCs/>
          <w:color w:val="000000"/>
        </w:rPr>
        <w:tab/>
      </w:r>
      <w:r>
        <w:rPr>
          <w:b/>
          <w:bCs/>
        </w:rPr>
        <w:t>Acceptance Criteria</w:t>
      </w:r>
    </w:p>
    <w:p w14:paraId="7AB0F398" w14:textId="77777777" w:rsidR="006F2D47" w:rsidRDefault="006F2D47" w:rsidP="006F2D47">
      <w:pPr>
        <w:widowControl w:val="0"/>
        <w:tabs>
          <w:tab w:val="left" w:pos="1080"/>
        </w:tabs>
        <w:rPr>
          <w:b/>
          <w:bCs/>
        </w:rPr>
      </w:pPr>
    </w:p>
    <w:p w14:paraId="717DF59E" w14:textId="77777777" w:rsidR="006F2D47" w:rsidRDefault="006F2D47" w:rsidP="006F2D47">
      <w:pPr>
        <w:widowControl w:val="0"/>
        <w:tabs>
          <w:tab w:val="left" w:pos="1080"/>
        </w:tabs>
      </w:pPr>
      <w:r>
        <w:rPr>
          <w:b/>
          <w:bCs/>
        </w:rPr>
        <w:t>9.3.1</w:t>
      </w:r>
      <w:r>
        <w:rPr>
          <w:b/>
          <w:bCs/>
        </w:rPr>
        <w:tab/>
      </w:r>
      <w:r>
        <w:t xml:space="preserve">Government Inspection/Acceptance Testing will use the criteria and procedures herein. All Stakeholder Requirements associated with this contract (any release) will be validated by the Government Stakeholders and NARA IQ testers. </w:t>
      </w:r>
    </w:p>
    <w:p w14:paraId="0844A1B8" w14:textId="77777777" w:rsidR="006F2D47" w:rsidRDefault="006F2D47" w:rsidP="006F2D47">
      <w:pPr>
        <w:widowControl w:val="0"/>
        <w:tabs>
          <w:tab w:val="left" w:pos="1080"/>
        </w:tabs>
      </w:pPr>
    </w:p>
    <w:p w14:paraId="4BFCB1F0" w14:textId="77777777" w:rsidR="006F2D47" w:rsidRDefault="006F2D47" w:rsidP="006F2D47">
      <w:pPr>
        <w:widowControl w:val="0"/>
        <w:tabs>
          <w:tab w:val="left" w:pos="1080"/>
        </w:tabs>
      </w:pPr>
      <w:r>
        <w:rPr>
          <w:b/>
          <w:bCs/>
        </w:rPr>
        <w:t xml:space="preserve">9.3.2 </w:t>
      </w:r>
      <w:r>
        <w:rPr>
          <w:b/>
          <w:bCs/>
        </w:rPr>
        <w:tab/>
      </w:r>
      <w:r>
        <w:t>The threshold of acceptance is that 100% of the Stakeholder Requirements have passed their associated test cases with zero Severity 1 or Severity 2 defects.</w:t>
      </w:r>
    </w:p>
    <w:p w14:paraId="38431077" w14:textId="77777777" w:rsidR="006F2D47" w:rsidRDefault="006F2D47" w:rsidP="006F2D47">
      <w:pPr>
        <w:widowControl w:val="0"/>
        <w:tabs>
          <w:tab w:val="left" w:pos="1080"/>
        </w:tabs>
      </w:pPr>
    </w:p>
    <w:p w14:paraId="7FDB7B9F" w14:textId="77777777" w:rsidR="006F2D47" w:rsidRDefault="006F2D47" w:rsidP="006F2D47">
      <w:pPr>
        <w:widowControl w:val="0"/>
        <w:tabs>
          <w:tab w:val="left" w:pos="1080"/>
        </w:tabs>
      </w:pPr>
      <w:r>
        <w:rPr>
          <w:b/>
          <w:bCs/>
        </w:rPr>
        <w:t>9.3.3</w:t>
      </w:r>
      <w:r>
        <w:t xml:space="preserve"> </w:t>
      </w:r>
      <w:r>
        <w:tab/>
        <w:t>In support of hand-off of the systems to NARA, the Contractor shall submit a Contractor test package that shows the defect report and RVTM with pass/fail outcome.</w:t>
      </w:r>
    </w:p>
    <w:p w14:paraId="22226D29" w14:textId="77777777" w:rsidR="006F2D47" w:rsidRDefault="006F2D47" w:rsidP="006F2D47">
      <w:pPr>
        <w:widowControl w:val="0"/>
        <w:tabs>
          <w:tab w:val="left" w:pos="1080"/>
        </w:tabs>
      </w:pPr>
    </w:p>
    <w:p w14:paraId="1DC2950A" w14:textId="77777777" w:rsidR="006F2D47" w:rsidRDefault="006F2D47" w:rsidP="006F2D47">
      <w:pPr>
        <w:widowControl w:val="0"/>
        <w:tabs>
          <w:tab w:val="left" w:pos="1080"/>
        </w:tabs>
      </w:pPr>
      <w:r>
        <w:rPr>
          <w:b/>
          <w:bCs/>
        </w:rPr>
        <w:t>9.3.4</w:t>
      </w:r>
      <w:r>
        <w:t xml:space="preserve"> </w:t>
      </w:r>
      <w:r>
        <w:tab/>
        <w:t>The Contractor has recorded disposition of all Severity 1, Severity 2, Severity 3, and Severity 4 defects during Testing.</w:t>
      </w:r>
    </w:p>
    <w:p w14:paraId="4CDC5DA0" w14:textId="77777777" w:rsidR="006F2D47" w:rsidRDefault="006F2D47" w:rsidP="006F2D47">
      <w:pPr>
        <w:widowControl w:val="0"/>
        <w:tabs>
          <w:tab w:val="left" w:pos="1080"/>
        </w:tabs>
      </w:pPr>
    </w:p>
    <w:p w14:paraId="3D00976B" w14:textId="77777777" w:rsidR="006F2D47" w:rsidRDefault="006F2D47" w:rsidP="006F2D47">
      <w:pPr>
        <w:widowControl w:val="0"/>
        <w:tabs>
          <w:tab w:val="left" w:pos="1080"/>
        </w:tabs>
      </w:pPr>
      <w:r>
        <w:rPr>
          <w:b/>
          <w:bCs/>
        </w:rPr>
        <w:t>9.3.5</w:t>
      </w:r>
      <w:r>
        <w:tab/>
        <w:t xml:space="preserve">NARA Quality Assurance Division (IQ) will review </w:t>
      </w:r>
      <w:proofErr w:type="gramStart"/>
      <w:r>
        <w:t>all of</w:t>
      </w:r>
      <w:proofErr w:type="gramEnd"/>
      <w:r>
        <w:t xml:space="preserve"> the required test documentation, including the RVTM, Test Report, and Defect Report and conduct hands-on testing before providing a “GO” Recommendation. </w:t>
      </w:r>
    </w:p>
    <w:p w14:paraId="5ABDCAF9" w14:textId="77777777" w:rsidR="006F2D47" w:rsidRDefault="006F2D47" w:rsidP="006F2D47">
      <w:pPr>
        <w:widowControl w:val="0"/>
        <w:tabs>
          <w:tab w:val="left" w:pos="1080"/>
        </w:tabs>
      </w:pPr>
    </w:p>
    <w:p w14:paraId="3E2089E6" w14:textId="77777777" w:rsidR="006F2D47" w:rsidRDefault="006F2D47" w:rsidP="006F2D47">
      <w:pPr>
        <w:widowControl w:val="0"/>
        <w:tabs>
          <w:tab w:val="left" w:pos="1080"/>
        </w:tabs>
      </w:pPr>
      <w:r>
        <w:rPr>
          <w:b/>
          <w:bCs/>
        </w:rPr>
        <w:t>9.3.6</w:t>
      </w:r>
      <w:r>
        <w:tab/>
        <w:t>In the event of a dispute regarding disposition of any defect, the CO will make a final determination.</w:t>
      </w:r>
    </w:p>
    <w:p w14:paraId="0157156C" w14:textId="77777777" w:rsidR="006F2D47" w:rsidRDefault="006F2D47" w:rsidP="006F2D47">
      <w:pPr>
        <w:widowControl w:val="0"/>
        <w:tabs>
          <w:tab w:val="left" w:pos="1080"/>
        </w:tabs>
      </w:pPr>
    </w:p>
    <w:p w14:paraId="04DD940C" w14:textId="77777777" w:rsidR="006F2D47" w:rsidRDefault="006F2D47" w:rsidP="006F2D47">
      <w:pPr>
        <w:widowControl w:val="0"/>
        <w:tabs>
          <w:tab w:val="left" w:pos="1080"/>
        </w:tabs>
        <w:rPr>
          <w:b/>
          <w:bCs/>
        </w:rPr>
      </w:pPr>
      <w:r>
        <w:rPr>
          <w:b/>
          <w:bCs/>
        </w:rPr>
        <w:t>9.4</w:t>
      </w:r>
      <w:r>
        <w:tab/>
      </w:r>
      <w:r>
        <w:rPr>
          <w:b/>
          <w:bCs/>
        </w:rPr>
        <w:t>Testing Definitions</w:t>
      </w:r>
    </w:p>
    <w:p w14:paraId="43855299" w14:textId="77777777" w:rsidR="006F2D47" w:rsidRDefault="006F2D47" w:rsidP="006F2D47">
      <w:pPr>
        <w:widowControl w:val="0"/>
        <w:tabs>
          <w:tab w:val="left" w:pos="1080"/>
        </w:tabs>
      </w:pPr>
    </w:p>
    <w:p w14:paraId="6CBE8C6E" w14:textId="77777777" w:rsidR="006F2D47" w:rsidRDefault="006F2D47" w:rsidP="006F2D47">
      <w:pPr>
        <w:widowControl w:val="0"/>
        <w:tabs>
          <w:tab w:val="left" w:pos="1080"/>
        </w:tabs>
      </w:pPr>
      <w:r>
        <w:rPr>
          <w:b/>
          <w:bCs/>
        </w:rPr>
        <w:t>9.4.1</w:t>
      </w:r>
      <w:r>
        <w:tab/>
        <w:t xml:space="preserve">Stakeholder Requirements. “Stakeholder Requirements” are the functional and nonfunctional requirements. They describe the motivation for why the system is being developed or changed; define processes and rules under which the system is used; and document the </w:t>
      </w:r>
      <w:proofErr w:type="gramStart"/>
      <w:r>
        <w:t>top level</w:t>
      </w:r>
      <w:proofErr w:type="gramEnd"/>
      <w:r>
        <w:t xml:space="preserve"> requirements from the stakeholder perspective including needs of users and operators as derived from the context of use. </w:t>
      </w:r>
    </w:p>
    <w:p w14:paraId="651E5889" w14:textId="77777777" w:rsidR="006F2D47" w:rsidRDefault="006F2D47" w:rsidP="006F2D47">
      <w:pPr>
        <w:widowControl w:val="0"/>
        <w:tabs>
          <w:tab w:val="left" w:pos="1080"/>
        </w:tabs>
      </w:pPr>
    </w:p>
    <w:p w14:paraId="58377448" w14:textId="77777777" w:rsidR="006F2D47" w:rsidRDefault="006F2D47" w:rsidP="006F2D47">
      <w:pPr>
        <w:widowControl w:val="0"/>
        <w:tabs>
          <w:tab w:val="left" w:pos="1080"/>
        </w:tabs>
      </w:pPr>
      <w:r>
        <w:rPr>
          <w:b/>
          <w:bCs/>
        </w:rPr>
        <w:t>9.4.2</w:t>
      </w:r>
      <w:r>
        <w:tab/>
        <w:t>Defect.  A “defect” is an error, flaw, mistake, failure, or fault in the software or system that produces an incorrect or unexpected result based on the requirements and design documents, or any item found through regression testing that is non-compliant with the accepted system already deployed.</w:t>
      </w:r>
    </w:p>
    <w:p w14:paraId="6274D94D" w14:textId="77777777" w:rsidR="006F2D47" w:rsidRDefault="006F2D47" w:rsidP="006F2D47">
      <w:pPr>
        <w:widowControl w:val="0"/>
        <w:tabs>
          <w:tab w:val="left" w:pos="1080"/>
        </w:tabs>
      </w:pPr>
    </w:p>
    <w:p w14:paraId="37C1556F" w14:textId="77777777" w:rsidR="006F2D47" w:rsidRDefault="006F2D47" w:rsidP="006F2D47">
      <w:pPr>
        <w:widowControl w:val="0"/>
        <w:tabs>
          <w:tab w:val="left" w:pos="1080"/>
        </w:tabs>
      </w:pPr>
      <w:r>
        <w:rPr>
          <w:b/>
          <w:bCs/>
        </w:rPr>
        <w:t>9.4.3</w:t>
      </w:r>
      <w:r>
        <w:tab/>
        <w:t xml:space="preserve">Dispositioned.  “Dispositioned” is the assignment of a desired outcome to a defect in </w:t>
      </w:r>
      <w:r>
        <w:lastRenderedPageBreak/>
        <w:t>the defect tracking system.</w:t>
      </w:r>
    </w:p>
    <w:p w14:paraId="0EF763D6" w14:textId="77777777" w:rsidR="006F2D47" w:rsidRDefault="006F2D47" w:rsidP="006F2D47">
      <w:pPr>
        <w:widowControl w:val="0"/>
        <w:tabs>
          <w:tab w:val="left" w:pos="1080"/>
        </w:tabs>
      </w:pPr>
    </w:p>
    <w:p w14:paraId="43BDBA6B" w14:textId="77777777" w:rsidR="006F2D47" w:rsidRDefault="006F2D47" w:rsidP="006F2D47">
      <w:pPr>
        <w:widowControl w:val="0"/>
        <w:tabs>
          <w:tab w:val="left" w:pos="1080"/>
        </w:tabs>
      </w:pPr>
      <w:r>
        <w:rPr>
          <w:b/>
          <w:bCs/>
        </w:rPr>
        <w:t>9.4.4</w:t>
      </w:r>
      <w:r>
        <w:tab/>
        <w:t>Severity 1 (Critical): An issue where a piece of functionality or system component is broken and there is no workaround available. It prevents either use or testing of the system.</w:t>
      </w:r>
    </w:p>
    <w:p w14:paraId="60A5851E" w14:textId="77777777" w:rsidR="006F2D47" w:rsidRDefault="006F2D47" w:rsidP="006F2D47">
      <w:pPr>
        <w:widowControl w:val="0"/>
        <w:tabs>
          <w:tab w:val="left" w:pos="1080"/>
        </w:tabs>
      </w:pPr>
    </w:p>
    <w:p w14:paraId="48F0BF77" w14:textId="77777777" w:rsidR="006F2D47" w:rsidRDefault="006F2D47" w:rsidP="006F2D47">
      <w:pPr>
        <w:widowControl w:val="0"/>
        <w:tabs>
          <w:tab w:val="left" w:pos="1080"/>
        </w:tabs>
      </w:pPr>
      <w:r>
        <w:rPr>
          <w:b/>
          <w:bCs/>
        </w:rPr>
        <w:t>9.4.4.1</w:t>
      </w:r>
      <w:r>
        <w:tab/>
        <w:t>Example: When an entire functionality is broken; the application crashes/it becomes unusable and not able to proceed further.</w:t>
      </w:r>
    </w:p>
    <w:p w14:paraId="56EE23D4" w14:textId="77777777" w:rsidR="006F2D47" w:rsidRDefault="006F2D47" w:rsidP="006F2D47">
      <w:pPr>
        <w:widowControl w:val="0"/>
        <w:tabs>
          <w:tab w:val="left" w:pos="1080"/>
        </w:tabs>
      </w:pPr>
    </w:p>
    <w:p w14:paraId="08E14F90" w14:textId="77777777" w:rsidR="006F2D47" w:rsidRDefault="006F2D47" w:rsidP="006F2D47">
      <w:pPr>
        <w:widowControl w:val="0"/>
        <w:tabs>
          <w:tab w:val="left" w:pos="1080"/>
        </w:tabs>
      </w:pPr>
      <w:r>
        <w:rPr>
          <w:b/>
          <w:bCs/>
        </w:rPr>
        <w:t>9.4.4.2</w:t>
      </w:r>
      <w:r>
        <w:tab/>
        <w:t xml:space="preserve">Actions: Must be fixed immediately; </w:t>
      </w:r>
      <w:proofErr w:type="gramStart"/>
      <w:r>
        <w:t>requires</w:t>
      </w:r>
      <w:proofErr w:type="gramEnd"/>
      <w:r>
        <w:t xml:space="preserve"> notification and daily follow-up until closed.</w:t>
      </w:r>
    </w:p>
    <w:p w14:paraId="46B60F18" w14:textId="77777777" w:rsidR="006F2D47" w:rsidRDefault="006F2D47" w:rsidP="006F2D47">
      <w:pPr>
        <w:widowControl w:val="0"/>
        <w:tabs>
          <w:tab w:val="left" w:pos="1080"/>
        </w:tabs>
      </w:pPr>
    </w:p>
    <w:p w14:paraId="516DE602" w14:textId="77777777" w:rsidR="006F2D47" w:rsidRDefault="006F2D47" w:rsidP="006F2D47">
      <w:pPr>
        <w:widowControl w:val="0"/>
        <w:tabs>
          <w:tab w:val="left" w:pos="1080"/>
        </w:tabs>
      </w:pPr>
      <w:r>
        <w:rPr>
          <w:b/>
          <w:bCs/>
        </w:rPr>
        <w:t>9.4.5</w:t>
      </w:r>
      <w:r>
        <w:tab/>
        <w:t>Severity 2 (High): An issue where a piece of functionality or system component is broken, and a NARA approved workaround is available. Use or testing of the system can proceed in a degraded mode.</w:t>
      </w:r>
    </w:p>
    <w:p w14:paraId="001DAFD9" w14:textId="77777777" w:rsidR="006F2D47" w:rsidRDefault="006F2D47" w:rsidP="006F2D47">
      <w:pPr>
        <w:widowControl w:val="0"/>
        <w:tabs>
          <w:tab w:val="left" w:pos="1080"/>
        </w:tabs>
      </w:pPr>
    </w:p>
    <w:p w14:paraId="0DEFD880" w14:textId="77777777" w:rsidR="006F2D47" w:rsidRDefault="006F2D47" w:rsidP="006F2D47">
      <w:pPr>
        <w:widowControl w:val="0"/>
        <w:tabs>
          <w:tab w:val="left" w:pos="1080"/>
        </w:tabs>
      </w:pPr>
      <w:r>
        <w:rPr>
          <w:b/>
          <w:bCs/>
        </w:rPr>
        <w:t>9.4.5.1</w:t>
      </w:r>
      <w:r>
        <w:tab/>
        <w:t>Example: Incorrect application behaviors/business requirement failures.</w:t>
      </w:r>
    </w:p>
    <w:p w14:paraId="4551509C" w14:textId="77777777" w:rsidR="006F2D47" w:rsidRDefault="006F2D47" w:rsidP="006F2D47">
      <w:pPr>
        <w:widowControl w:val="0"/>
        <w:tabs>
          <w:tab w:val="left" w:pos="1080"/>
        </w:tabs>
      </w:pPr>
    </w:p>
    <w:p w14:paraId="5B8E5C06" w14:textId="77777777" w:rsidR="006F2D47" w:rsidRDefault="006F2D47" w:rsidP="006F2D47">
      <w:pPr>
        <w:widowControl w:val="0"/>
        <w:tabs>
          <w:tab w:val="left" w:pos="1080"/>
        </w:tabs>
      </w:pPr>
      <w:r>
        <w:rPr>
          <w:b/>
          <w:bCs/>
        </w:rPr>
        <w:t>9.4.5.2</w:t>
      </w:r>
      <w:r>
        <w:tab/>
        <w:t>Actions: Must be fixed in the next build (prior to deployment); requires regular follow-up until closed.</w:t>
      </w:r>
    </w:p>
    <w:p w14:paraId="7F6D3F0C" w14:textId="77777777" w:rsidR="006F2D47" w:rsidRDefault="006F2D47" w:rsidP="006F2D47">
      <w:pPr>
        <w:widowControl w:val="0"/>
        <w:tabs>
          <w:tab w:val="left" w:pos="1080"/>
        </w:tabs>
      </w:pPr>
    </w:p>
    <w:p w14:paraId="1D18ACA4" w14:textId="77777777" w:rsidR="006F2D47" w:rsidRDefault="006F2D47" w:rsidP="006F2D47">
      <w:pPr>
        <w:widowControl w:val="0"/>
        <w:tabs>
          <w:tab w:val="left" w:pos="1080"/>
        </w:tabs>
      </w:pPr>
      <w:r>
        <w:rPr>
          <w:b/>
          <w:bCs/>
        </w:rPr>
        <w:t>9.4.6</w:t>
      </w:r>
      <w:r>
        <w:tab/>
        <w:t>Severity 3 (Medium): An issue that is a partial loss of functionality and it does not impact productivity or efficiency.</w:t>
      </w:r>
    </w:p>
    <w:p w14:paraId="56A3DE07" w14:textId="77777777" w:rsidR="006F2D47" w:rsidRDefault="006F2D47" w:rsidP="006F2D47">
      <w:pPr>
        <w:widowControl w:val="0"/>
        <w:tabs>
          <w:tab w:val="left" w:pos="1080"/>
        </w:tabs>
      </w:pPr>
    </w:p>
    <w:p w14:paraId="67899333" w14:textId="77777777" w:rsidR="006F2D47" w:rsidRDefault="006F2D47" w:rsidP="006F2D47">
      <w:pPr>
        <w:widowControl w:val="0"/>
        <w:tabs>
          <w:tab w:val="left" w:pos="1080"/>
        </w:tabs>
      </w:pPr>
      <w:r>
        <w:rPr>
          <w:b/>
          <w:bCs/>
        </w:rPr>
        <w:t>9.4.6.1</w:t>
      </w:r>
      <w:r>
        <w:t xml:space="preserve"> </w:t>
      </w:r>
      <w:r>
        <w:tab/>
        <w:t>Example: A feature is not functional from one module, but the task is doable if indirect steps are followed in another module(s).</w:t>
      </w:r>
    </w:p>
    <w:p w14:paraId="23E0F182" w14:textId="77777777" w:rsidR="006F2D47" w:rsidRDefault="006F2D47" w:rsidP="006F2D47">
      <w:pPr>
        <w:widowControl w:val="0"/>
        <w:tabs>
          <w:tab w:val="left" w:pos="1080"/>
        </w:tabs>
      </w:pPr>
    </w:p>
    <w:p w14:paraId="079DC3E0" w14:textId="77777777" w:rsidR="006F2D47" w:rsidRDefault="006F2D47" w:rsidP="006F2D47">
      <w:pPr>
        <w:widowControl w:val="0"/>
        <w:tabs>
          <w:tab w:val="left" w:pos="1080"/>
        </w:tabs>
      </w:pPr>
      <w:r>
        <w:rPr>
          <w:b/>
          <w:bCs/>
        </w:rPr>
        <w:t>9.4.6.2</w:t>
      </w:r>
      <w:r>
        <w:tab/>
        <w:t>Actions: Fixed when time is available or as prioritized by NARA.</w:t>
      </w:r>
    </w:p>
    <w:p w14:paraId="4A700BF7" w14:textId="77777777" w:rsidR="006F2D47" w:rsidRDefault="006F2D47" w:rsidP="006F2D47">
      <w:pPr>
        <w:widowControl w:val="0"/>
        <w:tabs>
          <w:tab w:val="left" w:pos="1080"/>
        </w:tabs>
      </w:pPr>
    </w:p>
    <w:p w14:paraId="4787E749" w14:textId="77777777" w:rsidR="006F2D47" w:rsidRDefault="006F2D47" w:rsidP="006F2D47">
      <w:pPr>
        <w:widowControl w:val="0"/>
        <w:tabs>
          <w:tab w:val="left" w:pos="1080"/>
        </w:tabs>
      </w:pPr>
      <w:r>
        <w:rPr>
          <w:b/>
          <w:bCs/>
        </w:rPr>
        <w:t>9.4.7</w:t>
      </w:r>
      <w:r>
        <w:tab/>
        <w:t>Severity 4 (Low): An issue that does not affect functionality nor does it impact productivity or efficiency but is related to the ‘look and feel’ of the system.</w:t>
      </w:r>
    </w:p>
    <w:p w14:paraId="43C0AC38" w14:textId="77777777" w:rsidR="006F2D47" w:rsidRDefault="006F2D47" w:rsidP="006F2D47">
      <w:pPr>
        <w:widowControl w:val="0"/>
        <w:tabs>
          <w:tab w:val="left" w:pos="1080"/>
        </w:tabs>
      </w:pPr>
    </w:p>
    <w:p w14:paraId="519BABDF" w14:textId="77777777" w:rsidR="006F2D47" w:rsidRDefault="006F2D47" w:rsidP="006F2D47">
      <w:pPr>
        <w:widowControl w:val="0"/>
        <w:tabs>
          <w:tab w:val="left" w:pos="1080"/>
        </w:tabs>
      </w:pPr>
      <w:r>
        <w:rPr>
          <w:b/>
          <w:bCs/>
        </w:rPr>
        <w:t>9.4.7.1</w:t>
      </w:r>
      <w:r>
        <w:tab/>
        <w:t>Example: Layout discrepancies, spelling/grammatical errors.</w:t>
      </w:r>
    </w:p>
    <w:p w14:paraId="5C1D6772" w14:textId="77777777" w:rsidR="006F2D47" w:rsidRDefault="006F2D47" w:rsidP="006F2D47">
      <w:pPr>
        <w:widowControl w:val="0"/>
        <w:tabs>
          <w:tab w:val="left" w:pos="1080"/>
        </w:tabs>
      </w:pPr>
    </w:p>
    <w:p w14:paraId="6F166DA8" w14:textId="77777777" w:rsidR="006F2D47" w:rsidRDefault="006F2D47" w:rsidP="006F2D47">
      <w:pPr>
        <w:widowControl w:val="0"/>
        <w:tabs>
          <w:tab w:val="left" w:pos="1080"/>
        </w:tabs>
        <w:rPr>
          <w:color w:val="000000"/>
        </w:rPr>
      </w:pPr>
      <w:r>
        <w:rPr>
          <w:b/>
          <w:bCs/>
        </w:rPr>
        <w:t>9.4.7.2</w:t>
      </w:r>
      <w:r>
        <w:tab/>
        <w:t>Actions: Must be fixed when time schedule allows or as prioritized by NARA.</w:t>
      </w:r>
    </w:p>
    <w:p w14:paraId="4A79BFCA" w14:textId="77777777" w:rsidR="006F2D47" w:rsidRDefault="006F2D47" w:rsidP="006F2D47">
      <w:pPr>
        <w:widowControl w:val="0"/>
        <w:tabs>
          <w:tab w:val="left" w:pos="1080"/>
        </w:tabs>
        <w:rPr>
          <w:color w:val="000000"/>
        </w:rPr>
      </w:pPr>
    </w:p>
    <w:p w14:paraId="3BBF88AB" w14:textId="77777777" w:rsidR="006F2D47" w:rsidRDefault="006F2D47" w:rsidP="006F2D47">
      <w:pPr>
        <w:widowControl w:val="0"/>
        <w:tabs>
          <w:tab w:val="left" w:pos="1080"/>
        </w:tabs>
        <w:rPr>
          <w:color w:val="000000"/>
        </w:rPr>
      </w:pPr>
      <w:r>
        <w:rPr>
          <w:b/>
          <w:bCs/>
        </w:rPr>
        <w:t>9</w:t>
      </w:r>
      <w:r>
        <w:rPr>
          <w:b/>
          <w:bCs/>
          <w:color w:val="000000"/>
        </w:rPr>
        <w:t>.</w:t>
      </w:r>
      <w:r>
        <w:rPr>
          <w:b/>
          <w:bCs/>
        </w:rPr>
        <w:t>4</w:t>
      </w:r>
      <w:r>
        <w:rPr>
          <w:b/>
          <w:bCs/>
          <w:color w:val="000000"/>
        </w:rPr>
        <w:t>.7.3</w:t>
      </w:r>
      <w:r>
        <w:rPr>
          <w:b/>
          <w:bCs/>
          <w:color w:val="000000"/>
        </w:rPr>
        <w:tab/>
        <w:t xml:space="preserve">RVTM. </w:t>
      </w:r>
      <w:r>
        <w:rPr>
          <w:color w:val="000000"/>
        </w:rPr>
        <w:t xml:space="preserve">The </w:t>
      </w:r>
      <w:r>
        <w:t>RVTM</w:t>
      </w:r>
      <w:r>
        <w:rPr>
          <w:color w:val="000000"/>
        </w:rPr>
        <w:t xml:space="preserve"> is a table that traces a requirement from its inception through a test. It shows the relationships between the requirements, test cases, and test results. Each requirement should be mapped to specific test cases and its test results. Each test case tests one or more requirements. </w:t>
      </w:r>
    </w:p>
    <w:p w14:paraId="3DEACB42" w14:textId="77777777" w:rsidR="006F2D47" w:rsidRDefault="006F2D47" w:rsidP="006F2D47">
      <w:pPr>
        <w:widowControl w:val="0"/>
        <w:rPr>
          <w:b/>
          <w:bCs/>
          <w:color w:val="000000"/>
        </w:rPr>
      </w:pPr>
    </w:p>
    <w:p w14:paraId="73847339" w14:textId="77777777" w:rsidR="006F2D47" w:rsidRDefault="006F2D47" w:rsidP="006F2D47">
      <w:pPr>
        <w:widowControl w:val="0"/>
        <w:tabs>
          <w:tab w:val="left" w:pos="1080"/>
        </w:tabs>
        <w:rPr>
          <w:color w:val="000000"/>
        </w:rPr>
      </w:pPr>
      <w:bookmarkStart w:id="5" w:name="_heading=h.1fob9te" w:colFirst="0" w:colLast="0"/>
      <w:bookmarkEnd w:id="5"/>
      <w:r>
        <w:rPr>
          <w:b/>
          <w:bCs/>
        </w:rPr>
        <w:t>10</w:t>
      </w:r>
      <w:r>
        <w:rPr>
          <w:b/>
          <w:bCs/>
          <w:color w:val="000000"/>
        </w:rPr>
        <w:t>.0</w:t>
      </w:r>
      <w:r>
        <w:rPr>
          <w:b/>
          <w:bCs/>
          <w:color w:val="000000"/>
        </w:rPr>
        <w:tab/>
        <w:t>OPERATIONS AND MAINTENANCE</w:t>
      </w:r>
    </w:p>
    <w:p w14:paraId="3B454027" w14:textId="77777777" w:rsidR="006F2D47" w:rsidRDefault="006F2D47" w:rsidP="006F2D47">
      <w:pPr>
        <w:widowControl w:val="0"/>
        <w:rPr>
          <w:color w:val="000000"/>
        </w:rPr>
      </w:pPr>
    </w:p>
    <w:p w14:paraId="6ABAE81D" w14:textId="77777777" w:rsidR="006F2D47" w:rsidRDefault="006F2D47" w:rsidP="006F2D47">
      <w:pPr>
        <w:widowControl w:val="0"/>
        <w:tabs>
          <w:tab w:val="left" w:pos="1080"/>
        </w:tabs>
        <w:rPr>
          <w:color w:val="000000"/>
        </w:rPr>
      </w:pPr>
      <w:r>
        <w:rPr>
          <w:b/>
          <w:bCs/>
        </w:rPr>
        <w:t>10</w:t>
      </w:r>
      <w:r>
        <w:rPr>
          <w:b/>
          <w:bCs/>
          <w:color w:val="000000"/>
        </w:rPr>
        <w:t>.1</w:t>
      </w:r>
      <w:r>
        <w:rPr>
          <w:color w:val="000000"/>
        </w:rPr>
        <w:tab/>
        <w:t>The Contractor shall operate</w:t>
      </w:r>
      <w:r>
        <w:t xml:space="preserve">, </w:t>
      </w:r>
      <w:r>
        <w:rPr>
          <w:color w:val="000000"/>
        </w:rPr>
        <w:t>maintain and support the C</w:t>
      </w:r>
      <w:r>
        <w:t xml:space="preserve">OTS </w:t>
      </w:r>
      <w:r>
        <w:rPr>
          <w:color w:val="000000"/>
        </w:rPr>
        <w:t>SaaS ticketing system to ensure that services are provided, without interruption, to the production environment on a 24/7 basis.  </w:t>
      </w:r>
      <w:r>
        <w:rPr>
          <w:color w:val="222222"/>
        </w:rPr>
        <w:t>The Contractor shall provide Tier 1, 2, and 3 operations and maintenance support</w:t>
      </w:r>
      <w:r>
        <w:rPr>
          <w:color w:val="000000"/>
        </w:rPr>
        <w:t xml:space="preserve"> during NARA’s normal operating hours (reference Attachment 2, PWS paragraph 2.12) to </w:t>
      </w:r>
      <w:r>
        <w:rPr>
          <w:color w:val="000000"/>
        </w:rPr>
        <w:lastRenderedPageBreak/>
        <w:t xml:space="preserve">NARA Application Administrators.  The Contractor shall notify the COR when an issue elevates from Tier 1, Tier 2, or Tier 3.  </w:t>
      </w:r>
    </w:p>
    <w:p w14:paraId="1F679979" w14:textId="77777777" w:rsidR="006F2D47" w:rsidRDefault="006F2D47" w:rsidP="006F2D47">
      <w:pPr>
        <w:widowControl w:val="0"/>
        <w:rPr>
          <w:color w:val="000000"/>
        </w:rPr>
      </w:pPr>
    </w:p>
    <w:p w14:paraId="647770E0" w14:textId="77777777" w:rsidR="006F2D47" w:rsidRDefault="006F2D47" w:rsidP="006F2D47">
      <w:pPr>
        <w:widowControl w:val="0"/>
        <w:tabs>
          <w:tab w:val="left" w:pos="1080"/>
        </w:tabs>
        <w:rPr>
          <w:color w:val="000000"/>
        </w:rPr>
      </w:pPr>
      <w:r>
        <w:rPr>
          <w:b/>
          <w:bCs/>
        </w:rPr>
        <w:t>10</w:t>
      </w:r>
      <w:r>
        <w:rPr>
          <w:b/>
          <w:bCs/>
          <w:color w:val="000000"/>
        </w:rPr>
        <w:t>.2</w:t>
      </w:r>
      <w:r>
        <w:rPr>
          <w:b/>
          <w:bCs/>
          <w:color w:val="000000"/>
        </w:rPr>
        <w:tab/>
      </w:r>
      <w:r>
        <w:rPr>
          <w:color w:val="000000"/>
        </w:rPr>
        <w:t>The Contractor shall provide Tier 1, 2, and 3 operation and maintenance support for the ticketing system, keeping the system operating with supported Contractor releases or software upgrades.  Application-specific operations and maintenance of the systems shall include all software and hardware associated with the servers, web-based applications, networking, a</w:t>
      </w:r>
      <w:r>
        <w:t>nd other off-premises cloud-based services</w:t>
      </w:r>
      <w:r>
        <w:rPr>
          <w:color w:val="000000"/>
        </w:rPr>
        <w:t>.</w:t>
      </w:r>
      <w:r>
        <w:t xml:space="preserve"> </w:t>
      </w:r>
      <w:r>
        <w:rPr>
          <w:color w:val="000000"/>
        </w:rPr>
        <w:t>These tasks may include, but are not limited to, the following:</w:t>
      </w:r>
    </w:p>
    <w:p w14:paraId="55322AE0" w14:textId="77777777" w:rsidR="006F2D47" w:rsidRDefault="006F2D47" w:rsidP="006F2D47">
      <w:pPr>
        <w:widowControl w:val="0"/>
        <w:rPr>
          <w:color w:val="000000"/>
        </w:rPr>
      </w:pPr>
    </w:p>
    <w:p w14:paraId="00A3A3A1" w14:textId="77777777" w:rsidR="006F2D47" w:rsidRDefault="006F2D47" w:rsidP="006F2D47">
      <w:pPr>
        <w:widowControl w:val="0"/>
        <w:tabs>
          <w:tab w:val="left" w:pos="1080"/>
        </w:tabs>
        <w:rPr>
          <w:color w:val="000000"/>
        </w:rPr>
      </w:pPr>
      <w:r>
        <w:rPr>
          <w:b/>
          <w:bCs/>
        </w:rPr>
        <w:t>10</w:t>
      </w:r>
      <w:r>
        <w:rPr>
          <w:b/>
          <w:bCs/>
          <w:color w:val="000000"/>
        </w:rPr>
        <w:t>.2.1</w:t>
      </w:r>
      <w:r>
        <w:rPr>
          <w:color w:val="000000"/>
        </w:rPr>
        <w:tab/>
        <w:t xml:space="preserve">Operational </w:t>
      </w:r>
      <w:proofErr w:type="gramStart"/>
      <w:r>
        <w:rPr>
          <w:color w:val="000000"/>
        </w:rPr>
        <w:t>Support;</w:t>
      </w:r>
      <w:proofErr w:type="gramEnd"/>
    </w:p>
    <w:p w14:paraId="20C8F935" w14:textId="77777777" w:rsidR="006F2D47" w:rsidRDefault="006F2D47" w:rsidP="006F2D47">
      <w:pPr>
        <w:widowControl w:val="0"/>
        <w:rPr>
          <w:color w:val="000000"/>
        </w:rPr>
      </w:pPr>
    </w:p>
    <w:p w14:paraId="590D360D" w14:textId="77777777" w:rsidR="006F2D47" w:rsidRDefault="006F2D47" w:rsidP="006F2D47">
      <w:pPr>
        <w:widowControl w:val="0"/>
        <w:tabs>
          <w:tab w:val="left" w:pos="1080"/>
        </w:tabs>
        <w:rPr>
          <w:color w:val="000000"/>
        </w:rPr>
      </w:pPr>
      <w:r>
        <w:rPr>
          <w:b/>
          <w:bCs/>
        </w:rPr>
        <w:t>10</w:t>
      </w:r>
      <w:r>
        <w:rPr>
          <w:b/>
          <w:bCs/>
          <w:color w:val="000000"/>
        </w:rPr>
        <w:t>.2.2</w:t>
      </w:r>
      <w:r>
        <w:rPr>
          <w:b/>
          <w:bCs/>
          <w:color w:val="000000"/>
        </w:rPr>
        <w:tab/>
      </w:r>
      <w:r>
        <w:rPr>
          <w:color w:val="000000"/>
        </w:rPr>
        <w:t xml:space="preserve">Software Maintenance and </w:t>
      </w:r>
      <w:proofErr w:type="gramStart"/>
      <w:r>
        <w:rPr>
          <w:color w:val="000000"/>
        </w:rPr>
        <w:t>Upgrades;</w:t>
      </w:r>
      <w:proofErr w:type="gramEnd"/>
    </w:p>
    <w:p w14:paraId="6ADF8738" w14:textId="77777777" w:rsidR="006F2D47" w:rsidRDefault="006F2D47" w:rsidP="006F2D47">
      <w:pPr>
        <w:widowControl w:val="0"/>
        <w:rPr>
          <w:color w:val="000000"/>
        </w:rPr>
      </w:pPr>
    </w:p>
    <w:p w14:paraId="1C53667B" w14:textId="77777777" w:rsidR="006F2D47" w:rsidRDefault="006F2D47" w:rsidP="006F2D47">
      <w:pPr>
        <w:widowControl w:val="0"/>
        <w:tabs>
          <w:tab w:val="left" w:pos="1080"/>
        </w:tabs>
        <w:rPr>
          <w:color w:val="000000"/>
        </w:rPr>
      </w:pPr>
      <w:r>
        <w:rPr>
          <w:b/>
          <w:bCs/>
        </w:rPr>
        <w:t>10</w:t>
      </w:r>
      <w:r>
        <w:rPr>
          <w:b/>
          <w:bCs/>
          <w:color w:val="000000"/>
        </w:rPr>
        <w:t>.2.3</w:t>
      </w:r>
      <w:r>
        <w:rPr>
          <w:b/>
          <w:bCs/>
          <w:color w:val="000000"/>
        </w:rPr>
        <w:tab/>
      </w:r>
      <w:r>
        <w:rPr>
          <w:color w:val="000000"/>
        </w:rPr>
        <w:t xml:space="preserve">Configuration and Change </w:t>
      </w:r>
      <w:proofErr w:type="gramStart"/>
      <w:r>
        <w:rPr>
          <w:color w:val="000000"/>
        </w:rPr>
        <w:t>Management;</w:t>
      </w:r>
      <w:proofErr w:type="gramEnd"/>
    </w:p>
    <w:p w14:paraId="468F4F54" w14:textId="77777777" w:rsidR="006F2D47" w:rsidRDefault="006F2D47" w:rsidP="006F2D47">
      <w:pPr>
        <w:widowControl w:val="0"/>
        <w:rPr>
          <w:color w:val="000000"/>
        </w:rPr>
      </w:pPr>
    </w:p>
    <w:p w14:paraId="02E330C5" w14:textId="77777777" w:rsidR="006F2D47" w:rsidRDefault="006F2D47" w:rsidP="006F2D47">
      <w:pPr>
        <w:widowControl w:val="0"/>
        <w:tabs>
          <w:tab w:val="left" w:pos="1080"/>
        </w:tabs>
        <w:rPr>
          <w:color w:val="000000"/>
        </w:rPr>
      </w:pPr>
      <w:r>
        <w:rPr>
          <w:b/>
          <w:bCs/>
        </w:rPr>
        <w:t>10</w:t>
      </w:r>
      <w:r>
        <w:rPr>
          <w:b/>
          <w:bCs/>
          <w:color w:val="000000"/>
        </w:rPr>
        <w:t>.2.4</w:t>
      </w:r>
      <w:r>
        <w:rPr>
          <w:b/>
          <w:bCs/>
          <w:color w:val="000000"/>
        </w:rPr>
        <w:tab/>
      </w:r>
      <w:r>
        <w:rPr>
          <w:color w:val="000000"/>
        </w:rPr>
        <w:t xml:space="preserve">Network/Hardware </w:t>
      </w:r>
      <w:proofErr w:type="gramStart"/>
      <w:r>
        <w:rPr>
          <w:color w:val="000000"/>
        </w:rPr>
        <w:t>Support;</w:t>
      </w:r>
      <w:proofErr w:type="gramEnd"/>
    </w:p>
    <w:p w14:paraId="60D2B494" w14:textId="77777777" w:rsidR="006F2D47" w:rsidRDefault="006F2D47" w:rsidP="006F2D47">
      <w:pPr>
        <w:widowControl w:val="0"/>
        <w:rPr>
          <w:color w:val="000000"/>
        </w:rPr>
      </w:pPr>
    </w:p>
    <w:p w14:paraId="0E6688C2" w14:textId="77777777" w:rsidR="006F2D47" w:rsidRDefault="006F2D47" w:rsidP="006F2D47">
      <w:pPr>
        <w:widowControl w:val="0"/>
        <w:tabs>
          <w:tab w:val="left" w:pos="1080"/>
        </w:tabs>
        <w:rPr>
          <w:color w:val="000000"/>
        </w:rPr>
      </w:pPr>
      <w:r>
        <w:rPr>
          <w:b/>
          <w:bCs/>
        </w:rPr>
        <w:t>10</w:t>
      </w:r>
      <w:r>
        <w:rPr>
          <w:b/>
          <w:bCs/>
          <w:color w:val="000000"/>
        </w:rPr>
        <w:t>.2.5</w:t>
      </w:r>
      <w:r>
        <w:rPr>
          <w:b/>
          <w:bCs/>
          <w:color w:val="000000"/>
        </w:rPr>
        <w:tab/>
      </w:r>
      <w:r>
        <w:rPr>
          <w:color w:val="000000"/>
        </w:rPr>
        <w:t xml:space="preserve">Resource </w:t>
      </w:r>
      <w:proofErr w:type="gramStart"/>
      <w:r>
        <w:rPr>
          <w:color w:val="000000"/>
        </w:rPr>
        <w:t>Management;</w:t>
      </w:r>
      <w:proofErr w:type="gramEnd"/>
    </w:p>
    <w:p w14:paraId="0E992FAE" w14:textId="77777777" w:rsidR="006F2D47" w:rsidRDefault="006F2D47" w:rsidP="006F2D47">
      <w:pPr>
        <w:widowControl w:val="0"/>
        <w:tabs>
          <w:tab w:val="left" w:pos="1080"/>
        </w:tabs>
        <w:rPr>
          <w:color w:val="000000"/>
        </w:rPr>
      </w:pPr>
    </w:p>
    <w:p w14:paraId="25C6D857" w14:textId="77777777" w:rsidR="006F2D47" w:rsidRDefault="006F2D47" w:rsidP="006F2D47">
      <w:pPr>
        <w:widowControl w:val="0"/>
        <w:tabs>
          <w:tab w:val="left" w:pos="1080"/>
        </w:tabs>
        <w:rPr>
          <w:color w:val="000000"/>
        </w:rPr>
      </w:pPr>
      <w:r>
        <w:rPr>
          <w:b/>
          <w:bCs/>
        </w:rPr>
        <w:t>10</w:t>
      </w:r>
      <w:r>
        <w:rPr>
          <w:b/>
          <w:bCs/>
          <w:color w:val="000000"/>
        </w:rPr>
        <w:t>.2.6</w:t>
      </w:r>
      <w:r>
        <w:rPr>
          <w:b/>
          <w:bCs/>
          <w:color w:val="000000"/>
        </w:rPr>
        <w:tab/>
      </w:r>
      <w:r>
        <w:rPr>
          <w:color w:val="000000"/>
        </w:rPr>
        <w:t xml:space="preserve">Backup and Recovery </w:t>
      </w:r>
      <w:proofErr w:type="gramStart"/>
      <w:r>
        <w:rPr>
          <w:color w:val="000000"/>
        </w:rPr>
        <w:t>Management;</w:t>
      </w:r>
      <w:proofErr w:type="gramEnd"/>
    </w:p>
    <w:p w14:paraId="586648F0" w14:textId="77777777" w:rsidR="006F2D47" w:rsidRDefault="006F2D47" w:rsidP="006F2D47">
      <w:pPr>
        <w:widowControl w:val="0"/>
        <w:rPr>
          <w:color w:val="000000"/>
        </w:rPr>
      </w:pPr>
    </w:p>
    <w:p w14:paraId="6708F607" w14:textId="77777777" w:rsidR="006F2D47" w:rsidRDefault="006F2D47" w:rsidP="006F2D47">
      <w:pPr>
        <w:widowControl w:val="0"/>
        <w:tabs>
          <w:tab w:val="left" w:pos="1080"/>
        </w:tabs>
        <w:rPr>
          <w:color w:val="000000"/>
        </w:rPr>
      </w:pPr>
      <w:r>
        <w:rPr>
          <w:b/>
          <w:bCs/>
        </w:rPr>
        <w:t>10</w:t>
      </w:r>
      <w:r>
        <w:rPr>
          <w:b/>
          <w:bCs/>
          <w:color w:val="000000"/>
        </w:rPr>
        <w:t>.2.7</w:t>
      </w:r>
      <w:r>
        <w:rPr>
          <w:b/>
          <w:bCs/>
          <w:color w:val="000000"/>
        </w:rPr>
        <w:tab/>
      </w:r>
      <w:r>
        <w:rPr>
          <w:color w:val="000000"/>
        </w:rPr>
        <w:t>Installation, Configuration, and Tuning;</w:t>
      </w:r>
      <w:r>
        <w:rPr>
          <w:color w:val="000000"/>
        </w:rPr>
        <w:br/>
      </w:r>
    </w:p>
    <w:p w14:paraId="5DD35863" w14:textId="77777777" w:rsidR="006F2D47" w:rsidRDefault="006F2D47" w:rsidP="006F2D47">
      <w:pPr>
        <w:widowControl w:val="0"/>
        <w:tabs>
          <w:tab w:val="left" w:pos="1080"/>
        </w:tabs>
        <w:rPr>
          <w:color w:val="000000"/>
        </w:rPr>
      </w:pPr>
      <w:r>
        <w:rPr>
          <w:b/>
          <w:bCs/>
        </w:rPr>
        <w:t>10</w:t>
      </w:r>
      <w:r>
        <w:rPr>
          <w:b/>
          <w:bCs/>
          <w:color w:val="000000"/>
        </w:rPr>
        <w:t>.2.8</w:t>
      </w:r>
      <w:r>
        <w:rPr>
          <w:b/>
          <w:bCs/>
          <w:color w:val="000000"/>
        </w:rPr>
        <w:tab/>
      </w:r>
      <w:r>
        <w:rPr>
          <w:color w:val="000000"/>
        </w:rPr>
        <w:t xml:space="preserve">System </w:t>
      </w:r>
      <w:proofErr w:type="gramStart"/>
      <w:r>
        <w:rPr>
          <w:color w:val="000000"/>
        </w:rPr>
        <w:t>Monitoring;</w:t>
      </w:r>
      <w:proofErr w:type="gramEnd"/>
    </w:p>
    <w:p w14:paraId="0FF2B2BF" w14:textId="77777777" w:rsidR="006F2D47" w:rsidRDefault="006F2D47" w:rsidP="006F2D47">
      <w:pPr>
        <w:widowControl w:val="0"/>
        <w:rPr>
          <w:color w:val="000000"/>
        </w:rPr>
      </w:pPr>
    </w:p>
    <w:p w14:paraId="6CC008A0" w14:textId="77777777" w:rsidR="006F2D47" w:rsidRDefault="006F2D47" w:rsidP="006F2D47">
      <w:pPr>
        <w:widowControl w:val="0"/>
        <w:tabs>
          <w:tab w:val="left" w:pos="1080"/>
        </w:tabs>
        <w:rPr>
          <w:color w:val="000000"/>
        </w:rPr>
      </w:pPr>
      <w:r>
        <w:rPr>
          <w:b/>
          <w:bCs/>
        </w:rPr>
        <w:t>10</w:t>
      </w:r>
      <w:r>
        <w:rPr>
          <w:b/>
          <w:bCs/>
          <w:color w:val="000000"/>
        </w:rPr>
        <w:t>.2.9</w:t>
      </w:r>
      <w:r>
        <w:rPr>
          <w:b/>
          <w:bCs/>
          <w:color w:val="000000"/>
        </w:rPr>
        <w:tab/>
      </w:r>
      <w:r>
        <w:rPr>
          <w:color w:val="000000"/>
        </w:rPr>
        <w:t>IT Operation and Maintenance Planning; and</w:t>
      </w:r>
    </w:p>
    <w:p w14:paraId="1E17C7A8" w14:textId="77777777" w:rsidR="006F2D47" w:rsidRDefault="006F2D47" w:rsidP="006F2D47">
      <w:pPr>
        <w:widowControl w:val="0"/>
        <w:rPr>
          <w:color w:val="000000"/>
        </w:rPr>
      </w:pPr>
    </w:p>
    <w:p w14:paraId="1153304E" w14:textId="77777777" w:rsidR="006F2D47" w:rsidRDefault="006F2D47" w:rsidP="006F2D47">
      <w:pPr>
        <w:widowControl w:val="0"/>
        <w:tabs>
          <w:tab w:val="left" w:pos="1080"/>
        </w:tabs>
        <w:rPr>
          <w:color w:val="000000"/>
        </w:rPr>
      </w:pPr>
      <w:r>
        <w:rPr>
          <w:b/>
          <w:bCs/>
        </w:rPr>
        <w:t>10</w:t>
      </w:r>
      <w:r>
        <w:rPr>
          <w:b/>
          <w:bCs/>
          <w:color w:val="000000"/>
        </w:rPr>
        <w:t>.2.10</w:t>
      </w:r>
      <w:r>
        <w:rPr>
          <w:b/>
          <w:bCs/>
          <w:color w:val="000000"/>
        </w:rPr>
        <w:tab/>
      </w:r>
      <w:r>
        <w:rPr>
          <w:color w:val="000000"/>
        </w:rPr>
        <w:t>Data Quality Management.</w:t>
      </w:r>
    </w:p>
    <w:p w14:paraId="3F70E39F" w14:textId="77777777" w:rsidR="006F2D47" w:rsidRDefault="006F2D47" w:rsidP="006F2D47">
      <w:pPr>
        <w:widowControl w:val="0"/>
        <w:rPr>
          <w:b/>
          <w:bCs/>
          <w:color w:val="000000"/>
        </w:rPr>
      </w:pPr>
    </w:p>
    <w:p w14:paraId="68D928F2" w14:textId="77777777" w:rsidR="006F2D47" w:rsidRDefault="006F2D47" w:rsidP="006F2D47">
      <w:pPr>
        <w:keepNext/>
        <w:keepLines/>
        <w:widowControl w:val="0"/>
        <w:tabs>
          <w:tab w:val="left" w:pos="1080"/>
        </w:tabs>
        <w:rPr>
          <w:b/>
          <w:bCs/>
          <w:color w:val="000000"/>
        </w:rPr>
      </w:pPr>
      <w:r>
        <w:rPr>
          <w:b/>
          <w:bCs/>
        </w:rPr>
        <w:t>10</w:t>
      </w:r>
      <w:r>
        <w:rPr>
          <w:b/>
          <w:bCs/>
          <w:color w:val="000000"/>
        </w:rPr>
        <w:t>.3</w:t>
      </w:r>
      <w:r>
        <w:rPr>
          <w:b/>
          <w:bCs/>
          <w:color w:val="000000"/>
        </w:rPr>
        <w:tab/>
        <w:t xml:space="preserve">Types of Services. </w:t>
      </w:r>
      <w:r>
        <w:rPr>
          <w:color w:val="000000"/>
        </w:rPr>
        <w:t>As part of the production offering, the Contractor shall provide the production environment support services summarized below to assure seamless operation and maintenance of ticketing.</w:t>
      </w:r>
    </w:p>
    <w:p w14:paraId="6E04B21D" w14:textId="77777777" w:rsidR="006F2D47" w:rsidRDefault="006F2D47" w:rsidP="006F2D47">
      <w:pPr>
        <w:widowControl w:val="0"/>
        <w:rPr>
          <w:color w:val="000000"/>
        </w:rPr>
      </w:pPr>
    </w:p>
    <w:p w14:paraId="4531F972" w14:textId="77777777" w:rsidR="006F2D47" w:rsidRDefault="006F2D47" w:rsidP="006F2D47">
      <w:pPr>
        <w:widowControl w:val="0"/>
        <w:tabs>
          <w:tab w:val="left" w:pos="1080"/>
        </w:tabs>
        <w:rPr>
          <w:color w:val="000000"/>
        </w:rPr>
      </w:pPr>
      <w:r>
        <w:rPr>
          <w:b/>
          <w:bCs/>
        </w:rPr>
        <w:t>10</w:t>
      </w:r>
      <w:r>
        <w:rPr>
          <w:b/>
          <w:bCs/>
          <w:color w:val="000000"/>
        </w:rPr>
        <w:t>.3.1</w:t>
      </w:r>
      <w:r>
        <w:rPr>
          <w:b/>
          <w:bCs/>
          <w:color w:val="000000"/>
        </w:rPr>
        <w:tab/>
        <w:t xml:space="preserve">Help Desk Support. </w:t>
      </w:r>
      <w:r>
        <w:rPr>
          <w:color w:val="000000"/>
        </w:rPr>
        <w:t>The contractor shall provide help desk support for NARA’s application administrators and NARA users for the ticketing system. Help desk support shall be available via a contractor provided email address and toll-free phone number during NARA’s normal operating hours (reference PWS paragraph 2.12). All incidents must be logged and tracked with status updated through escalation or resolution, as applicable. For the purposes of help desk support the definitions of severity in PWS paragraph 9.4, definitions apply.</w:t>
      </w:r>
    </w:p>
    <w:p w14:paraId="293B6E72" w14:textId="77777777" w:rsidR="006F2D47" w:rsidRDefault="006F2D47" w:rsidP="006F2D47">
      <w:pPr>
        <w:widowControl w:val="0"/>
        <w:tabs>
          <w:tab w:val="left" w:pos="1080"/>
        </w:tabs>
      </w:pPr>
    </w:p>
    <w:p w14:paraId="6808D1B2" w14:textId="77777777" w:rsidR="006F2D47" w:rsidRDefault="006F2D47" w:rsidP="006F2D47">
      <w:pPr>
        <w:widowControl w:val="0"/>
        <w:rPr>
          <w:color w:val="000000"/>
        </w:rPr>
      </w:pPr>
      <w:r>
        <w:rPr>
          <w:b/>
          <w:bCs/>
          <w:color w:val="000000"/>
        </w:rPr>
        <w:t>10.3.1.1</w:t>
      </w:r>
      <w:r>
        <w:rPr>
          <w:color w:val="000000"/>
        </w:rPr>
        <w:tab/>
        <w:t xml:space="preserve">The contractor shall answer 95% of the calls received within 5 minutes.  </w:t>
      </w:r>
    </w:p>
    <w:p w14:paraId="3561820A" w14:textId="77777777" w:rsidR="006F2D47" w:rsidRDefault="006F2D47" w:rsidP="006F2D47">
      <w:pPr>
        <w:widowControl w:val="0"/>
        <w:rPr>
          <w:color w:val="000000"/>
        </w:rPr>
      </w:pPr>
    </w:p>
    <w:p w14:paraId="78C69471" w14:textId="77777777" w:rsidR="006F2D47" w:rsidRDefault="006F2D47" w:rsidP="006F2D47">
      <w:pPr>
        <w:widowControl w:val="0"/>
        <w:rPr>
          <w:color w:val="000000"/>
        </w:rPr>
      </w:pPr>
      <w:r>
        <w:rPr>
          <w:b/>
          <w:bCs/>
          <w:color w:val="000000"/>
        </w:rPr>
        <w:t>10.3.1.2</w:t>
      </w:r>
      <w:r>
        <w:rPr>
          <w:color w:val="000000"/>
        </w:rPr>
        <w:tab/>
        <w:t xml:space="preserve">The contractor shall respond to Severity 1 Incidents (Critical) within 30 minutes during normal operating hours. The resolution warrants an immediate response and engagement until the issue is resolved, with a resolution within two (2) hours or, if not possible, follow up </w:t>
      </w:r>
      <w:r>
        <w:rPr>
          <w:color w:val="000000"/>
        </w:rPr>
        <w:lastRenderedPageBreak/>
        <w:t xml:space="preserve">with explanation as to why with the planned resolution. </w:t>
      </w:r>
    </w:p>
    <w:p w14:paraId="7539B8F2" w14:textId="77777777" w:rsidR="006F2D47" w:rsidRDefault="006F2D47" w:rsidP="006F2D47">
      <w:pPr>
        <w:widowControl w:val="0"/>
        <w:rPr>
          <w:color w:val="000000"/>
        </w:rPr>
      </w:pPr>
    </w:p>
    <w:p w14:paraId="42790C88" w14:textId="77777777" w:rsidR="006F2D47" w:rsidRDefault="006F2D47" w:rsidP="006F2D47">
      <w:pPr>
        <w:widowControl w:val="0"/>
        <w:rPr>
          <w:color w:val="000000"/>
        </w:rPr>
      </w:pPr>
      <w:r>
        <w:rPr>
          <w:b/>
          <w:bCs/>
          <w:color w:val="000000"/>
        </w:rPr>
        <w:t>10.3.1.3</w:t>
      </w:r>
      <w:r>
        <w:rPr>
          <w:color w:val="000000"/>
        </w:rPr>
        <w:tab/>
        <w:t xml:space="preserve">The contractor shall respond and resolve Severity 2 Incidents (Serious) within four (4) hours during normal operating hours or, if not possible, follow up with explanation as to why with the planned resolution.  </w:t>
      </w:r>
    </w:p>
    <w:p w14:paraId="38E2978C" w14:textId="77777777" w:rsidR="006F2D47" w:rsidRDefault="006F2D47" w:rsidP="006F2D47">
      <w:pPr>
        <w:widowControl w:val="0"/>
        <w:rPr>
          <w:color w:val="000000"/>
        </w:rPr>
      </w:pPr>
    </w:p>
    <w:p w14:paraId="67DC9D0A" w14:textId="77777777" w:rsidR="006F2D47" w:rsidRDefault="006F2D47" w:rsidP="006F2D47">
      <w:pPr>
        <w:widowControl w:val="0"/>
        <w:rPr>
          <w:color w:val="000000"/>
        </w:rPr>
      </w:pPr>
      <w:r>
        <w:rPr>
          <w:b/>
          <w:bCs/>
          <w:color w:val="000000"/>
        </w:rPr>
        <w:t>10.3.1.4</w:t>
      </w:r>
      <w:r>
        <w:rPr>
          <w:color w:val="000000"/>
        </w:rPr>
        <w:tab/>
        <w:t>The contractor shall respond and resolve all Severity 3 Incidents (Medium) within one day during normal operating hours or, if not possible, follow up with explanation as to why with the planned resolution.</w:t>
      </w:r>
    </w:p>
    <w:p w14:paraId="158177E7" w14:textId="77777777" w:rsidR="006F2D47" w:rsidRDefault="006F2D47" w:rsidP="006F2D47">
      <w:pPr>
        <w:widowControl w:val="0"/>
        <w:rPr>
          <w:color w:val="000000"/>
        </w:rPr>
      </w:pPr>
    </w:p>
    <w:p w14:paraId="22E1A8A5" w14:textId="77777777" w:rsidR="006F2D47" w:rsidRDefault="006F2D47" w:rsidP="006F2D47">
      <w:pPr>
        <w:widowControl w:val="0"/>
        <w:rPr>
          <w:color w:val="000000"/>
        </w:rPr>
      </w:pPr>
      <w:r>
        <w:rPr>
          <w:b/>
          <w:bCs/>
          <w:color w:val="000000"/>
        </w:rPr>
        <w:t>10.3.1.5</w:t>
      </w:r>
      <w:r>
        <w:rPr>
          <w:color w:val="000000"/>
        </w:rPr>
        <w:tab/>
        <w:t xml:space="preserve">The contractor shall respond and resolve all Severity 4 Incidents (Low) within two (2) days during normal operating hours. </w:t>
      </w:r>
    </w:p>
    <w:p w14:paraId="460F7F9B" w14:textId="77777777" w:rsidR="006F2D47" w:rsidRDefault="006F2D47" w:rsidP="006F2D47">
      <w:pPr>
        <w:widowControl w:val="0"/>
        <w:rPr>
          <w:color w:val="000000"/>
        </w:rPr>
      </w:pPr>
    </w:p>
    <w:p w14:paraId="5B9F49F4" w14:textId="77777777" w:rsidR="006F2D47" w:rsidRDefault="006F2D47" w:rsidP="006F2D47">
      <w:pPr>
        <w:widowControl w:val="0"/>
        <w:rPr>
          <w:color w:val="000000"/>
        </w:rPr>
      </w:pPr>
      <w:r>
        <w:rPr>
          <w:b/>
          <w:bCs/>
          <w:color w:val="000000"/>
        </w:rPr>
        <w:t>10.3.1.6</w:t>
      </w:r>
      <w:r>
        <w:rPr>
          <w:color w:val="000000"/>
        </w:rPr>
        <w:tab/>
        <w:t xml:space="preserve">All incidents must be logged and tracked with status updated through escalation or resolution, as applicable. </w:t>
      </w:r>
    </w:p>
    <w:p w14:paraId="08E4FE05" w14:textId="77777777" w:rsidR="006F2D47" w:rsidRDefault="006F2D47" w:rsidP="006F2D47">
      <w:pPr>
        <w:widowControl w:val="0"/>
        <w:rPr>
          <w:color w:val="000000"/>
        </w:rPr>
      </w:pPr>
    </w:p>
    <w:p w14:paraId="53F1BA44" w14:textId="77777777" w:rsidR="006F2D47" w:rsidRDefault="006F2D47" w:rsidP="006F2D47">
      <w:pPr>
        <w:widowControl w:val="0"/>
        <w:rPr>
          <w:color w:val="000000"/>
        </w:rPr>
      </w:pPr>
      <w:r>
        <w:rPr>
          <w:b/>
          <w:bCs/>
          <w:color w:val="000000"/>
        </w:rPr>
        <w:t>10.3.1.7</w:t>
      </w:r>
      <w:r>
        <w:rPr>
          <w:color w:val="000000"/>
        </w:rPr>
        <w:tab/>
        <w:t xml:space="preserve">Written follow up to NARA of incident and resolution must be provided by the contractor within eight (8) hours for all Severity 1 Incidents.  </w:t>
      </w:r>
    </w:p>
    <w:p w14:paraId="7B83A23C" w14:textId="77777777" w:rsidR="006F2D47" w:rsidRDefault="006F2D47" w:rsidP="006F2D47">
      <w:pPr>
        <w:widowControl w:val="0"/>
        <w:tabs>
          <w:tab w:val="left" w:pos="1080"/>
        </w:tabs>
        <w:rPr>
          <w:b/>
          <w:bCs/>
          <w:color w:val="000000"/>
        </w:rPr>
      </w:pPr>
    </w:p>
    <w:p w14:paraId="03F3C858" w14:textId="77777777" w:rsidR="006F2D47" w:rsidRDefault="006F2D47" w:rsidP="006F2D47">
      <w:pPr>
        <w:widowControl w:val="0"/>
        <w:tabs>
          <w:tab w:val="left" w:pos="1080"/>
        </w:tabs>
        <w:rPr>
          <w:color w:val="000000"/>
        </w:rPr>
      </w:pPr>
      <w:r>
        <w:rPr>
          <w:b/>
          <w:bCs/>
        </w:rPr>
        <w:t>10</w:t>
      </w:r>
      <w:r>
        <w:rPr>
          <w:b/>
          <w:bCs/>
          <w:color w:val="000000"/>
        </w:rPr>
        <w:t>.3.2</w:t>
      </w:r>
      <w:r>
        <w:rPr>
          <w:color w:val="000000"/>
        </w:rPr>
        <w:tab/>
        <w:t>The Contractor shall provide day-to-day operational support for the ticketing system.</w:t>
      </w:r>
      <w:r>
        <w:t xml:space="preserve"> </w:t>
      </w:r>
      <w:r>
        <w:rPr>
          <w:color w:val="000000"/>
        </w:rPr>
        <w:t>This support must include, but is not limited to:</w:t>
      </w:r>
      <w:r>
        <w:rPr>
          <w:color w:val="000000"/>
        </w:rPr>
        <w:br/>
      </w:r>
    </w:p>
    <w:p w14:paraId="3A5984DA" w14:textId="77777777" w:rsidR="006F2D47" w:rsidRDefault="006F2D47" w:rsidP="006F2D47">
      <w:pPr>
        <w:widowControl w:val="0"/>
        <w:tabs>
          <w:tab w:val="left" w:pos="1080"/>
        </w:tabs>
        <w:rPr>
          <w:color w:val="000000"/>
        </w:rPr>
      </w:pPr>
      <w:r>
        <w:rPr>
          <w:b/>
          <w:bCs/>
        </w:rPr>
        <w:t>10.</w:t>
      </w:r>
      <w:r>
        <w:rPr>
          <w:b/>
          <w:bCs/>
          <w:color w:val="000000"/>
        </w:rPr>
        <w:t>3.2.1</w:t>
      </w:r>
      <w:r>
        <w:rPr>
          <w:b/>
          <w:bCs/>
          <w:color w:val="000000"/>
        </w:rPr>
        <w:tab/>
      </w:r>
      <w:r>
        <w:rPr>
          <w:color w:val="000000"/>
        </w:rPr>
        <w:t xml:space="preserve">Identification and remedy for reported </w:t>
      </w:r>
      <w:proofErr w:type="gramStart"/>
      <w:r>
        <w:rPr>
          <w:color w:val="000000"/>
        </w:rPr>
        <w:t>problems;</w:t>
      </w:r>
      <w:proofErr w:type="gramEnd"/>
    </w:p>
    <w:p w14:paraId="174A7178" w14:textId="77777777" w:rsidR="006F2D47" w:rsidRDefault="006F2D47" w:rsidP="006F2D47">
      <w:pPr>
        <w:widowControl w:val="0"/>
        <w:tabs>
          <w:tab w:val="left" w:pos="1080"/>
        </w:tabs>
        <w:rPr>
          <w:b/>
          <w:bCs/>
          <w:color w:val="000000"/>
        </w:rPr>
      </w:pPr>
    </w:p>
    <w:p w14:paraId="1DEFCD01" w14:textId="77777777" w:rsidR="006F2D47" w:rsidRDefault="006F2D47" w:rsidP="006F2D47">
      <w:pPr>
        <w:widowControl w:val="0"/>
        <w:tabs>
          <w:tab w:val="left" w:pos="1080"/>
        </w:tabs>
        <w:rPr>
          <w:color w:val="000000"/>
        </w:rPr>
      </w:pPr>
      <w:r>
        <w:rPr>
          <w:b/>
          <w:bCs/>
        </w:rPr>
        <w:t>10.</w:t>
      </w:r>
      <w:r>
        <w:rPr>
          <w:b/>
          <w:bCs/>
          <w:color w:val="000000"/>
        </w:rPr>
        <w:t>3.2.2</w:t>
      </w:r>
      <w:r>
        <w:rPr>
          <w:b/>
          <w:bCs/>
          <w:color w:val="000000"/>
        </w:rPr>
        <w:tab/>
      </w:r>
      <w:r>
        <w:rPr>
          <w:color w:val="000000"/>
        </w:rPr>
        <w:t xml:space="preserve">Monitoring system </w:t>
      </w:r>
      <w:proofErr w:type="gramStart"/>
      <w:r>
        <w:rPr>
          <w:color w:val="000000"/>
        </w:rPr>
        <w:t>operations;</w:t>
      </w:r>
      <w:proofErr w:type="gramEnd"/>
    </w:p>
    <w:p w14:paraId="139872FC" w14:textId="77777777" w:rsidR="006F2D47" w:rsidRDefault="006F2D47" w:rsidP="006F2D47">
      <w:pPr>
        <w:widowControl w:val="0"/>
        <w:rPr>
          <w:color w:val="000000"/>
        </w:rPr>
      </w:pPr>
    </w:p>
    <w:p w14:paraId="5A7FFC4C" w14:textId="77777777" w:rsidR="006F2D47" w:rsidRDefault="006F2D47" w:rsidP="006F2D47">
      <w:pPr>
        <w:widowControl w:val="0"/>
        <w:tabs>
          <w:tab w:val="left" w:pos="1080"/>
        </w:tabs>
        <w:rPr>
          <w:color w:val="000000"/>
        </w:rPr>
      </w:pPr>
      <w:r>
        <w:rPr>
          <w:b/>
          <w:bCs/>
        </w:rPr>
        <w:t>10.</w:t>
      </w:r>
      <w:r>
        <w:rPr>
          <w:b/>
          <w:bCs/>
          <w:color w:val="000000"/>
        </w:rPr>
        <w:t>3.2.3</w:t>
      </w:r>
      <w:r>
        <w:rPr>
          <w:b/>
          <w:bCs/>
          <w:color w:val="000000"/>
        </w:rPr>
        <w:tab/>
      </w:r>
      <w:r>
        <w:rPr>
          <w:color w:val="000000"/>
        </w:rPr>
        <w:t xml:space="preserve">Performing system </w:t>
      </w:r>
      <w:proofErr w:type="gramStart"/>
      <w:r>
        <w:rPr>
          <w:color w:val="000000"/>
        </w:rPr>
        <w:t>maintenance;</w:t>
      </w:r>
      <w:proofErr w:type="gramEnd"/>
    </w:p>
    <w:p w14:paraId="7AFEC5C6" w14:textId="77777777" w:rsidR="006F2D47" w:rsidRDefault="006F2D47" w:rsidP="006F2D47">
      <w:pPr>
        <w:widowControl w:val="0"/>
        <w:rPr>
          <w:color w:val="000000"/>
        </w:rPr>
      </w:pPr>
    </w:p>
    <w:p w14:paraId="1AF638CA" w14:textId="77777777" w:rsidR="006F2D47" w:rsidRDefault="006F2D47" w:rsidP="006F2D47">
      <w:pPr>
        <w:widowControl w:val="0"/>
        <w:tabs>
          <w:tab w:val="left" w:pos="1080"/>
        </w:tabs>
        <w:rPr>
          <w:b/>
          <w:bCs/>
          <w:color w:val="000000"/>
        </w:rPr>
      </w:pPr>
      <w:r>
        <w:rPr>
          <w:b/>
          <w:bCs/>
        </w:rPr>
        <w:t>10.</w:t>
      </w:r>
      <w:r>
        <w:rPr>
          <w:b/>
          <w:bCs/>
          <w:color w:val="000000"/>
        </w:rPr>
        <w:t>3.2.4</w:t>
      </w:r>
      <w:r>
        <w:rPr>
          <w:b/>
          <w:bCs/>
          <w:color w:val="000000"/>
        </w:rPr>
        <w:tab/>
      </w:r>
      <w:r>
        <w:rPr>
          <w:color w:val="000000"/>
        </w:rPr>
        <w:t>Assisting administrative users in application functionality; and</w:t>
      </w:r>
    </w:p>
    <w:p w14:paraId="72ED5A99" w14:textId="77777777" w:rsidR="006F2D47" w:rsidRDefault="006F2D47" w:rsidP="006F2D47">
      <w:pPr>
        <w:widowControl w:val="0"/>
        <w:rPr>
          <w:color w:val="000000"/>
        </w:rPr>
      </w:pPr>
    </w:p>
    <w:p w14:paraId="16B988C9" w14:textId="77777777" w:rsidR="006F2D47" w:rsidRDefault="006F2D47" w:rsidP="006F2D47">
      <w:pPr>
        <w:widowControl w:val="0"/>
        <w:tabs>
          <w:tab w:val="left" w:pos="1080"/>
        </w:tabs>
        <w:rPr>
          <w:color w:val="000000"/>
        </w:rPr>
      </w:pPr>
      <w:r>
        <w:rPr>
          <w:b/>
          <w:bCs/>
        </w:rPr>
        <w:t>10.</w:t>
      </w:r>
      <w:r>
        <w:rPr>
          <w:b/>
          <w:bCs/>
          <w:color w:val="000000"/>
        </w:rPr>
        <w:t>3.2.5</w:t>
      </w:r>
      <w:r>
        <w:rPr>
          <w:b/>
          <w:bCs/>
          <w:color w:val="000000"/>
        </w:rPr>
        <w:tab/>
      </w:r>
      <w:r>
        <w:rPr>
          <w:color w:val="000000"/>
        </w:rPr>
        <w:t>Assisting with system configuration.</w:t>
      </w:r>
    </w:p>
    <w:p w14:paraId="66C13B64" w14:textId="77777777" w:rsidR="006F2D47" w:rsidRDefault="006F2D47" w:rsidP="006F2D47">
      <w:pPr>
        <w:widowControl w:val="0"/>
        <w:rPr>
          <w:color w:val="000000"/>
        </w:rPr>
      </w:pPr>
    </w:p>
    <w:p w14:paraId="1E106A42" w14:textId="77777777" w:rsidR="006F2D47" w:rsidRDefault="006F2D47" w:rsidP="006F2D47">
      <w:pPr>
        <w:widowControl w:val="0"/>
        <w:tabs>
          <w:tab w:val="left" w:pos="1080"/>
        </w:tabs>
        <w:rPr>
          <w:color w:val="000000"/>
        </w:rPr>
      </w:pPr>
      <w:r>
        <w:rPr>
          <w:b/>
          <w:bCs/>
        </w:rPr>
        <w:t>10.</w:t>
      </w:r>
      <w:r>
        <w:rPr>
          <w:b/>
          <w:bCs/>
          <w:color w:val="000000"/>
        </w:rPr>
        <w:t>3.3</w:t>
      </w:r>
      <w:r>
        <w:rPr>
          <w:color w:val="000000"/>
        </w:rPr>
        <w:tab/>
        <w:t>System Administration. The Contractor shall provide systems administration support. Systems Administration support shall include:</w:t>
      </w:r>
    </w:p>
    <w:p w14:paraId="76C93446" w14:textId="77777777" w:rsidR="006F2D47" w:rsidRDefault="006F2D47" w:rsidP="006F2D47">
      <w:pPr>
        <w:widowControl w:val="0"/>
        <w:ind w:left="720"/>
        <w:rPr>
          <w:color w:val="000000"/>
        </w:rPr>
      </w:pPr>
    </w:p>
    <w:p w14:paraId="1FE75A84" w14:textId="77777777" w:rsidR="006F2D47" w:rsidRDefault="006F2D47" w:rsidP="006F2D47">
      <w:pPr>
        <w:widowControl w:val="0"/>
        <w:tabs>
          <w:tab w:val="left" w:pos="1080"/>
        </w:tabs>
        <w:rPr>
          <w:color w:val="000000"/>
        </w:rPr>
      </w:pPr>
      <w:r>
        <w:rPr>
          <w:b/>
          <w:bCs/>
        </w:rPr>
        <w:t>10.</w:t>
      </w:r>
      <w:r>
        <w:rPr>
          <w:b/>
          <w:bCs/>
          <w:color w:val="000000"/>
        </w:rPr>
        <w:t>3.3.1</w:t>
      </w:r>
      <w:r>
        <w:rPr>
          <w:i/>
          <w:iCs/>
          <w:color w:val="000000"/>
        </w:rPr>
        <w:tab/>
      </w:r>
      <w:r>
        <w:rPr>
          <w:color w:val="000000"/>
        </w:rPr>
        <w:t xml:space="preserve">Troubleshooting of the ticketing system application and its environment </w:t>
      </w:r>
      <w:proofErr w:type="gramStart"/>
      <w:r>
        <w:rPr>
          <w:color w:val="000000"/>
        </w:rPr>
        <w:t>including</w:t>
      </w:r>
      <w:proofErr w:type="gramEnd"/>
      <w:r>
        <w:rPr>
          <w:color w:val="000000"/>
        </w:rPr>
        <w:t xml:space="preserve"> troubleshooting and evaluating the expected inputs and outputs.</w:t>
      </w:r>
    </w:p>
    <w:p w14:paraId="098841D0" w14:textId="77777777" w:rsidR="006F2D47" w:rsidRDefault="006F2D47" w:rsidP="006F2D47">
      <w:pPr>
        <w:widowControl w:val="0"/>
        <w:rPr>
          <w:color w:val="000000"/>
        </w:rPr>
      </w:pPr>
    </w:p>
    <w:p w14:paraId="4B518375" w14:textId="77777777" w:rsidR="006F2D47" w:rsidRDefault="006F2D47" w:rsidP="006F2D47">
      <w:pPr>
        <w:widowControl w:val="0"/>
        <w:tabs>
          <w:tab w:val="left" w:pos="1080"/>
        </w:tabs>
        <w:rPr>
          <w:color w:val="000000"/>
        </w:rPr>
      </w:pPr>
      <w:r>
        <w:rPr>
          <w:b/>
          <w:bCs/>
        </w:rPr>
        <w:t>10.</w:t>
      </w:r>
      <w:r>
        <w:rPr>
          <w:b/>
          <w:bCs/>
          <w:color w:val="000000"/>
        </w:rPr>
        <w:t>3.3.2</w:t>
      </w:r>
      <w:r>
        <w:rPr>
          <w:b/>
          <w:bCs/>
          <w:color w:val="000000"/>
        </w:rPr>
        <w:tab/>
      </w:r>
      <w:r>
        <w:rPr>
          <w:color w:val="000000"/>
        </w:rPr>
        <w:t>Management and upkeep of all hardware and software license maintenance.</w:t>
      </w:r>
    </w:p>
    <w:p w14:paraId="112CF081" w14:textId="77777777" w:rsidR="006F2D47" w:rsidRDefault="006F2D47" w:rsidP="006F2D47">
      <w:pPr>
        <w:widowControl w:val="0"/>
        <w:rPr>
          <w:color w:val="000000"/>
        </w:rPr>
      </w:pPr>
    </w:p>
    <w:p w14:paraId="041345E8" w14:textId="77777777" w:rsidR="006F2D47" w:rsidRDefault="006F2D47" w:rsidP="006F2D47">
      <w:pPr>
        <w:widowControl w:val="0"/>
        <w:tabs>
          <w:tab w:val="left" w:pos="1080"/>
        </w:tabs>
        <w:rPr>
          <w:color w:val="000000"/>
        </w:rPr>
      </w:pPr>
      <w:r>
        <w:rPr>
          <w:b/>
          <w:bCs/>
        </w:rPr>
        <w:t>10.</w:t>
      </w:r>
      <w:r>
        <w:rPr>
          <w:b/>
          <w:bCs/>
          <w:color w:val="000000"/>
        </w:rPr>
        <w:t>4</w:t>
      </w:r>
      <w:r>
        <w:rPr>
          <w:b/>
          <w:bCs/>
          <w:color w:val="000000"/>
        </w:rPr>
        <w:tab/>
        <w:t>Service Level Agreement (SLA).</w:t>
      </w:r>
      <w:r>
        <w:rPr>
          <w:color w:val="000000"/>
        </w:rPr>
        <w:t xml:space="preserve">  The Contractor shall provide and implement its Service Level Agreements; maintenance and patching plan; contingency plan; and disaster recovery plan.  The Contractor must provide the Cloud Service Provider (CSP) SLA related to the SaaS services available under this contract or for any services which are furnished by the CSP but not directly by the Contractor</w:t>
      </w:r>
      <w:r>
        <w:rPr>
          <w:i/>
          <w:iCs/>
          <w:color w:val="000000"/>
        </w:rPr>
        <w:t>.</w:t>
      </w:r>
      <w:r>
        <w:rPr>
          <w:color w:val="000000"/>
        </w:rPr>
        <w:t xml:space="preserve"> The SLA must address, at a minimum, the service level; key performance indicators; associated methods for tracking and reporting against these metrics; </w:t>
      </w:r>
      <w:r>
        <w:rPr>
          <w:color w:val="000000"/>
        </w:rPr>
        <w:lastRenderedPageBreak/>
        <w:t>method of escalation; and associated penalties for non-conformance.</w:t>
      </w:r>
    </w:p>
    <w:p w14:paraId="726D7BDE" w14:textId="77777777" w:rsidR="006F2D47" w:rsidRDefault="006F2D47" w:rsidP="006F2D47">
      <w:pPr>
        <w:widowControl w:val="0"/>
        <w:tabs>
          <w:tab w:val="left" w:pos="1080"/>
        </w:tabs>
        <w:rPr>
          <w:color w:val="000000"/>
        </w:rPr>
      </w:pPr>
    </w:p>
    <w:p w14:paraId="6D35E264" w14:textId="77777777" w:rsidR="006F2D47" w:rsidRDefault="006F2D47" w:rsidP="006F2D47">
      <w:pPr>
        <w:widowControl w:val="0"/>
        <w:tabs>
          <w:tab w:val="left" w:pos="1080"/>
        </w:tabs>
      </w:pPr>
      <w:r>
        <w:rPr>
          <w:b/>
          <w:bCs/>
        </w:rPr>
        <w:t>10.</w:t>
      </w:r>
      <w:r>
        <w:rPr>
          <w:b/>
          <w:bCs/>
          <w:color w:val="000000"/>
        </w:rPr>
        <w:t>4.1</w:t>
      </w:r>
      <w:r>
        <w:rPr>
          <w:b/>
          <w:bCs/>
          <w:color w:val="000000"/>
        </w:rPr>
        <w:tab/>
      </w:r>
      <w:r>
        <w:rPr>
          <w:color w:val="000000"/>
        </w:rPr>
        <w:t xml:space="preserve">The SaaS for the ticketing system production environment shall have guaranteed uptime of 99.9% 24 x 7 x 365 / 366. Uptime is defined as the system being available to end users and administrators. Scheduled maintenance shall not, under any circumstances, exceed </w:t>
      </w:r>
      <w:r>
        <w:t>more than eight (8) hours per instance and not more than twice per month unless otherwise approved by the COR.</w:t>
      </w:r>
    </w:p>
    <w:p w14:paraId="473B0226" w14:textId="77777777" w:rsidR="006F2D47" w:rsidRDefault="006F2D47" w:rsidP="006F2D47">
      <w:pPr>
        <w:widowControl w:val="0"/>
        <w:tabs>
          <w:tab w:val="left" w:pos="1080"/>
        </w:tabs>
        <w:rPr>
          <w:color w:val="000000"/>
        </w:rPr>
      </w:pPr>
    </w:p>
    <w:p w14:paraId="3DCE5455" w14:textId="77777777" w:rsidR="006F2D47" w:rsidRDefault="006F2D47" w:rsidP="006F2D47">
      <w:pPr>
        <w:widowControl w:val="0"/>
        <w:tabs>
          <w:tab w:val="left" w:pos="1080"/>
        </w:tabs>
        <w:rPr>
          <w:color w:val="000000"/>
        </w:rPr>
      </w:pPr>
      <w:r>
        <w:rPr>
          <w:b/>
          <w:bCs/>
        </w:rPr>
        <w:t>10.</w:t>
      </w:r>
      <w:r>
        <w:rPr>
          <w:b/>
          <w:bCs/>
          <w:color w:val="000000"/>
        </w:rPr>
        <w:t>4.2</w:t>
      </w:r>
      <w:r>
        <w:rPr>
          <w:b/>
          <w:bCs/>
          <w:color w:val="000000"/>
        </w:rPr>
        <w:tab/>
      </w:r>
      <w:r>
        <w:rPr>
          <w:color w:val="000000"/>
        </w:rPr>
        <w:t xml:space="preserve">The Contractor shall provide a monthly operations and maintenance report for the system. At a minimum, it shall include: </w:t>
      </w:r>
    </w:p>
    <w:p w14:paraId="2F860344" w14:textId="77777777" w:rsidR="006F2D47" w:rsidRDefault="006F2D47" w:rsidP="006F2D47">
      <w:pPr>
        <w:widowControl w:val="0"/>
        <w:rPr>
          <w:color w:val="000000"/>
        </w:rPr>
      </w:pPr>
    </w:p>
    <w:p w14:paraId="43381EFF" w14:textId="77777777" w:rsidR="006F2D47" w:rsidRDefault="006F2D47" w:rsidP="006F2D47">
      <w:pPr>
        <w:widowControl w:val="0"/>
        <w:tabs>
          <w:tab w:val="left" w:pos="1080"/>
        </w:tabs>
        <w:rPr>
          <w:color w:val="000000"/>
        </w:rPr>
      </w:pPr>
      <w:r>
        <w:rPr>
          <w:b/>
          <w:bCs/>
        </w:rPr>
        <w:t>10.</w:t>
      </w:r>
      <w:r>
        <w:rPr>
          <w:b/>
          <w:bCs/>
          <w:color w:val="000000"/>
        </w:rPr>
        <w:t>4.2.1</w:t>
      </w:r>
      <w:r>
        <w:rPr>
          <w:b/>
          <w:bCs/>
          <w:color w:val="000000"/>
        </w:rPr>
        <w:tab/>
      </w:r>
      <w:r>
        <w:rPr>
          <w:color w:val="000000"/>
        </w:rPr>
        <w:t>Customer interactions including the total number of requests by contact category (email, chat, and phone</w:t>
      </w:r>
      <w:proofErr w:type="gramStart"/>
      <w:r>
        <w:rPr>
          <w:color w:val="000000"/>
        </w:rPr>
        <w:t>);</w:t>
      </w:r>
      <w:proofErr w:type="gramEnd"/>
    </w:p>
    <w:p w14:paraId="5B09E790" w14:textId="77777777" w:rsidR="006F2D47" w:rsidRDefault="006F2D47" w:rsidP="006F2D47">
      <w:pPr>
        <w:widowControl w:val="0"/>
        <w:rPr>
          <w:color w:val="000000"/>
        </w:rPr>
      </w:pPr>
    </w:p>
    <w:p w14:paraId="260571BB" w14:textId="77777777" w:rsidR="006F2D47" w:rsidRDefault="006F2D47" w:rsidP="006F2D47">
      <w:pPr>
        <w:widowControl w:val="0"/>
        <w:tabs>
          <w:tab w:val="left" w:pos="1080"/>
        </w:tabs>
        <w:rPr>
          <w:color w:val="000000"/>
        </w:rPr>
      </w:pPr>
      <w:r>
        <w:rPr>
          <w:b/>
          <w:bCs/>
        </w:rPr>
        <w:t>10.</w:t>
      </w:r>
      <w:r>
        <w:rPr>
          <w:b/>
          <w:bCs/>
          <w:color w:val="000000"/>
        </w:rPr>
        <w:t>4.2.2</w:t>
      </w:r>
      <w:r>
        <w:rPr>
          <w:b/>
          <w:bCs/>
          <w:color w:val="000000"/>
        </w:rPr>
        <w:tab/>
      </w:r>
      <w:r>
        <w:rPr>
          <w:color w:val="000000"/>
        </w:rPr>
        <w:t xml:space="preserve">Support statistics including the type of request and disposition of the request, including how long to reach resolution or escalation and status of any outstanding, unresolved issues and/or </w:t>
      </w:r>
      <w:proofErr w:type="gramStart"/>
      <w:r>
        <w:rPr>
          <w:color w:val="000000"/>
        </w:rPr>
        <w:t>defects;</w:t>
      </w:r>
      <w:proofErr w:type="gramEnd"/>
    </w:p>
    <w:p w14:paraId="39E8D46C" w14:textId="77777777" w:rsidR="006F2D47" w:rsidRDefault="006F2D47" w:rsidP="006F2D47">
      <w:pPr>
        <w:widowControl w:val="0"/>
        <w:tabs>
          <w:tab w:val="left" w:pos="1080"/>
        </w:tabs>
        <w:rPr>
          <w:color w:val="000000"/>
        </w:rPr>
      </w:pPr>
    </w:p>
    <w:p w14:paraId="342A03A2" w14:textId="77777777" w:rsidR="006F2D47" w:rsidRDefault="006F2D47" w:rsidP="006F2D47">
      <w:pPr>
        <w:widowControl w:val="0"/>
        <w:tabs>
          <w:tab w:val="left" w:pos="1080"/>
        </w:tabs>
        <w:rPr>
          <w:color w:val="000000"/>
        </w:rPr>
      </w:pPr>
      <w:r>
        <w:rPr>
          <w:b/>
          <w:bCs/>
        </w:rPr>
        <w:t>10.</w:t>
      </w:r>
      <w:r>
        <w:rPr>
          <w:b/>
          <w:bCs/>
          <w:color w:val="000000"/>
        </w:rPr>
        <w:t>4.2.3</w:t>
      </w:r>
      <w:r>
        <w:rPr>
          <w:color w:val="000000"/>
        </w:rPr>
        <w:tab/>
        <w:t xml:space="preserve">Total amount of stored </w:t>
      </w:r>
      <w:proofErr w:type="gramStart"/>
      <w:r>
        <w:rPr>
          <w:color w:val="000000"/>
        </w:rPr>
        <w:t>data;</w:t>
      </w:r>
      <w:proofErr w:type="gramEnd"/>
    </w:p>
    <w:p w14:paraId="4ADA33DE" w14:textId="77777777" w:rsidR="006F2D47" w:rsidRDefault="006F2D47" w:rsidP="006F2D47">
      <w:pPr>
        <w:widowControl w:val="0"/>
        <w:tabs>
          <w:tab w:val="left" w:pos="1080"/>
        </w:tabs>
        <w:rPr>
          <w:color w:val="000000"/>
        </w:rPr>
      </w:pPr>
    </w:p>
    <w:p w14:paraId="3004B992" w14:textId="77777777" w:rsidR="006F2D47" w:rsidRDefault="006F2D47" w:rsidP="006F2D47">
      <w:pPr>
        <w:widowControl w:val="0"/>
        <w:tabs>
          <w:tab w:val="left" w:pos="1080"/>
        </w:tabs>
        <w:rPr>
          <w:color w:val="000000"/>
        </w:rPr>
      </w:pPr>
      <w:r>
        <w:rPr>
          <w:b/>
          <w:bCs/>
        </w:rPr>
        <w:t>10.</w:t>
      </w:r>
      <w:r>
        <w:rPr>
          <w:b/>
          <w:bCs/>
          <w:color w:val="000000"/>
        </w:rPr>
        <w:t>4.2.4</w:t>
      </w:r>
      <w:r>
        <w:rPr>
          <w:b/>
          <w:bCs/>
          <w:color w:val="000000"/>
        </w:rPr>
        <w:tab/>
      </w:r>
      <w:r>
        <w:rPr>
          <w:color w:val="000000"/>
        </w:rPr>
        <w:t xml:space="preserve">Total overall page views/users in the prior month; and </w:t>
      </w:r>
    </w:p>
    <w:p w14:paraId="404FDB6C" w14:textId="77777777" w:rsidR="006F2D47" w:rsidRDefault="006F2D47" w:rsidP="006F2D47">
      <w:pPr>
        <w:widowControl w:val="0"/>
        <w:tabs>
          <w:tab w:val="left" w:pos="1080"/>
        </w:tabs>
        <w:rPr>
          <w:color w:val="000000"/>
        </w:rPr>
      </w:pPr>
    </w:p>
    <w:p w14:paraId="52A19FB7" w14:textId="77777777" w:rsidR="006F2D47" w:rsidRDefault="006F2D47" w:rsidP="006F2D47">
      <w:pPr>
        <w:widowControl w:val="0"/>
        <w:tabs>
          <w:tab w:val="left" w:pos="1080"/>
        </w:tabs>
        <w:rPr>
          <w:color w:val="000000"/>
        </w:rPr>
      </w:pPr>
      <w:r>
        <w:rPr>
          <w:b/>
          <w:bCs/>
        </w:rPr>
        <w:t>10.</w:t>
      </w:r>
      <w:r>
        <w:rPr>
          <w:b/>
          <w:bCs/>
          <w:color w:val="000000"/>
        </w:rPr>
        <w:t>4.2.5</w:t>
      </w:r>
      <w:r>
        <w:rPr>
          <w:b/>
          <w:bCs/>
          <w:color w:val="000000"/>
        </w:rPr>
        <w:tab/>
      </w:r>
      <w:r>
        <w:rPr>
          <w:color w:val="000000"/>
        </w:rPr>
        <w:t xml:space="preserve">Uptime, including any outages regardless of cause in the reporting period and planned scheduled outages in the next reporting period. </w:t>
      </w:r>
    </w:p>
    <w:p w14:paraId="1D791563" w14:textId="77777777" w:rsidR="006F2D47" w:rsidRDefault="006F2D47" w:rsidP="006F2D47">
      <w:pPr>
        <w:widowControl w:val="0"/>
        <w:tabs>
          <w:tab w:val="left" w:pos="1080"/>
        </w:tabs>
        <w:rPr>
          <w:color w:val="000000"/>
        </w:rPr>
      </w:pPr>
    </w:p>
    <w:p w14:paraId="49362BA4" w14:textId="77777777" w:rsidR="006F2D47" w:rsidRDefault="006F2D47" w:rsidP="006F2D47">
      <w:pPr>
        <w:widowControl w:val="0"/>
        <w:tabs>
          <w:tab w:val="left" w:pos="1080"/>
        </w:tabs>
        <w:rPr>
          <w:color w:val="000000"/>
        </w:rPr>
      </w:pPr>
      <w:r>
        <w:rPr>
          <w:b/>
          <w:bCs/>
        </w:rPr>
        <w:t>10.</w:t>
      </w:r>
      <w:r>
        <w:rPr>
          <w:b/>
          <w:bCs/>
          <w:color w:val="000000"/>
        </w:rPr>
        <w:t>4.3</w:t>
      </w:r>
      <w:r>
        <w:rPr>
          <w:b/>
          <w:bCs/>
          <w:color w:val="000000"/>
        </w:rPr>
        <w:tab/>
        <w:t>Root Cause Analysis.</w:t>
      </w:r>
      <w:r>
        <w:rPr>
          <w:color w:val="000000"/>
        </w:rPr>
        <w:t xml:space="preserve"> The Contractor must include follow-up actions required to prevent reoccurrence of identified production issues. The root cause analyses must be provided to the COR within two (2) days after critical and serious production issues, from the point of identification, and within two (2) weeks after medium production issues.</w:t>
      </w:r>
    </w:p>
    <w:p w14:paraId="3E3500A7" w14:textId="77777777" w:rsidR="006F2D47" w:rsidRDefault="006F2D47" w:rsidP="006F2D47">
      <w:pPr>
        <w:widowControl w:val="0"/>
        <w:tabs>
          <w:tab w:val="left" w:pos="1080"/>
        </w:tabs>
        <w:rPr>
          <w:color w:val="000000"/>
        </w:rPr>
      </w:pPr>
    </w:p>
    <w:p w14:paraId="1266EADA" w14:textId="77777777" w:rsidR="006F2D47" w:rsidRDefault="006F2D47" w:rsidP="006F2D47">
      <w:pPr>
        <w:widowControl w:val="0"/>
        <w:tabs>
          <w:tab w:val="left" w:pos="1080"/>
        </w:tabs>
        <w:rPr>
          <w:color w:val="000000"/>
        </w:rPr>
      </w:pPr>
      <w:r>
        <w:rPr>
          <w:b/>
          <w:bCs/>
        </w:rPr>
        <w:t>10.</w:t>
      </w:r>
      <w:r>
        <w:rPr>
          <w:b/>
          <w:bCs/>
          <w:color w:val="000000"/>
        </w:rPr>
        <w:t>4.4</w:t>
      </w:r>
      <w:r>
        <w:rPr>
          <w:b/>
          <w:bCs/>
          <w:color w:val="000000"/>
        </w:rPr>
        <w:tab/>
      </w:r>
      <w:r>
        <w:rPr>
          <w:color w:val="000000"/>
        </w:rPr>
        <w:t xml:space="preserve">The Contractor must document and furnish its SLAs for all operations and maintenance support, not otherwise provided by the CSP. It must address service level; key performance indicators; associated methods for tracking and reporting against these metrics; method of escalation; and associated penalties for non-conformance. </w:t>
      </w:r>
    </w:p>
    <w:p w14:paraId="114C5B0E" w14:textId="77777777" w:rsidR="006F2D47" w:rsidRDefault="006F2D47" w:rsidP="006F2D47">
      <w:pPr>
        <w:widowControl w:val="0"/>
        <w:rPr>
          <w:color w:val="000000"/>
        </w:rPr>
      </w:pPr>
    </w:p>
    <w:p w14:paraId="394DE1DB" w14:textId="77777777" w:rsidR="006F2D47" w:rsidRDefault="006F2D47" w:rsidP="006F2D47">
      <w:pPr>
        <w:widowControl w:val="0"/>
        <w:tabs>
          <w:tab w:val="left" w:pos="1080"/>
        </w:tabs>
        <w:rPr>
          <w:color w:val="000000"/>
        </w:rPr>
      </w:pPr>
      <w:r>
        <w:rPr>
          <w:b/>
          <w:bCs/>
          <w:color w:val="000000"/>
        </w:rPr>
        <w:t>10.4.5</w:t>
      </w:r>
      <w:r>
        <w:rPr>
          <w:color w:val="000000"/>
        </w:rPr>
        <w:tab/>
        <w:t>The Contractor shall provide the Cloud Service Provider (CSP) SLAs related to the SaaS services available under this contract or for any services which are furnished by the CSP</w:t>
      </w:r>
      <w:r>
        <w:rPr>
          <w:i/>
          <w:iCs/>
          <w:color w:val="000000"/>
        </w:rPr>
        <w:t xml:space="preserve">. </w:t>
      </w:r>
      <w:r>
        <w:rPr>
          <w:color w:val="000000"/>
        </w:rPr>
        <w:t xml:space="preserve">The SLAs submitted by the Contractor and accepted by the COR are subject to change only to the extent that </w:t>
      </w:r>
      <w:proofErr w:type="gramStart"/>
      <w:r>
        <w:rPr>
          <w:color w:val="000000"/>
        </w:rPr>
        <w:t>the CSP</w:t>
      </w:r>
      <w:proofErr w:type="gramEnd"/>
      <w:r>
        <w:rPr>
          <w:color w:val="000000"/>
        </w:rPr>
        <w:t xml:space="preserve"> changes its SLA, except those changes that decrease service levels beyond the minimum levels delineated in this contract (the Contractor shall ensure that the COR </w:t>
      </w:r>
      <w:proofErr w:type="gramStart"/>
      <w:r>
        <w:rPr>
          <w:color w:val="000000"/>
        </w:rPr>
        <w:t>is provided</w:t>
      </w:r>
      <w:proofErr w:type="gramEnd"/>
      <w:r>
        <w:rPr>
          <w:color w:val="000000"/>
        </w:rPr>
        <w:t xml:space="preserve"> updated SLAs as these changes occur). </w:t>
      </w:r>
    </w:p>
    <w:p w14:paraId="7BDE6A1E" w14:textId="77777777" w:rsidR="006F2D47" w:rsidRDefault="006F2D47" w:rsidP="006F2D47">
      <w:pPr>
        <w:widowControl w:val="0"/>
        <w:tabs>
          <w:tab w:val="left" w:pos="1080"/>
        </w:tabs>
      </w:pPr>
    </w:p>
    <w:p w14:paraId="1E99FFC1" w14:textId="77777777" w:rsidR="006F2D47" w:rsidRDefault="006F2D47" w:rsidP="006F2D47">
      <w:pPr>
        <w:widowControl w:val="0"/>
        <w:tabs>
          <w:tab w:val="left" w:pos="1080"/>
        </w:tabs>
        <w:rPr>
          <w:b/>
          <w:bCs/>
        </w:rPr>
      </w:pPr>
      <w:r>
        <w:rPr>
          <w:b/>
          <w:bCs/>
        </w:rPr>
        <w:t xml:space="preserve">10.4.6          </w:t>
      </w:r>
      <w:r>
        <w:t>Configuration Management Database/ Master Configuration Database (CMDB/MCD), Detailed and complete system design with visuals with updates as they revolve</w:t>
      </w:r>
    </w:p>
    <w:p w14:paraId="14F55686" w14:textId="77777777" w:rsidR="006F2D47" w:rsidRDefault="006F2D47" w:rsidP="006F2D47">
      <w:pPr>
        <w:widowControl w:val="0"/>
        <w:rPr>
          <w:color w:val="000000"/>
        </w:rPr>
      </w:pPr>
    </w:p>
    <w:p w14:paraId="23050A21" w14:textId="77777777" w:rsidR="006F2D47" w:rsidRDefault="006F2D47" w:rsidP="006F2D47">
      <w:pPr>
        <w:widowControl w:val="0"/>
        <w:tabs>
          <w:tab w:val="left" w:pos="1080"/>
        </w:tabs>
        <w:rPr>
          <w:b/>
          <w:bCs/>
          <w:color w:val="000000"/>
        </w:rPr>
      </w:pPr>
      <w:r>
        <w:rPr>
          <w:b/>
          <w:bCs/>
        </w:rPr>
        <w:t>10.</w:t>
      </w:r>
      <w:r>
        <w:rPr>
          <w:b/>
          <w:bCs/>
          <w:color w:val="000000"/>
        </w:rPr>
        <w:t>5</w:t>
      </w:r>
      <w:r>
        <w:rPr>
          <w:b/>
          <w:bCs/>
          <w:color w:val="000000"/>
        </w:rPr>
        <w:tab/>
        <w:t>Data Gathering,</w:t>
      </w:r>
      <w:r>
        <w:rPr>
          <w:b/>
          <w:bCs/>
        </w:rPr>
        <w:t xml:space="preserve"> </w:t>
      </w:r>
      <w:r>
        <w:rPr>
          <w:b/>
          <w:bCs/>
          <w:color w:val="000000"/>
        </w:rPr>
        <w:t>Reporting, P</w:t>
      </w:r>
      <w:r>
        <w:rPr>
          <w:b/>
          <w:bCs/>
        </w:rPr>
        <w:t xml:space="preserve">orting, </w:t>
      </w:r>
      <w:r>
        <w:rPr>
          <w:b/>
          <w:bCs/>
          <w:color w:val="000000"/>
        </w:rPr>
        <w:t>and Management</w:t>
      </w:r>
    </w:p>
    <w:p w14:paraId="1362575A" w14:textId="77777777" w:rsidR="006F2D47" w:rsidRDefault="006F2D47" w:rsidP="006F2D47">
      <w:pPr>
        <w:widowControl w:val="0"/>
        <w:tabs>
          <w:tab w:val="left" w:pos="1080"/>
        </w:tabs>
        <w:rPr>
          <w:b/>
          <w:bCs/>
          <w:color w:val="000000"/>
        </w:rPr>
      </w:pPr>
    </w:p>
    <w:p w14:paraId="3EBDD67C" w14:textId="77777777" w:rsidR="006F2D47" w:rsidRDefault="006F2D47" w:rsidP="006F2D47">
      <w:pPr>
        <w:widowControl w:val="0"/>
        <w:tabs>
          <w:tab w:val="left" w:pos="1080"/>
        </w:tabs>
        <w:rPr>
          <w:color w:val="000000"/>
        </w:rPr>
      </w:pPr>
      <w:r>
        <w:rPr>
          <w:b/>
          <w:bCs/>
        </w:rPr>
        <w:t>10.</w:t>
      </w:r>
      <w:r>
        <w:rPr>
          <w:b/>
          <w:bCs/>
          <w:color w:val="000000"/>
        </w:rPr>
        <w:t>5.1</w:t>
      </w:r>
      <w:r>
        <w:rPr>
          <w:b/>
          <w:bCs/>
          <w:color w:val="000000"/>
        </w:rPr>
        <w:tab/>
        <w:t xml:space="preserve">Data Gathering and Reporting. </w:t>
      </w:r>
      <w:r>
        <w:rPr>
          <w:color w:val="000000"/>
        </w:rPr>
        <w:t xml:space="preserve">The system shall replicate and backup all system data in real time. The Contractor shall provide NARA Application Administrators the ability to track data on usage throughout the period of performance </w:t>
      </w:r>
      <w:r>
        <w:t>for the ticketing</w:t>
      </w:r>
      <w:r>
        <w:rPr>
          <w:color w:val="000000"/>
        </w:rPr>
        <w:t xml:space="preserve"> system, via an Administrator portal.  The Contractor shall document and furnish the user metrics and data in the monthly “Data on User Acceptance Report”. The report must include, at a minimum: </w:t>
      </w:r>
    </w:p>
    <w:p w14:paraId="13DA3522" w14:textId="77777777" w:rsidR="006F2D47" w:rsidRDefault="006F2D47" w:rsidP="006F2D47">
      <w:pPr>
        <w:widowControl w:val="0"/>
        <w:tabs>
          <w:tab w:val="left" w:pos="1080"/>
        </w:tabs>
        <w:rPr>
          <w:b/>
          <w:bCs/>
          <w:color w:val="000000"/>
        </w:rPr>
      </w:pPr>
    </w:p>
    <w:p w14:paraId="353503E9" w14:textId="77777777" w:rsidR="006F2D47" w:rsidRDefault="006F2D47" w:rsidP="006F2D47">
      <w:pPr>
        <w:widowControl w:val="0"/>
        <w:tabs>
          <w:tab w:val="left" w:pos="1080"/>
        </w:tabs>
        <w:rPr>
          <w:color w:val="000000"/>
        </w:rPr>
      </w:pPr>
      <w:r>
        <w:rPr>
          <w:b/>
          <w:bCs/>
        </w:rPr>
        <w:t>10</w:t>
      </w:r>
      <w:r>
        <w:rPr>
          <w:b/>
          <w:bCs/>
          <w:color w:val="000000"/>
        </w:rPr>
        <w:t>.5.1.1</w:t>
      </w:r>
      <w:r>
        <w:rPr>
          <w:b/>
          <w:bCs/>
          <w:color w:val="000000"/>
        </w:rPr>
        <w:tab/>
      </w:r>
      <w:r>
        <w:rPr>
          <w:color w:val="000000"/>
        </w:rPr>
        <w:t>Number of visitors</w:t>
      </w:r>
    </w:p>
    <w:p w14:paraId="4DE3E214" w14:textId="77777777" w:rsidR="006F2D47" w:rsidRDefault="006F2D47" w:rsidP="006F2D47">
      <w:pPr>
        <w:widowControl w:val="0"/>
        <w:tabs>
          <w:tab w:val="left" w:pos="1080"/>
        </w:tabs>
        <w:rPr>
          <w:color w:val="000000"/>
        </w:rPr>
      </w:pPr>
    </w:p>
    <w:p w14:paraId="3A64EA57" w14:textId="77777777" w:rsidR="006F2D47" w:rsidRDefault="006F2D47" w:rsidP="006F2D47">
      <w:pPr>
        <w:widowControl w:val="0"/>
        <w:tabs>
          <w:tab w:val="left" w:pos="1080"/>
        </w:tabs>
        <w:rPr>
          <w:color w:val="000000"/>
        </w:rPr>
      </w:pPr>
      <w:r>
        <w:rPr>
          <w:b/>
          <w:bCs/>
        </w:rPr>
        <w:t>10.</w:t>
      </w:r>
      <w:r>
        <w:rPr>
          <w:b/>
          <w:bCs/>
          <w:color w:val="000000"/>
        </w:rPr>
        <w:t>5.1.2</w:t>
      </w:r>
      <w:r>
        <w:rPr>
          <w:b/>
          <w:bCs/>
          <w:color w:val="000000"/>
        </w:rPr>
        <w:tab/>
      </w:r>
      <w:r>
        <w:rPr>
          <w:color w:val="000000"/>
        </w:rPr>
        <w:t>New visitors vs. returning visitors</w:t>
      </w:r>
      <w:r>
        <w:rPr>
          <w:color w:val="000000"/>
        </w:rPr>
        <w:br/>
      </w:r>
    </w:p>
    <w:p w14:paraId="4C7ED39C" w14:textId="77777777" w:rsidR="006F2D47" w:rsidRDefault="006F2D47" w:rsidP="006F2D47">
      <w:pPr>
        <w:widowControl w:val="0"/>
        <w:tabs>
          <w:tab w:val="left" w:pos="1080"/>
        </w:tabs>
        <w:rPr>
          <w:color w:val="000000"/>
        </w:rPr>
      </w:pPr>
      <w:r>
        <w:rPr>
          <w:b/>
          <w:bCs/>
        </w:rPr>
        <w:t>10.</w:t>
      </w:r>
      <w:r>
        <w:rPr>
          <w:b/>
          <w:bCs/>
          <w:color w:val="000000"/>
        </w:rPr>
        <w:t>5.1.3</w:t>
      </w:r>
      <w:r>
        <w:rPr>
          <w:b/>
          <w:bCs/>
          <w:color w:val="000000"/>
        </w:rPr>
        <w:tab/>
      </w:r>
      <w:r>
        <w:rPr>
          <w:color w:val="000000"/>
        </w:rPr>
        <w:t xml:space="preserve">Visitor </w:t>
      </w:r>
      <w:r>
        <w:t>information i.e.</w:t>
      </w:r>
      <w:r>
        <w:rPr>
          <w:color w:val="000000"/>
        </w:rPr>
        <w:t>, first name, middle initial, last name, address, email, phone number, dat</w:t>
      </w:r>
      <w:r>
        <w:t>e</w:t>
      </w:r>
      <w:r>
        <w:rPr>
          <w:color w:val="000000"/>
        </w:rPr>
        <w:t xml:space="preserve"> of visit, visitor </w:t>
      </w:r>
      <w:r>
        <w:t>zip code, ticket type.</w:t>
      </w:r>
    </w:p>
    <w:p w14:paraId="3888F6DE" w14:textId="77777777" w:rsidR="006F2D47" w:rsidRDefault="006F2D47" w:rsidP="006F2D47">
      <w:pPr>
        <w:widowControl w:val="0"/>
        <w:tabs>
          <w:tab w:val="left" w:pos="1080"/>
        </w:tabs>
        <w:rPr>
          <w:b/>
          <w:bCs/>
          <w:color w:val="000000"/>
        </w:rPr>
      </w:pPr>
    </w:p>
    <w:p w14:paraId="79736B67" w14:textId="77777777" w:rsidR="006F2D47" w:rsidRDefault="006F2D47" w:rsidP="006F2D47">
      <w:pPr>
        <w:widowControl w:val="0"/>
        <w:tabs>
          <w:tab w:val="left" w:pos="1080"/>
        </w:tabs>
        <w:rPr>
          <w:color w:val="000000"/>
        </w:rPr>
      </w:pPr>
      <w:bookmarkStart w:id="6" w:name="_heading=h.gjdgxs" w:colFirst="0" w:colLast="0"/>
      <w:bookmarkEnd w:id="6"/>
      <w:r>
        <w:rPr>
          <w:b/>
          <w:bCs/>
        </w:rPr>
        <w:t>10.</w:t>
      </w:r>
      <w:r>
        <w:rPr>
          <w:b/>
          <w:bCs/>
          <w:color w:val="000000"/>
        </w:rPr>
        <w:t>5.2</w:t>
      </w:r>
      <w:r>
        <w:rPr>
          <w:b/>
          <w:bCs/>
          <w:color w:val="000000"/>
        </w:rPr>
        <w:tab/>
      </w:r>
      <w:r>
        <w:rPr>
          <w:color w:val="000000"/>
        </w:rPr>
        <w:t xml:space="preserve">Although the ticketing system software and its associated data will be hosted at the Contractor site, NARA retains full ownership of all ticketing system data.  </w:t>
      </w:r>
    </w:p>
    <w:p w14:paraId="5BEC3691" w14:textId="77777777" w:rsidR="006F2D47" w:rsidRDefault="006F2D47" w:rsidP="006F2D47">
      <w:pPr>
        <w:widowControl w:val="0"/>
        <w:tabs>
          <w:tab w:val="left" w:pos="1080"/>
        </w:tabs>
        <w:rPr>
          <w:color w:val="000000"/>
        </w:rPr>
      </w:pPr>
    </w:p>
    <w:p w14:paraId="0FF6451A" w14:textId="77777777" w:rsidR="006F2D47" w:rsidRDefault="006F2D47" w:rsidP="006F2D47">
      <w:pPr>
        <w:widowControl w:val="0"/>
        <w:tabs>
          <w:tab w:val="left" w:pos="1080"/>
        </w:tabs>
        <w:rPr>
          <w:color w:val="000000"/>
        </w:rPr>
      </w:pPr>
      <w:r>
        <w:rPr>
          <w:b/>
          <w:bCs/>
        </w:rPr>
        <w:t>10.</w:t>
      </w:r>
      <w:r>
        <w:rPr>
          <w:b/>
          <w:bCs/>
          <w:color w:val="000000"/>
        </w:rPr>
        <w:t>5.2.1</w:t>
      </w:r>
      <w:r>
        <w:rPr>
          <w:b/>
          <w:bCs/>
          <w:color w:val="000000"/>
        </w:rPr>
        <w:tab/>
      </w:r>
      <w:r>
        <w:rPr>
          <w:color w:val="000000"/>
        </w:rPr>
        <w:t xml:space="preserve">Upon the COR’s request, the Contractor shall provide a full copy of </w:t>
      </w:r>
      <w:proofErr w:type="gramStart"/>
      <w:r>
        <w:rPr>
          <w:color w:val="000000"/>
        </w:rPr>
        <w:t>all of</w:t>
      </w:r>
      <w:proofErr w:type="gramEnd"/>
      <w:r>
        <w:rPr>
          <w:color w:val="000000"/>
        </w:rPr>
        <w:t xml:space="preserve"> the ticketing system data to the COR.  The delivery of the ticketing system data may be requested in electronic, open data standards formats, and shall be provided to NARA within 30 days of the COR issuing a request and furnishing the device upon which the data must be loaded (e.g., Universal Serial Bus (USB) or external Serial Advanced Technology Attachment (</w:t>
      </w:r>
      <w:proofErr w:type="spellStart"/>
      <w:r>
        <w:rPr>
          <w:color w:val="000000"/>
        </w:rPr>
        <w:t>eSATA</w:t>
      </w:r>
      <w:proofErr w:type="spellEnd"/>
      <w:r>
        <w:rPr>
          <w:color w:val="000000"/>
        </w:rPr>
        <w:t xml:space="preserve">) drive).  In accordance with federal </w:t>
      </w:r>
      <w:r>
        <w:t>requirements for moderate data, the data shall be encrypted at rest, even if the data is returned on a device provided by NARA.</w:t>
      </w:r>
    </w:p>
    <w:p w14:paraId="75C5A38D" w14:textId="77777777" w:rsidR="006F2D47" w:rsidRDefault="006F2D47" w:rsidP="006F2D47">
      <w:pPr>
        <w:widowControl w:val="0"/>
        <w:tabs>
          <w:tab w:val="left" w:pos="1080"/>
        </w:tabs>
        <w:rPr>
          <w:color w:val="000000"/>
        </w:rPr>
      </w:pPr>
    </w:p>
    <w:p w14:paraId="3A203F66" w14:textId="77777777" w:rsidR="006F2D47" w:rsidRDefault="006F2D47" w:rsidP="006F2D47">
      <w:pPr>
        <w:widowControl w:val="0"/>
        <w:tabs>
          <w:tab w:val="left" w:pos="1080"/>
        </w:tabs>
        <w:rPr>
          <w:b/>
          <w:bCs/>
          <w:color w:val="000000"/>
        </w:rPr>
      </w:pPr>
      <w:r>
        <w:rPr>
          <w:b/>
          <w:bCs/>
        </w:rPr>
        <w:t>10.</w:t>
      </w:r>
      <w:r>
        <w:rPr>
          <w:b/>
          <w:bCs/>
          <w:color w:val="000000"/>
        </w:rPr>
        <w:t>5.2.2</w:t>
      </w:r>
      <w:r>
        <w:rPr>
          <w:b/>
          <w:bCs/>
          <w:color w:val="000000"/>
        </w:rPr>
        <w:tab/>
        <w:t>Data Portability.</w:t>
      </w:r>
      <w:r>
        <w:rPr>
          <w:color w:val="000000"/>
        </w:rPr>
        <w:t xml:space="preserve"> All data in the system related to NARA’s use of the system must be available within 48 hours of request from the COR for NARA to be able to execute its own bulk export in a non-proprietary open format (e.g., CSV, JSON, XML, etc.). </w:t>
      </w:r>
    </w:p>
    <w:p w14:paraId="022D0A8B" w14:textId="77777777" w:rsidR="006F2D47" w:rsidRDefault="006F2D47" w:rsidP="006F2D47">
      <w:pPr>
        <w:widowControl w:val="0"/>
        <w:tabs>
          <w:tab w:val="left" w:pos="1080"/>
        </w:tabs>
        <w:rPr>
          <w:color w:val="000000"/>
        </w:rPr>
      </w:pPr>
    </w:p>
    <w:p w14:paraId="14FA2BD9" w14:textId="77777777" w:rsidR="006F2D47" w:rsidRDefault="006F2D47" w:rsidP="006F2D47">
      <w:pPr>
        <w:widowControl w:val="0"/>
        <w:tabs>
          <w:tab w:val="left" w:pos="1080"/>
        </w:tabs>
        <w:rPr>
          <w:color w:val="000000"/>
        </w:rPr>
      </w:pPr>
      <w:r>
        <w:rPr>
          <w:b/>
          <w:bCs/>
        </w:rPr>
        <w:t>10.</w:t>
      </w:r>
      <w:r>
        <w:rPr>
          <w:b/>
          <w:bCs/>
          <w:color w:val="000000"/>
        </w:rPr>
        <w:t>5.2.3</w:t>
      </w:r>
      <w:r>
        <w:rPr>
          <w:b/>
          <w:bCs/>
          <w:color w:val="000000"/>
        </w:rPr>
        <w:tab/>
      </w:r>
      <w:r>
        <w:rPr>
          <w:color w:val="000000"/>
        </w:rPr>
        <w:t>Upon confirmation by the COR that all data has been received and is acceptable and upon written direction from the CO, the Contractor shall purge, delete, and/or otherwise remove all NARA data from its systems in accordance with the Contractor’s standard procedures for customer data deletion. But, under no circumstances, shall the Contractor retain NARA data for longer than 60 calendar days from the end of the contract period or contract termination.</w:t>
      </w:r>
    </w:p>
    <w:p w14:paraId="5C70E3E6" w14:textId="77777777" w:rsidR="006F2D47" w:rsidRDefault="006F2D47" w:rsidP="006F2D47">
      <w:pPr>
        <w:widowControl w:val="0"/>
        <w:rPr>
          <w:color w:val="000000"/>
        </w:rPr>
      </w:pPr>
    </w:p>
    <w:p w14:paraId="71E3C4A5" w14:textId="77777777" w:rsidR="006F2D47" w:rsidRDefault="006F2D47" w:rsidP="006F2D47">
      <w:pPr>
        <w:widowControl w:val="0"/>
        <w:tabs>
          <w:tab w:val="left" w:pos="1080"/>
        </w:tabs>
        <w:rPr>
          <w:color w:val="000000"/>
        </w:rPr>
      </w:pPr>
      <w:r>
        <w:rPr>
          <w:b/>
          <w:bCs/>
        </w:rPr>
        <w:t>10.</w:t>
      </w:r>
      <w:r>
        <w:rPr>
          <w:b/>
          <w:bCs/>
          <w:color w:val="000000"/>
        </w:rPr>
        <w:t>5.3</w:t>
      </w:r>
      <w:r>
        <w:rPr>
          <w:b/>
          <w:bCs/>
          <w:color w:val="000000"/>
        </w:rPr>
        <w:tab/>
        <w:t xml:space="preserve">Phase In/Phase Out Support. </w:t>
      </w:r>
      <w:r>
        <w:rPr>
          <w:color w:val="000000"/>
        </w:rPr>
        <w:t xml:space="preserve">The Contractor must provide all support necessary to ensure efficient and smooth transition at the beginning and the end of this contract in accordance with FAR clause 52.237-3, Continuity of Services. Reference Attachment 2, PWS paragraph </w:t>
      </w:r>
      <w:r>
        <w:t>6.3</w:t>
      </w:r>
      <w:r>
        <w:rPr>
          <w:color w:val="000000"/>
        </w:rPr>
        <w:t>, Data Migration.</w:t>
      </w:r>
    </w:p>
    <w:p w14:paraId="49FBE2D4" w14:textId="77777777" w:rsidR="006F2D47" w:rsidRDefault="006F2D47" w:rsidP="006F2D47">
      <w:pPr>
        <w:widowControl w:val="0"/>
        <w:tabs>
          <w:tab w:val="left" w:pos="1080"/>
        </w:tabs>
      </w:pPr>
    </w:p>
    <w:p w14:paraId="5F39C6A4" w14:textId="77777777" w:rsidR="006F2D47" w:rsidRDefault="006F2D47" w:rsidP="006F2D47">
      <w:pPr>
        <w:widowControl w:val="0"/>
        <w:tabs>
          <w:tab w:val="left" w:pos="1080"/>
        </w:tabs>
      </w:pPr>
      <w:r>
        <w:rPr>
          <w:b/>
          <w:bCs/>
        </w:rPr>
        <w:t>10.5.4</w:t>
      </w:r>
      <w:r>
        <w:rPr>
          <w:b/>
          <w:bCs/>
        </w:rPr>
        <w:tab/>
        <w:t xml:space="preserve">Data Management.  </w:t>
      </w:r>
      <w:r>
        <w:t>The Data Management Plan must detail the Contractor’s technical approach for the maintenance, storage, cataloging, retrieval, segregation, back up, recovery, security, and safeguarding of all data.  The Contractor shall maintain its Data Management Plan.  </w:t>
      </w:r>
    </w:p>
    <w:p w14:paraId="4686636F" w14:textId="77777777" w:rsidR="006F2D47" w:rsidRDefault="006F2D47" w:rsidP="006F2D47">
      <w:pPr>
        <w:widowControl w:val="0"/>
        <w:tabs>
          <w:tab w:val="left" w:pos="1080"/>
        </w:tabs>
      </w:pPr>
    </w:p>
    <w:p w14:paraId="2CA17BB5" w14:textId="77777777" w:rsidR="006F2D47" w:rsidRDefault="006F2D47" w:rsidP="006F2D47">
      <w:pPr>
        <w:widowControl w:val="0"/>
        <w:tabs>
          <w:tab w:val="left" w:pos="1080"/>
        </w:tabs>
      </w:pPr>
      <w:r>
        <w:rPr>
          <w:b/>
          <w:bCs/>
        </w:rPr>
        <w:t>10.5.4.1</w:t>
      </w:r>
      <w:r>
        <w:rPr>
          <w:b/>
          <w:bCs/>
        </w:rPr>
        <w:tab/>
      </w:r>
      <w:r>
        <w:t xml:space="preserve">The plan must be updated at least annually and submitted to the COR for approval in </w:t>
      </w:r>
      <w:r>
        <w:lastRenderedPageBreak/>
        <w:t>each year of contract performance.  </w:t>
      </w:r>
    </w:p>
    <w:p w14:paraId="4A139530" w14:textId="77777777" w:rsidR="006F2D47" w:rsidRDefault="006F2D47" w:rsidP="006F2D47">
      <w:pPr>
        <w:widowControl w:val="0"/>
        <w:tabs>
          <w:tab w:val="left" w:pos="1080"/>
        </w:tabs>
      </w:pPr>
    </w:p>
    <w:p w14:paraId="6C4F2262" w14:textId="77777777" w:rsidR="006F2D47" w:rsidRDefault="006F2D47" w:rsidP="006F2D47">
      <w:pPr>
        <w:widowControl w:val="0"/>
        <w:tabs>
          <w:tab w:val="left" w:pos="1080"/>
        </w:tabs>
      </w:pPr>
      <w:r>
        <w:rPr>
          <w:b/>
          <w:bCs/>
        </w:rPr>
        <w:t>10.5.4.2</w:t>
      </w:r>
      <w:r>
        <w:rPr>
          <w:b/>
          <w:bCs/>
        </w:rPr>
        <w:tab/>
      </w:r>
      <w:r>
        <w:t>Additionally, many factors, such as enhancements, changes to Government computer security requirements, etc. may necessitate interim updates to the Data Management Plan.  The Contractor shall submit interim updates within thirty (30) days after receiving an official request, in writing, from the COR.</w:t>
      </w:r>
    </w:p>
    <w:p w14:paraId="32E70289" w14:textId="77777777" w:rsidR="006F2D47" w:rsidRDefault="006F2D47" w:rsidP="006F2D47">
      <w:pPr>
        <w:widowControl w:val="0"/>
        <w:tabs>
          <w:tab w:val="left" w:pos="1080"/>
        </w:tabs>
      </w:pPr>
    </w:p>
    <w:p w14:paraId="63592233" w14:textId="77777777" w:rsidR="006F2D47" w:rsidRDefault="006F2D47" w:rsidP="006F2D47">
      <w:pPr>
        <w:widowControl w:val="0"/>
        <w:tabs>
          <w:tab w:val="left" w:pos="1080"/>
        </w:tabs>
      </w:pPr>
      <w:r>
        <w:rPr>
          <w:b/>
          <w:bCs/>
        </w:rPr>
        <w:t>10.5.4.3</w:t>
      </w:r>
      <w:r>
        <w:tab/>
        <w:t>The Contractor shall update the Data Management Plan to the extent necessary to reflect current system data requirements and configurations. </w:t>
      </w:r>
      <w:r>
        <w:br/>
      </w:r>
    </w:p>
    <w:p w14:paraId="6D81F5F6" w14:textId="77777777" w:rsidR="006F2D47" w:rsidRDefault="006F2D47" w:rsidP="006F2D47">
      <w:pPr>
        <w:widowControl w:val="0"/>
        <w:tabs>
          <w:tab w:val="left" w:pos="1080"/>
        </w:tabs>
      </w:pPr>
      <w:r>
        <w:rPr>
          <w:b/>
          <w:bCs/>
        </w:rPr>
        <w:t>10.6</w:t>
      </w:r>
      <w:r>
        <w:rPr>
          <w:b/>
          <w:bCs/>
        </w:rPr>
        <w:tab/>
        <w:t xml:space="preserve">CSP Releases. </w:t>
      </w:r>
      <w:r>
        <w:t xml:space="preserve">After deployment, the Contractor shall provide the release schedule for upcoming CSP SaaS version upgrades and bug fixes as they become available. Prior to updating the Presidential Library’s ticketing System, the Contractor shall ensure that all testing is completed and a test report submitted to the COR for all releases which may degrade or break NARA specific configurations or customizations (reference Attachment 2, PWS paragraph 9.0, Testing). COR approval is required prior to the deployment of a new version of the SaaS to NARA’s production instances.  </w:t>
      </w:r>
    </w:p>
    <w:p w14:paraId="2DC5CCBD" w14:textId="77777777" w:rsidR="006F2D47" w:rsidRDefault="006F2D47" w:rsidP="006F2D47">
      <w:pPr>
        <w:spacing w:after="160" w:line="259" w:lineRule="auto"/>
        <w:rPr>
          <w:color w:val="000000"/>
        </w:rPr>
      </w:pPr>
      <w:r>
        <w:br w:type="page"/>
      </w:r>
    </w:p>
    <w:p w14:paraId="184C3791" w14:textId="77777777" w:rsidR="006F2D47" w:rsidRDefault="006F2D47" w:rsidP="006F2D47">
      <w:pPr>
        <w:widowControl w:val="0"/>
        <w:tabs>
          <w:tab w:val="left" w:pos="1080"/>
        </w:tabs>
        <w:rPr>
          <w:color w:val="000000"/>
        </w:rPr>
      </w:pPr>
    </w:p>
    <w:p w14:paraId="3EFC8566" w14:textId="77777777" w:rsidR="006F2D47" w:rsidRDefault="006F2D47" w:rsidP="006F2D47">
      <w:pPr>
        <w:widowControl w:val="0"/>
        <w:tabs>
          <w:tab w:val="left" w:pos="1080"/>
        </w:tabs>
        <w:rPr>
          <w:color w:val="000000"/>
        </w:rPr>
      </w:pPr>
      <w:r>
        <w:rPr>
          <w:b/>
          <w:bCs/>
        </w:rPr>
        <w:t>11</w:t>
      </w:r>
      <w:r>
        <w:rPr>
          <w:b/>
          <w:bCs/>
          <w:color w:val="000000"/>
        </w:rPr>
        <w:t>.0</w:t>
      </w:r>
      <w:r>
        <w:rPr>
          <w:b/>
          <w:bCs/>
          <w:color w:val="000000"/>
        </w:rPr>
        <w:tab/>
        <w:t>DELIVERABLES</w:t>
      </w:r>
    </w:p>
    <w:p w14:paraId="78967E15" w14:textId="77777777" w:rsidR="006F2D47" w:rsidRDefault="006F2D47" w:rsidP="006F2D47">
      <w:pPr>
        <w:widowControl w:val="0"/>
        <w:tabs>
          <w:tab w:val="left" w:pos="720"/>
          <w:tab w:val="left" w:pos="1080"/>
        </w:tabs>
        <w:rPr>
          <w:b/>
          <w:bCs/>
          <w:color w:val="000000"/>
        </w:rPr>
      </w:pPr>
    </w:p>
    <w:p w14:paraId="406FD846" w14:textId="77777777" w:rsidR="006F2D47" w:rsidRDefault="006F2D47" w:rsidP="006F2D47">
      <w:pPr>
        <w:widowControl w:val="0"/>
        <w:tabs>
          <w:tab w:val="left" w:pos="1080"/>
        </w:tabs>
        <w:rPr>
          <w:color w:val="000000"/>
        </w:rPr>
      </w:pPr>
      <w:r>
        <w:rPr>
          <w:b/>
          <w:bCs/>
        </w:rPr>
        <w:t>11</w:t>
      </w:r>
      <w:r>
        <w:rPr>
          <w:b/>
          <w:bCs/>
          <w:color w:val="000000"/>
        </w:rPr>
        <w:t>.1</w:t>
      </w:r>
      <w:r>
        <w:rPr>
          <w:b/>
          <w:bCs/>
          <w:color w:val="000000"/>
        </w:rPr>
        <w:tab/>
        <w:t xml:space="preserve">Pre-System Deployment Deliverables List.  </w:t>
      </w:r>
      <w:r>
        <w:rPr>
          <w:color w:val="000000"/>
        </w:rPr>
        <w:t xml:space="preserve">The Contractor shall provide the following deliverables for the </w:t>
      </w:r>
      <w:r>
        <w:t>ticketing system</w:t>
      </w:r>
      <w:r>
        <w:rPr>
          <w:color w:val="000000"/>
        </w:rPr>
        <w:t xml:space="preserve">. The following table lists the </w:t>
      </w:r>
      <w:proofErr w:type="gramStart"/>
      <w:r>
        <w:rPr>
          <w:color w:val="000000"/>
        </w:rPr>
        <w:t>deliverables</w:t>
      </w:r>
      <w:proofErr w:type="gramEnd"/>
      <w:r>
        <w:rPr>
          <w:color w:val="000000"/>
        </w:rPr>
        <w:t xml:space="preserve"> under this contract required to be submitted and accepted before </w:t>
      </w:r>
      <w:r>
        <w:t xml:space="preserve">an </w:t>
      </w:r>
      <w:r>
        <w:rPr>
          <w:color w:val="000000"/>
        </w:rPr>
        <w:t xml:space="preserve">ATO is granted: </w:t>
      </w:r>
    </w:p>
    <w:p w14:paraId="1DC8DDF5" w14:textId="77777777" w:rsidR="006F2D47" w:rsidRDefault="006F2D47" w:rsidP="006F2D47">
      <w:pPr>
        <w:widowControl w:val="0"/>
        <w:tabs>
          <w:tab w:val="left" w:pos="1080"/>
        </w:tabs>
        <w:rPr>
          <w:color w:val="000000"/>
        </w:rPr>
      </w:pPr>
    </w:p>
    <w:tbl>
      <w:tblPr>
        <w:tblStyle w:val="15"/>
        <w:tblW w:w="9344" w:type="dxa"/>
        <w:tblInd w:w="-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474"/>
        <w:gridCol w:w="3934"/>
        <w:gridCol w:w="3936"/>
      </w:tblGrid>
      <w:tr w:rsidR="006F2D47" w14:paraId="52EF2D5A" w14:textId="77777777" w:rsidTr="00D55E44">
        <w:tc>
          <w:tcPr>
            <w:tcW w:w="1474"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DF7C264"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PWS Reference</w:t>
            </w:r>
          </w:p>
        </w:tc>
        <w:tc>
          <w:tcPr>
            <w:tcW w:w="3934"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4E94D9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Deliverable</w:t>
            </w:r>
          </w:p>
        </w:tc>
        <w:tc>
          <w:tcPr>
            <w:tcW w:w="3936" w:type="dxa"/>
            <w:tcBorders>
              <w:top w:val="single" w:sz="6" w:space="0" w:color="000000"/>
              <w:bottom w:val="single" w:sz="6" w:space="0" w:color="000000"/>
              <w:right w:val="single" w:sz="6" w:space="0" w:color="000000"/>
            </w:tcBorders>
            <w:tcMar>
              <w:left w:w="40" w:type="dxa"/>
              <w:right w:w="40" w:type="dxa"/>
            </w:tcMar>
            <w:vAlign w:val="center"/>
          </w:tcPr>
          <w:p w14:paraId="655397B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Final Due Date</w:t>
            </w:r>
          </w:p>
        </w:tc>
      </w:tr>
      <w:tr w:rsidR="006F2D47" w14:paraId="29544732"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3CABBD8C"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3.1.3</w:t>
            </w:r>
          </w:p>
        </w:tc>
        <w:tc>
          <w:tcPr>
            <w:tcW w:w="3934" w:type="dxa"/>
            <w:tcBorders>
              <w:left w:val="single" w:sz="6" w:space="0" w:color="000000"/>
              <w:bottom w:val="single" w:sz="6" w:space="0" w:color="000000"/>
              <w:right w:val="single" w:sz="6" w:space="0" w:color="000000"/>
            </w:tcBorders>
            <w:tcMar>
              <w:left w:w="40" w:type="dxa"/>
              <w:right w:w="40" w:type="dxa"/>
            </w:tcMar>
          </w:tcPr>
          <w:p w14:paraId="23937442"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System Design Document</w:t>
            </w:r>
          </w:p>
        </w:tc>
        <w:tc>
          <w:tcPr>
            <w:tcW w:w="3936" w:type="dxa"/>
            <w:tcBorders>
              <w:bottom w:val="single" w:sz="6" w:space="0" w:color="000000"/>
              <w:right w:val="single" w:sz="6" w:space="0" w:color="000000"/>
            </w:tcBorders>
            <w:tcMar>
              <w:left w:w="40" w:type="dxa"/>
              <w:right w:w="40" w:type="dxa"/>
            </w:tcMar>
          </w:tcPr>
          <w:p w14:paraId="6ADFDDF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20 business days after the Kickoff Meeting</w:t>
            </w:r>
          </w:p>
        </w:tc>
      </w:tr>
      <w:tr w:rsidR="006F2D47" w14:paraId="5C707B77"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213C0EA0"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Pr>
                <w:rFonts w:ascii="Times New Roman" w:eastAsia="Times New Roman" w:hAnsi="Times New Roman" w:cs="Times New Roman"/>
                <w:sz w:val="24"/>
                <w:szCs w:val="24"/>
              </w:rPr>
              <w:t>1</w:t>
            </w:r>
          </w:p>
        </w:tc>
        <w:tc>
          <w:tcPr>
            <w:tcW w:w="3934" w:type="dxa"/>
            <w:tcBorders>
              <w:left w:val="single" w:sz="6" w:space="0" w:color="000000"/>
              <w:bottom w:val="single" w:sz="6" w:space="0" w:color="000000"/>
              <w:right w:val="single" w:sz="6" w:space="0" w:color="000000"/>
            </w:tcBorders>
            <w:tcMar>
              <w:left w:w="40" w:type="dxa"/>
              <w:right w:w="40" w:type="dxa"/>
            </w:tcMar>
          </w:tcPr>
          <w:p w14:paraId="1809D237"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Kickoff Meeting</w:t>
            </w:r>
          </w:p>
        </w:tc>
        <w:tc>
          <w:tcPr>
            <w:tcW w:w="3936" w:type="dxa"/>
            <w:tcBorders>
              <w:bottom w:val="single" w:sz="6" w:space="0" w:color="000000"/>
              <w:right w:val="single" w:sz="6" w:space="0" w:color="000000"/>
            </w:tcBorders>
            <w:tcMar>
              <w:left w:w="40" w:type="dxa"/>
              <w:right w:w="40" w:type="dxa"/>
            </w:tcMar>
          </w:tcPr>
          <w:p w14:paraId="4BD2436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Within five (5) business days after award and provide meeting minutes within three (3) business days following the meeting.</w:t>
            </w:r>
          </w:p>
        </w:tc>
      </w:tr>
      <w:tr w:rsidR="006F2D47" w14:paraId="0B84A068"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623D7525"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Attachment 5</w:t>
            </w:r>
          </w:p>
        </w:tc>
        <w:tc>
          <w:tcPr>
            <w:tcW w:w="3934" w:type="dxa"/>
            <w:tcBorders>
              <w:left w:val="single" w:sz="6" w:space="0" w:color="000000"/>
              <w:bottom w:val="single" w:sz="6" w:space="0" w:color="000000"/>
              <w:right w:val="single" w:sz="6" w:space="0" w:color="000000"/>
            </w:tcBorders>
            <w:tcMar>
              <w:left w:w="40" w:type="dxa"/>
              <w:right w:w="40" w:type="dxa"/>
            </w:tcMar>
          </w:tcPr>
          <w:p w14:paraId="6AC4026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Non-Disclosure Agreements</w:t>
            </w:r>
          </w:p>
        </w:tc>
        <w:tc>
          <w:tcPr>
            <w:tcW w:w="3936" w:type="dxa"/>
            <w:tcBorders>
              <w:bottom w:val="single" w:sz="6" w:space="0" w:color="000000"/>
              <w:right w:val="single" w:sz="6" w:space="0" w:color="000000"/>
            </w:tcBorders>
            <w:tcMar>
              <w:left w:w="40" w:type="dxa"/>
              <w:right w:w="40" w:type="dxa"/>
            </w:tcMar>
          </w:tcPr>
          <w:p w14:paraId="7C9C1954"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required, within five (5) business days </w:t>
            </w:r>
            <w:r>
              <w:rPr>
                <w:rFonts w:ascii="Times New Roman" w:eastAsia="Times New Roman" w:hAnsi="Times New Roman" w:cs="Times New Roman"/>
                <w:sz w:val="24"/>
                <w:szCs w:val="24"/>
              </w:rPr>
              <w:t>after the Kickoff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eeting.</w:t>
            </w:r>
          </w:p>
        </w:tc>
      </w:tr>
      <w:tr w:rsidR="006F2D47" w14:paraId="12E23F05"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7A0A770A"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3934" w:type="dxa"/>
            <w:tcBorders>
              <w:left w:val="single" w:sz="6" w:space="0" w:color="000000"/>
              <w:bottom w:val="single" w:sz="6" w:space="0" w:color="000000"/>
              <w:right w:val="single" w:sz="6" w:space="0" w:color="000000"/>
            </w:tcBorders>
            <w:tcMar>
              <w:left w:w="40" w:type="dxa"/>
              <w:right w:w="40" w:type="dxa"/>
            </w:tcMar>
          </w:tcPr>
          <w:p w14:paraId="7E85C2D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Management Plan</w:t>
            </w:r>
          </w:p>
        </w:tc>
        <w:tc>
          <w:tcPr>
            <w:tcW w:w="3936" w:type="dxa"/>
            <w:tcBorders>
              <w:bottom w:val="single" w:sz="6" w:space="0" w:color="000000"/>
              <w:right w:val="single" w:sz="6" w:space="0" w:color="000000"/>
            </w:tcBorders>
            <w:tcMar>
              <w:left w:w="40" w:type="dxa"/>
              <w:right w:w="40" w:type="dxa"/>
            </w:tcMar>
          </w:tcPr>
          <w:p w14:paraId="6C9107B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Within 10 business days </w:t>
            </w:r>
            <w:r>
              <w:rPr>
                <w:rFonts w:ascii="Times New Roman" w:eastAsia="Times New Roman" w:hAnsi="Times New Roman" w:cs="Times New Roman"/>
                <w:sz w:val="24"/>
                <w:szCs w:val="24"/>
              </w:rPr>
              <w:t>after the Kickoff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 xml:space="preserve">eeting. Updates monthly. </w:t>
            </w:r>
          </w:p>
        </w:tc>
      </w:tr>
      <w:tr w:rsidR="006F2D47" w14:paraId="5444250E"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0C984B35"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3934" w:type="dxa"/>
            <w:tcBorders>
              <w:left w:val="single" w:sz="6" w:space="0" w:color="000000"/>
              <w:bottom w:val="single" w:sz="6" w:space="0" w:color="000000"/>
              <w:right w:val="single" w:sz="6" w:space="0" w:color="000000"/>
            </w:tcBorders>
            <w:tcMar>
              <w:left w:w="40" w:type="dxa"/>
              <w:right w:w="40" w:type="dxa"/>
            </w:tcMar>
          </w:tcPr>
          <w:p w14:paraId="4989E00F"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Monthly Status </w:t>
            </w:r>
            <w:r>
              <w:rPr>
                <w:rFonts w:ascii="Times New Roman" w:eastAsia="Times New Roman" w:hAnsi="Times New Roman" w:cs="Times New Roman"/>
                <w:sz w:val="24"/>
                <w:szCs w:val="24"/>
              </w:rPr>
              <w:t>Report</w:t>
            </w:r>
          </w:p>
        </w:tc>
        <w:tc>
          <w:tcPr>
            <w:tcW w:w="3936" w:type="dxa"/>
            <w:tcBorders>
              <w:bottom w:val="single" w:sz="6" w:space="0" w:color="000000"/>
              <w:right w:val="single" w:sz="6" w:space="0" w:color="000000"/>
            </w:tcBorders>
            <w:tcMar>
              <w:left w:w="40" w:type="dxa"/>
              <w:right w:w="40" w:type="dxa"/>
            </w:tcMar>
          </w:tcPr>
          <w:p w14:paraId="496574F1"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Monthly, within 10 days </w:t>
            </w:r>
            <w:r>
              <w:rPr>
                <w:rFonts w:ascii="Times New Roman" w:eastAsia="Times New Roman" w:hAnsi="Times New Roman" w:cs="Times New Roman"/>
                <w:sz w:val="24"/>
                <w:szCs w:val="24"/>
              </w:rPr>
              <w:t>of</w:t>
            </w:r>
            <w:r>
              <w:rPr>
                <w:rFonts w:ascii="Times New Roman" w:eastAsia="Times New Roman" w:hAnsi="Times New Roman" w:cs="Times New Roman"/>
                <w:color w:val="000000"/>
                <w:sz w:val="24"/>
                <w:szCs w:val="24"/>
              </w:rPr>
              <w:t xml:space="preserve"> the end of the reporting month</w:t>
            </w:r>
            <w:r>
              <w:rPr>
                <w:rFonts w:ascii="Times New Roman" w:eastAsia="Times New Roman" w:hAnsi="Times New Roman" w:cs="Times New Roman"/>
                <w:sz w:val="24"/>
                <w:szCs w:val="24"/>
              </w:rPr>
              <w:t>, or</w:t>
            </w:r>
            <w:r>
              <w:rPr>
                <w:rFonts w:ascii="Times New Roman" w:eastAsia="Times New Roman" w:hAnsi="Times New Roman" w:cs="Times New Roman"/>
                <w:color w:val="000000"/>
                <w:sz w:val="24"/>
                <w:szCs w:val="24"/>
              </w:rPr>
              <w:t xml:space="preserve"> as requested by the COR</w:t>
            </w:r>
          </w:p>
        </w:tc>
      </w:tr>
      <w:tr w:rsidR="006F2D47" w14:paraId="28806DF1"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554E6C51"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3934" w:type="dxa"/>
            <w:tcBorders>
              <w:left w:val="single" w:sz="6" w:space="0" w:color="000000"/>
              <w:bottom w:val="single" w:sz="6" w:space="0" w:color="000000"/>
              <w:right w:val="single" w:sz="6" w:space="0" w:color="000000"/>
            </w:tcBorders>
            <w:tcMar>
              <w:left w:w="40" w:type="dxa"/>
              <w:right w:w="40" w:type="dxa"/>
            </w:tcMar>
          </w:tcPr>
          <w:p w14:paraId="3C9E3E4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Weekly Status Updates </w:t>
            </w:r>
          </w:p>
        </w:tc>
        <w:tc>
          <w:tcPr>
            <w:tcW w:w="3936" w:type="dxa"/>
            <w:tcBorders>
              <w:bottom w:val="single" w:sz="6" w:space="0" w:color="000000"/>
              <w:right w:val="single" w:sz="6" w:space="0" w:color="000000"/>
            </w:tcBorders>
            <w:tcMar>
              <w:left w:w="40" w:type="dxa"/>
              <w:right w:w="40" w:type="dxa"/>
            </w:tcMar>
          </w:tcPr>
          <w:p w14:paraId="1DC84EB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Weekly, as requested by the COR.</w:t>
            </w:r>
          </w:p>
        </w:tc>
      </w:tr>
      <w:tr w:rsidR="006F2D47" w14:paraId="4C902A3C" w14:textId="77777777" w:rsidTr="00D55E44">
        <w:trPr>
          <w:trHeight w:val="642"/>
        </w:trPr>
        <w:tc>
          <w:tcPr>
            <w:tcW w:w="1474" w:type="dxa"/>
            <w:tcBorders>
              <w:left w:val="single" w:sz="6" w:space="0" w:color="000000"/>
              <w:bottom w:val="single" w:sz="6" w:space="0" w:color="000000"/>
              <w:right w:val="single" w:sz="6" w:space="0" w:color="000000"/>
            </w:tcBorders>
            <w:tcMar>
              <w:left w:w="40" w:type="dxa"/>
              <w:right w:w="40" w:type="dxa"/>
            </w:tcMar>
          </w:tcPr>
          <w:p w14:paraId="62067783"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5.5.1</w:t>
            </w:r>
          </w:p>
        </w:tc>
        <w:tc>
          <w:tcPr>
            <w:tcW w:w="3934" w:type="dxa"/>
            <w:tcBorders>
              <w:left w:val="single" w:sz="6" w:space="0" w:color="000000"/>
              <w:bottom w:val="single" w:sz="6" w:space="0" w:color="000000"/>
              <w:right w:val="single" w:sz="6" w:space="0" w:color="000000"/>
            </w:tcBorders>
            <w:tcMar>
              <w:left w:w="40" w:type="dxa"/>
              <w:right w:w="40" w:type="dxa"/>
            </w:tcMar>
          </w:tcPr>
          <w:p w14:paraId="2D23C8F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Weekly Status Meeting Agenda</w:t>
            </w:r>
          </w:p>
        </w:tc>
        <w:tc>
          <w:tcPr>
            <w:tcW w:w="3936" w:type="dxa"/>
            <w:tcBorders>
              <w:bottom w:val="single" w:sz="6" w:space="0" w:color="000000"/>
              <w:right w:val="single" w:sz="6" w:space="0" w:color="000000"/>
            </w:tcBorders>
            <w:tcMar>
              <w:left w:w="40" w:type="dxa"/>
              <w:right w:w="40" w:type="dxa"/>
            </w:tcMar>
          </w:tcPr>
          <w:p w14:paraId="50E06BB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Weekly, at least one (1) business day prior to the schedule status meeting. </w:t>
            </w:r>
          </w:p>
        </w:tc>
      </w:tr>
      <w:tr w:rsidR="006F2D47" w14:paraId="48B49F23"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51B11DD5"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5.5.2</w:t>
            </w:r>
          </w:p>
        </w:tc>
        <w:tc>
          <w:tcPr>
            <w:tcW w:w="3934" w:type="dxa"/>
            <w:tcBorders>
              <w:left w:val="single" w:sz="6" w:space="0" w:color="000000"/>
              <w:bottom w:val="single" w:sz="6" w:space="0" w:color="000000"/>
              <w:right w:val="single" w:sz="6" w:space="0" w:color="000000"/>
            </w:tcBorders>
            <w:tcMar>
              <w:left w:w="40" w:type="dxa"/>
              <w:right w:w="40" w:type="dxa"/>
            </w:tcMar>
          </w:tcPr>
          <w:p w14:paraId="12D24CA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Weekly Status Meeting Minutes</w:t>
            </w:r>
          </w:p>
        </w:tc>
        <w:tc>
          <w:tcPr>
            <w:tcW w:w="3936" w:type="dxa"/>
            <w:tcBorders>
              <w:bottom w:val="single" w:sz="6" w:space="0" w:color="000000"/>
              <w:right w:val="single" w:sz="6" w:space="0" w:color="000000"/>
            </w:tcBorders>
            <w:tcMar>
              <w:left w:w="40" w:type="dxa"/>
              <w:right w:w="40" w:type="dxa"/>
            </w:tcMar>
          </w:tcPr>
          <w:p w14:paraId="28D32EB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Weekly, no later than three (3) business days after the conclusion of the weekly status meeting. </w:t>
            </w:r>
          </w:p>
        </w:tc>
      </w:tr>
      <w:tr w:rsidR="006F2D47" w14:paraId="0C4E6879"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5449EE6F"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c>
          <w:tcPr>
            <w:tcW w:w="3934" w:type="dxa"/>
            <w:tcBorders>
              <w:left w:val="single" w:sz="6" w:space="0" w:color="000000"/>
              <w:bottom w:val="single" w:sz="6" w:space="0" w:color="000000"/>
              <w:right w:val="single" w:sz="6" w:space="0" w:color="000000"/>
            </w:tcBorders>
            <w:tcMar>
              <w:left w:w="40" w:type="dxa"/>
              <w:right w:w="40" w:type="dxa"/>
            </w:tcMar>
          </w:tcPr>
          <w:p w14:paraId="334D07AB"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Progress Briefings</w:t>
            </w:r>
          </w:p>
        </w:tc>
        <w:tc>
          <w:tcPr>
            <w:tcW w:w="3936" w:type="dxa"/>
            <w:tcBorders>
              <w:bottom w:val="single" w:sz="6" w:space="0" w:color="000000"/>
              <w:right w:val="single" w:sz="6" w:space="0" w:color="000000"/>
            </w:tcBorders>
            <w:tcMar>
              <w:left w:w="40" w:type="dxa"/>
              <w:right w:w="40" w:type="dxa"/>
            </w:tcMar>
          </w:tcPr>
          <w:p w14:paraId="2D2C01D1"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required.</w:t>
            </w:r>
          </w:p>
        </w:tc>
      </w:tr>
      <w:tr w:rsidR="006F2D47" w14:paraId="772E3AAC"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370AB09E"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3934" w:type="dxa"/>
            <w:tcBorders>
              <w:left w:val="single" w:sz="6" w:space="0" w:color="000000"/>
              <w:bottom w:val="single" w:sz="6" w:space="0" w:color="000000"/>
              <w:right w:val="single" w:sz="6" w:space="0" w:color="000000"/>
            </w:tcBorders>
            <w:tcMar>
              <w:left w:w="40" w:type="dxa"/>
              <w:right w:w="40" w:type="dxa"/>
            </w:tcMar>
          </w:tcPr>
          <w:p w14:paraId="30265BE4"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Schedule</w:t>
            </w:r>
          </w:p>
        </w:tc>
        <w:tc>
          <w:tcPr>
            <w:tcW w:w="3936" w:type="dxa"/>
            <w:tcBorders>
              <w:bottom w:val="single" w:sz="6" w:space="0" w:color="000000"/>
              <w:right w:val="single" w:sz="6" w:space="0" w:color="000000"/>
            </w:tcBorders>
            <w:tcMar>
              <w:left w:w="40" w:type="dxa"/>
              <w:right w:w="40" w:type="dxa"/>
            </w:tcMar>
          </w:tcPr>
          <w:p w14:paraId="4AA0000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Within 10 business days </w:t>
            </w:r>
            <w:r>
              <w:rPr>
                <w:rFonts w:ascii="Times New Roman" w:eastAsia="Times New Roman" w:hAnsi="Times New Roman" w:cs="Times New Roman"/>
                <w:sz w:val="24"/>
                <w:szCs w:val="24"/>
              </w:rPr>
              <w:t>after the Kickoff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eeting. Updates weekly</w:t>
            </w:r>
            <w:r>
              <w:rPr>
                <w:rFonts w:ascii="Times New Roman" w:eastAsia="Times New Roman" w:hAnsi="Times New Roman" w:cs="Times New Roman"/>
                <w:sz w:val="24"/>
                <w:szCs w:val="24"/>
              </w:rPr>
              <w:t>.</w:t>
            </w:r>
          </w:p>
        </w:tc>
      </w:tr>
      <w:tr w:rsidR="006F2D47" w14:paraId="20D7AEB8"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438DDDC8"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5.8.1</w:t>
            </w:r>
          </w:p>
        </w:tc>
        <w:tc>
          <w:tcPr>
            <w:tcW w:w="3934" w:type="dxa"/>
            <w:tcBorders>
              <w:left w:val="single" w:sz="6" w:space="0" w:color="000000"/>
              <w:bottom w:val="single" w:sz="6" w:space="0" w:color="000000"/>
              <w:right w:val="single" w:sz="6" w:space="0" w:color="000000"/>
            </w:tcBorders>
            <w:tcMar>
              <w:left w:w="40" w:type="dxa"/>
              <w:right w:w="40" w:type="dxa"/>
            </w:tcMar>
          </w:tcPr>
          <w:p w14:paraId="348220E4"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Risk Management Plan</w:t>
            </w:r>
          </w:p>
        </w:tc>
        <w:tc>
          <w:tcPr>
            <w:tcW w:w="3936" w:type="dxa"/>
            <w:tcBorders>
              <w:bottom w:val="single" w:sz="6" w:space="0" w:color="000000"/>
              <w:right w:val="single" w:sz="6" w:space="0" w:color="000000"/>
            </w:tcBorders>
            <w:tcMar>
              <w:left w:w="40" w:type="dxa"/>
              <w:right w:w="40" w:type="dxa"/>
            </w:tcMar>
          </w:tcPr>
          <w:p w14:paraId="7F349F7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Within 20 business days </w:t>
            </w:r>
            <w:r>
              <w:rPr>
                <w:rFonts w:ascii="Times New Roman" w:eastAsia="Times New Roman" w:hAnsi="Times New Roman" w:cs="Times New Roman"/>
                <w:sz w:val="24"/>
                <w:szCs w:val="24"/>
              </w:rPr>
              <w:t>after the Kickoff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eeting.</w:t>
            </w:r>
          </w:p>
        </w:tc>
      </w:tr>
      <w:tr w:rsidR="006F2D47" w14:paraId="20FC42F9"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0D568BC2"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5.8.2</w:t>
            </w:r>
          </w:p>
        </w:tc>
        <w:tc>
          <w:tcPr>
            <w:tcW w:w="3934" w:type="dxa"/>
            <w:tcBorders>
              <w:left w:val="single" w:sz="6" w:space="0" w:color="000000"/>
              <w:bottom w:val="single" w:sz="6" w:space="0" w:color="000000"/>
              <w:right w:val="single" w:sz="6" w:space="0" w:color="000000"/>
            </w:tcBorders>
            <w:tcMar>
              <w:left w:w="40" w:type="dxa"/>
              <w:right w:w="40" w:type="dxa"/>
            </w:tcMar>
          </w:tcPr>
          <w:p w14:paraId="4C3C4CD2"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Risk Register </w:t>
            </w:r>
          </w:p>
        </w:tc>
        <w:tc>
          <w:tcPr>
            <w:tcW w:w="3936" w:type="dxa"/>
            <w:tcBorders>
              <w:bottom w:val="single" w:sz="6" w:space="0" w:color="000000"/>
              <w:right w:val="single" w:sz="6" w:space="0" w:color="000000"/>
            </w:tcBorders>
            <w:tcMar>
              <w:left w:w="40" w:type="dxa"/>
              <w:right w:w="40" w:type="dxa"/>
            </w:tcMar>
          </w:tcPr>
          <w:p w14:paraId="405BE8B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Within 20 business days </w:t>
            </w:r>
            <w:r>
              <w:rPr>
                <w:rFonts w:ascii="Times New Roman" w:eastAsia="Times New Roman" w:hAnsi="Times New Roman" w:cs="Times New Roman"/>
                <w:sz w:val="24"/>
                <w:szCs w:val="24"/>
              </w:rPr>
              <w:t>after the Kickoff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 xml:space="preserve">eeting. Updates as needed. </w:t>
            </w:r>
          </w:p>
        </w:tc>
      </w:tr>
      <w:tr w:rsidR="006F2D47" w14:paraId="5402D44A"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08A219A9"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6.2.3</w:t>
            </w:r>
          </w:p>
        </w:tc>
        <w:tc>
          <w:tcPr>
            <w:tcW w:w="3934" w:type="dxa"/>
            <w:tcBorders>
              <w:left w:val="single" w:sz="6" w:space="0" w:color="000000"/>
              <w:bottom w:val="single" w:sz="6" w:space="0" w:color="000000"/>
              <w:right w:val="single" w:sz="6" w:space="0" w:color="000000"/>
            </w:tcBorders>
            <w:tcMar>
              <w:left w:w="40" w:type="dxa"/>
              <w:right w:w="40" w:type="dxa"/>
            </w:tcMar>
          </w:tcPr>
          <w:p w14:paraId="4DBF1BA5"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Deployment Plan</w:t>
            </w:r>
          </w:p>
        </w:tc>
        <w:tc>
          <w:tcPr>
            <w:tcW w:w="3936" w:type="dxa"/>
            <w:tcBorders>
              <w:bottom w:val="single" w:sz="6" w:space="0" w:color="000000"/>
              <w:right w:val="single" w:sz="6" w:space="0" w:color="000000"/>
            </w:tcBorders>
            <w:tcMar>
              <w:left w:w="40" w:type="dxa"/>
              <w:right w:w="40" w:type="dxa"/>
            </w:tcMar>
          </w:tcPr>
          <w:p w14:paraId="37946C13"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Within 10 business days after the Kickoff Meeting </w:t>
            </w:r>
          </w:p>
        </w:tc>
      </w:tr>
      <w:tr w:rsidR="006F2D47" w14:paraId="47BEB08F"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0B970E5A"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6.3.2</w:t>
            </w:r>
          </w:p>
        </w:tc>
        <w:tc>
          <w:tcPr>
            <w:tcW w:w="3934" w:type="dxa"/>
            <w:tcBorders>
              <w:left w:val="single" w:sz="6" w:space="0" w:color="000000"/>
              <w:bottom w:val="single" w:sz="6" w:space="0" w:color="000000"/>
              <w:right w:val="single" w:sz="6" w:space="0" w:color="000000"/>
            </w:tcBorders>
            <w:tcMar>
              <w:left w:w="40" w:type="dxa"/>
              <w:right w:w="40" w:type="dxa"/>
            </w:tcMar>
          </w:tcPr>
          <w:p w14:paraId="3D0E42A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Plan Updates</w:t>
            </w:r>
          </w:p>
        </w:tc>
        <w:tc>
          <w:tcPr>
            <w:tcW w:w="3936" w:type="dxa"/>
            <w:tcBorders>
              <w:bottom w:val="single" w:sz="6" w:space="0" w:color="000000"/>
              <w:right w:val="single" w:sz="6" w:space="0" w:color="000000"/>
            </w:tcBorders>
            <w:tcMar>
              <w:left w:w="40" w:type="dxa"/>
              <w:right w:w="40" w:type="dxa"/>
            </w:tcMar>
          </w:tcPr>
          <w:p w14:paraId="671FBDB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five (5) business days after </w:t>
            </w:r>
            <w:proofErr w:type="gramStart"/>
            <w:r>
              <w:rPr>
                <w:rFonts w:ascii="Times New Roman" w:eastAsia="Times New Roman" w:hAnsi="Times New Roman" w:cs="Times New Roman"/>
                <w:sz w:val="24"/>
                <w:szCs w:val="24"/>
              </w:rPr>
              <w:t>exercise of</w:t>
            </w:r>
            <w:proofErr w:type="gramEnd"/>
            <w:r>
              <w:rPr>
                <w:rFonts w:ascii="Times New Roman" w:eastAsia="Times New Roman" w:hAnsi="Times New Roman" w:cs="Times New Roman"/>
                <w:sz w:val="24"/>
                <w:szCs w:val="24"/>
              </w:rPr>
              <w:t xml:space="preserve"> an optional item for each of the seven remaining libraries. </w:t>
            </w:r>
          </w:p>
        </w:tc>
      </w:tr>
      <w:tr w:rsidR="006F2D47" w14:paraId="27485B5C"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798840ED"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trike/>
                <w:color w:val="000000"/>
                <w:sz w:val="24"/>
                <w:szCs w:val="24"/>
              </w:rPr>
            </w:pPr>
            <w:r>
              <w:rPr>
                <w:rFonts w:ascii="Times New Roman" w:eastAsia="Times New Roman" w:hAnsi="Times New Roman" w:cs="Times New Roman"/>
                <w:color w:val="000000"/>
                <w:sz w:val="24"/>
                <w:szCs w:val="24"/>
              </w:rPr>
              <w:lastRenderedPageBreak/>
              <w:t>6.</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5</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7B2FC24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trike/>
                <w:color w:val="000000"/>
                <w:sz w:val="24"/>
                <w:szCs w:val="24"/>
              </w:rPr>
            </w:pPr>
            <w:r>
              <w:rPr>
                <w:rFonts w:ascii="Times New Roman" w:eastAsia="Times New Roman" w:hAnsi="Times New Roman" w:cs="Times New Roman"/>
                <w:color w:val="000000"/>
                <w:sz w:val="24"/>
                <w:szCs w:val="24"/>
              </w:rPr>
              <w:t>Data Migration Plan</w:t>
            </w:r>
          </w:p>
        </w:tc>
        <w:tc>
          <w:tcPr>
            <w:tcW w:w="3936" w:type="dxa"/>
            <w:tcBorders>
              <w:bottom w:val="single" w:sz="6" w:space="0" w:color="000000"/>
              <w:right w:val="single" w:sz="6" w:space="0" w:color="000000"/>
            </w:tcBorders>
            <w:tcMar>
              <w:left w:w="40" w:type="dxa"/>
              <w:right w:w="40" w:type="dxa"/>
            </w:tcMar>
          </w:tcPr>
          <w:p w14:paraId="723CF322"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trike/>
                <w:color w:val="000000"/>
                <w:sz w:val="24"/>
                <w:szCs w:val="24"/>
              </w:rPr>
            </w:pPr>
            <w:r>
              <w:rPr>
                <w:rFonts w:ascii="Times New Roman" w:eastAsia="Times New Roman" w:hAnsi="Times New Roman" w:cs="Times New Roman"/>
                <w:color w:val="000000"/>
                <w:sz w:val="24"/>
                <w:szCs w:val="24"/>
              </w:rPr>
              <w:t xml:space="preserve">Within 15 business days after the </w:t>
            </w:r>
            <w:r>
              <w:rPr>
                <w:rFonts w:ascii="Times New Roman" w:eastAsia="Times New Roman" w:hAnsi="Times New Roman" w:cs="Times New Roman"/>
                <w:sz w:val="24"/>
                <w:szCs w:val="24"/>
              </w:rPr>
              <w:t>K</w:t>
            </w:r>
            <w:r>
              <w:rPr>
                <w:rFonts w:ascii="Times New Roman" w:eastAsia="Times New Roman" w:hAnsi="Times New Roman" w:cs="Times New Roman"/>
                <w:color w:val="000000"/>
                <w:sz w:val="24"/>
                <w:szCs w:val="24"/>
              </w:rPr>
              <w:t xml:space="preserve">ickoff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eeting</w:t>
            </w:r>
            <w:r>
              <w:rPr>
                <w:rFonts w:ascii="Times New Roman" w:eastAsia="Times New Roman" w:hAnsi="Times New Roman" w:cs="Times New Roman"/>
                <w:sz w:val="24"/>
                <w:szCs w:val="24"/>
              </w:rPr>
              <w:t xml:space="preserve">. Updates within 7 business days after exercise of an optional item for each of the seven remaining libraries, as necessary. </w:t>
            </w:r>
          </w:p>
        </w:tc>
      </w:tr>
      <w:tr w:rsidR="006F2D47" w14:paraId="69B9A72A"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1DE5A394"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.6</w:t>
            </w:r>
          </w:p>
        </w:tc>
        <w:tc>
          <w:tcPr>
            <w:tcW w:w="3934" w:type="dxa"/>
            <w:tcBorders>
              <w:left w:val="single" w:sz="6" w:space="0" w:color="000000"/>
              <w:bottom w:val="single" w:sz="6" w:space="0" w:color="000000"/>
              <w:right w:val="single" w:sz="6" w:space="0" w:color="000000"/>
            </w:tcBorders>
            <w:tcMar>
              <w:left w:w="40" w:type="dxa"/>
              <w:right w:w="40" w:type="dxa"/>
            </w:tcMar>
          </w:tcPr>
          <w:p w14:paraId="0DC11F5D"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Mapping </w:t>
            </w:r>
            <w:r>
              <w:rPr>
                <w:rFonts w:ascii="Times New Roman" w:eastAsia="Times New Roman" w:hAnsi="Times New Roman" w:cs="Times New Roman"/>
                <w:sz w:val="24"/>
                <w:szCs w:val="24"/>
              </w:rPr>
              <w:t>Document</w:t>
            </w:r>
          </w:p>
        </w:tc>
        <w:tc>
          <w:tcPr>
            <w:tcW w:w="3936" w:type="dxa"/>
            <w:tcBorders>
              <w:bottom w:val="single" w:sz="6" w:space="0" w:color="000000"/>
              <w:right w:val="single" w:sz="6" w:space="0" w:color="000000"/>
            </w:tcBorders>
            <w:tcMar>
              <w:left w:w="40" w:type="dxa"/>
              <w:right w:w="40" w:type="dxa"/>
            </w:tcMar>
          </w:tcPr>
          <w:p w14:paraId="44DCE7E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Within 20 business days after the </w:t>
            </w:r>
            <w:r>
              <w:rPr>
                <w:rFonts w:ascii="Times New Roman" w:eastAsia="Times New Roman" w:hAnsi="Times New Roman" w:cs="Times New Roman"/>
                <w:sz w:val="24"/>
                <w:szCs w:val="24"/>
              </w:rPr>
              <w:t>K</w:t>
            </w:r>
            <w:r>
              <w:rPr>
                <w:rFonts w:ascii="Times New Roman" w:eastAsia="Times New Roman" w:hAnsi="Times New Roman" w:cs="Times New Roman"/>
                <w:color w:val="000000"/>
                <w:sz w:val="24"/>
                <w:szCs w:val="24"/>
              </w:rPr>
              <w:t xml:space="preserve">ickoff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 xml:space="preserve">eeting. </w:t>
            </w:r>
            <w:r>
              <w:rPr>
                <w:rFonts w:ascii="Times New Roman" w:eastAsia="Times New Roman" w:hAnsi="Times New Roman" w:cs="Times New Roman"/>
                <w:sz w:val="24"/>
                <w:szCs w:val="24"/>
              </w:rPr>
              <w:t xml:space="preserve">Updates within 10 business days after </w:t>
            </w:r>
            <w:proofErr w:type="gramStart"/>
            <w:r>
              <w:rPr>
                <w:rFonts w:ascii="Times New Roman" w:eastAsia="Times New Roman" w:hAnsi="Times New Roman" w:cs="Times New Roman"/>
                <w:sz w:val="24"/>
                <w:szCs w:val="24"/>
              </w:rPr>
              <w:t>exercise of</w:t>
            </w:r>
            <w:proofErr w:type="gramEnd"/>
            <w:r>
              <w:rPr>
                <w:rFonts w:ascii="Times New Roman" w:eastAsia="Times New Roman" w:hAnsi="Times New Roman" w:cs="Times New Roman"/>
                <w:sz w:val="24"/>
                <w:szCs w:val="24"/>
              </w:rPr>
              <w:t xml:space="preserve"> an optional item for each of the seven remaining libraries, as necessary. </w:t>
            </w:r>
          </w:p>
        </w:tc>
      </w:tr>
      <w:tr w:rsidR="006F2D47" w14:paraId="144A150D"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124EE814"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trike/>
                <w:color w:val="000000"/>
                <w:sz w:val="24"/>
                <w:szCs w:val="24"/>
              </w:rPr>
            </w:pPr>
            <w:r>
              <w:rPr>
                <w:rFonts w:ascii="Times New Roman" w:eastAsia="Times New Roman" w:hAnsi="Times New Roman" w:cs="Times New Roman"/>
                <w:color w:val="000000"/>
                <w:sz w:val="24"/>
                <w:szCs w:val="24"/>
              </w:rPr>
              <w:t>6.</w:t>
            </w:r>
            <w:r>
              <w:rPr>
                <w:rFonts w:ascii="Times New Roman" w:eastAsia="Times New Roman" w:hAnsi="Times New Roman" w:cs="Times New Roman"/>
                <w:sz w:val="24"/>
                <w:szCs w:val="24"/>
              </w:rPr>
              <w:t>5.1.1</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7829F75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trike/>
                <w:color w:val="000000"/>
                <w:sz w:val="24"/>
                <w:szCs w:val="24"/>
              </w:rPr>
            </w:pPr>
            <w:r>
              <w:rPr>
                <w:rFonts w:ascii="Times New Roman" w:eastAsia="Times New Roman" w:hAnsi="Times New Roman" w:cs="Times New Roman"/>
                <w:color w:val="000000"/>
                <w:sz w:val="24"/>
                <w:szCs w:val="24"/>
                <w:highlight w:val="white"/>
              </w:rPr>
              <w:t>Application Administrator Training Manual</w:t>
            </w:r>
          </w:p>
        </w:tc>
        <w:tc>
          <w:tcPr>
            <w:tcW w:w="3936" w:type="dxa"/>
            <w:tcBorders>
              <w:bottom w:val="single" w:sz="6" w:space="0" w:color="000000"/>
              <w:right w:val="single" w:sz="6" w:space="0" w:color="000000"/>
            </w:tcBorders>
            <w:tcMar>
              <w:left w:w="40" w:type="dxa"/>
              <w:right w:w="40" w:type="dxa"/>
            </w:tcMar>
          </w:tcPr>
          <w:p w14:paraId="7D03C283"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trike/>
                <w:color w:val="000000"/>
                <w:sz w:val="24"/>
                <w:szCs w:val="24"/>
              </w:rPr>
            </w:pPr>
            <w:r>
              <w:rPr>
                <w:rFonts w:ascii="Times New Roman" w:eastAsia="Times New Roman" w:hAnsi="Times New Roman" w:cs="Times New Roman"/>
                <w:color w:val="000000"/>
                <w:sz w:val="24"/>
                <w:szCs w:val="24"/>
              </w:rPr>
              <w:t xml:space="preserve">At least 30 days </w:t>
            </w:r>
            <w:proofErr w:type="gramStart"/>
            <w:r>
              <w:rPr>
                <w:rFonts w:ascii="Times New Roman" w:eastAsia="Times New Roman" w:hAnsi="Times New Roman" w:cs="Times New Roman"/>
                <w:color w:val="000000"/>
                <w:sz w:val="24"/>
                <w:szCs w:val="24"/>
              </w:rPr>
              <w:t>before deployment to</w:t>
            </w:r>
            <w:proofErr w:type="gramEnd"/>
            <w:r>
              <w:rPr>
                <w:rFonts w:ascii="Times New Roman" w:eastAsia="Times New Roman" w:hAnsi="Times New Roman" w:cs="Times New Roman"/>
                <w:color w:val="000000"/>
                <w:sz w:val="24"/>
                <w:szCs w:val="24"/>
              </w:rPr>
              <w:t xml:space="preserve"> production.</w:t>
            </w:r>
            <w:r>
              <w:rPr>
                <w:rFonts w:ascii="Times New Roman" w:eastAsia="Times New Roman" w:hAnsi="Times New Roman" w:cs="Times New Roman"/>
                <w:sz w:val="24"/>
                <w:szCs w:val="24"/>
              </w:rPr>
              <w:t xml:space="preserve"> </w:t>
            </w:r>
          </w:p>
        </w:tc>
      </w:tr>
      <w:tr w:rsidR="006F2D47" w14:paraId="17A4456D"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79165821"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6.5.1.2</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693FE3F8"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rPr>
              <w:t xml:space="preserve">General User Training Manual </w:t>
            </w:r>
          </w:p>
        </w:tc>
        <w:tc>
          <w:tcPr>
            <w:tcW w:w="3936" w:type="dxa"/>
            <w:tcBorders>
              <w:bottom w:val="single" w:sz="6" w:space="0" w:color="000000"/>
              <w:right w:val="single" w:sz="6" w:space="0" w:color="000000"/>
            </w:tcBorders>
            <w:tcMar>
              <w:left w:w="40" w:type="dxa"/>
              <w:right w:w="40" w:type="dxa"/>
            </w:tcMar>
          </w:tcPr>
          <w:p w14:paraId="53199635"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least 30 days </w:t>
            </w:r>
            <w:proofErr w:type="gramStart"/>
            <w:r>
              <w:rPr>
                <w:rFonts w:ascii="Times New Roman" w:eastAsia="Times New Roman" w:hAnsi="Times New Roman" w:cs="Times New Roman"/>
                <w:color w:val="000000"/>
                <w:sz w:val="24"/>
                <w:szCs w:val="24"/>
              </w:rPr>
              <w:t>before deployment to</w:t>
            </w:r>
            <w:proofErr w:type="gramEnd"/>
            <w:r>
              <w:rPr>
                <w:rFonts w:ascii="Times New Roman" w:eastAsia="Times New Roman" w:hAnsi="Times New Roman" w:cs="Times New Roman"/>
                <w:color w:val="000000"/>
                <w:sz w:val="24"/>
                <w:szCs w:val="24"/>
              </w:rPr>
              <w:t xml:space="preserve"> production.</w:t>
            </w:r>
            <w:r>
              <w:rPr>
                <w:rFonts w:ascii="Times New Roman" w:eastAsia="Times New Roman" w:hAnsi="Times New Roman" w:cs="Times New Roman"/>
                <w:sz w:val="24"/>
                <w:szCs w:val="24"/>
              </w:rPr>
              <w:t xml:space="preserve"> </w:t>
            </w:r>
          </w:p>
        </w:tc>
      </w:tr>
      <w:tr w:rsidR="006F2D47" w14:paraId="31136A36"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140815BB"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6.5.5</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15366414"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Plan</w:t>
            </w:r>
          </w:p>
        </w:tc>
        <w:tc>
          <w:tcPr>
            <w:tcW w:w="3936" w:type="dxa"/>
            <w:tcBorders>
              <w:bottom w:val="single" w:sz="6" w:space="0" w:color="000000"/>
              <w:right w:val="single" w:sz="6" w:space="0" w:color="000000"/>
            </w:tcBorders>
            <w:tcMar>
              <w:left w:w="40" w:type="dxa"/>
              <w:right w:w="40" w:type="dxa"/>
            </w:tcMar>
          </w:tcPr>
          <w:p w14:paraId="62AA0F22"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least 60 days prior deployment. </w:t>
            </w:r>
          </w:p>
        </w:tc>
      </w:tr>
      <w:tr w:rsidR="006F2D47" w14:paraId="1199006E"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50DE71CF"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8.3.5</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00C0E40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POA&amp;M</w:t>
            </w:r>
          </w:p>
        </w:tc>
        <w:tc>
          <w:tcPr>
            <w:tcW w:w="3936" w:type="dxa"/>
            <w:tcBorders>
              <w:bottom w:val="single" w:sz="6" w:space="0" w:color="000000"/>
              <w:right w:val="single" w:sz="6" w:space="0" w:color="000000"/>
            </w:tcBorders>
            <w:tcMar>
              <w:left w:w="40" w:type="dxa"/>
              <w:right w:w="40" w:type="dxa"/>
            </w:tcMar>
          </w:tcPr>
          <w:p w14:paraId="02F87B26"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business days before ATO package is submitted to CIO approval. </w:t>
            </w:r>
          </w:p>
        </w:tc>
      </w:tr>
      <w:tr w:rsidR="006F2D47" w14:paraId="21CA6F53"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35B22D99"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8.4.2</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0F8C2987"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Vulnerability Scans</w:t>
            </w:r>
          </w:p>
        </w:tc>
        <w:tc>
          <w:tcPr>
            <w:tcW w:w="3936" w:type="dxa"/>
            <w:tcBorders>
              <w:bottom w:val="single" w:sz="6" w:space="0" w:color="000000"/>
              <w:right w:val="single" w:sz="6" w:space="0" w:color="000000"/>
            </w:tcBorders>
            <w:tcMar>
              <w:left w:w="40" w:type="dxa"/>
              <w:right w:w="40" w:type="dxa"/>
            </w:tcMar>
          </w:tcPr>
          <w:p w14:paraId="0F21E13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requested by the NARA COR. </w:t>
            </w:r>
          </w:p>
        </w:tc>
      </w:tr>
      <w:tr w:rsidR="006F2D47" w14:paraId="018526F6"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6E1D834A"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tc>
        <w:tc>
          <w:tcPr>
            <w:tcW w:w="3934" w:type="dxa"/>
            <w:tcBorders>
              <w:left w:val="single" w:sz="6" w:space="0" w:color="000000"/>
              <w:bottom w:val="single" w:sz="6" w:space="0" w:color="000000"/>
              <w:right w:val="single" w:sz="6" w:space="0" w:color="000000"/>
            </w:tcBorders>
            <w:tcMar>
              <w:left w:w="40" w:type="dxa"/>
              <w:right w:w="40" w:type="dxa"/>
            </w:tcMar>
          </w:tcPr>
          <w:p w14:paraId="7D429A4D"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Results/Report </w:t>
            </w:r>
          </w:p>
        </w:tc>
        <w:tc>
          <w:tcPr>
            <w:tcW w:w="3936" w:type="dxa"/>
            <w:tcBorders>
              <w:bottom w:val="single" w:sz="6" w:space="0" w:color="000000"/>
              <w:right w:val="single" w:sz="6" w:space="0" w:color="000000"/>
            </w:tcBorders>
            <w:tcMar>
              <w:left w:w="40" w:type="dxa"/>
              <w:right w:w="40" w:type="dxa"/>
            </w:tcMar>
          </w:tcPr>
          <w:p w14:paraId="7F2675E1"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Five (5) business days before Customer Acceptance Testing.</w:t>
            </w:r>
          </w:p>
        </w:tc>
      </w:tr>
      <w:tr w:rsidR="006F2D47" w14:paraId="7D6E791A"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6C346655"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p w14:paraId="3146C936"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p>
        </w:tc>
        <w:tc>
          <w:tcPr>
            <w:tcW w:w="3934" w:type="dxa"/>
            <w:tcBorders>
              <w:left w:val="single" w:sz="6" w:space="0" w:color="000000"/>
              <w:bottom w:val="single" w:sz="6" w:space="0" w:color="000000"/>
              <w:right w:val="single" w:sz="6" w:space="0" w:color="000000"/>
            </w:tcBorders>
            <w:tcMar>
              <w:left w:w="40" w:type="dxa"/>
              <w:right w:w="40" w:type="dxa"/>
            </w:tcMar>
          </w:tcPr>
          <w:p w14:paraId="03A1E514"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Test Plan/Procedures</w:t>
            </w:r>
          </w:p>
        </w:tc>
        <w:tc>
          <w:tcPr>
            <w:tcW w:w="3936" w:type="dxa"/>
            <w:tcBorders>
              <w:bottom w:val="single" w:sz="6" w:space="0" w:color="000000"/>
              <w:right w:val="single" w:sz="6" w:space="0" w:color="000000"/>
            </w:tcBorders>
            <w:tcMar>
              <w:left w:w="40" w:type="dxa"/>
              <w:right w:w="40" w:type="dxa"/>
            </w:tcMar>
          </w:tcPr>
          <w:p w14:paraId="74DDD62D"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Five (5) business days before Customer Acceptance Testing.</w:t>
            </w:r>
          </w:p>
        </w:tc>
      </w:tr>
      <w:tr w:rsidR="006F2D47" w14:paraId="4C70BFEE"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1228C4EC"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9.3.3</w:t>
            </w:r>
          </w:p>
        </w:tc>
        <w:tc>
          <w:tcPr>
            <w:tcW w:w="3934" w:type="dxa"/>
            <w:tcBorders>
              <w:left w:val="single" w:sz="6" w:space="0" w:color="000000"/>
              <w:bottom w:val="single" w:sz="6" w:space="0" w:color="000000"/>
              <w:right w:val="single" w:sz="6" w:space="0" w:color="000000"/>
            </w:tcBorders>
            <w:tcMar>
              <w:left w:w="40" w:type="dxa"/>
              <w:right w:w="40" w:type="dxa"/>
            </w:tcMar>
          </w:tcPr>
          <w:p w14:paraId="4117498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Package </w:t>
            </w:r>
          </w:p>
        </w:tc>
        <w:tc>
          <w:tcPr>
            <w:tcW w:w="3936" w:type="dxa"/>
            <w:tcBorders>
              <w:bottom w:val="single" w:sz="6" w:space="0" w:color="000000"/>
              <w:right w:val="single" w:sz="6" w:space="0" w:color="000000"/>
            </w:tcBorders>
            <w:tcMar>
              <w:left w:w="40" w:type="dxa"/>
              <w:right w:w="40" w:type="dxa"/>
            </w:tcMar>
          </w:tcPr>
          <w:p w14:paraId="356DB2CA"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Five (5) business days before Customer Acceptance Testing. </w:t>
            </w:r>
          </w:p>
        </w:tc>
      </w:tr>
      <w:tr w:rsidR="006F2D47" w14:paraId="4F16337A" w14:textId="77777777" w:rsidTr="00D55E44">
        <w:tc>
          <w:tcPr>
            <w:tcW w:w="1474" w:type="dxa"/>
            <w:tcBorders>
              <w:left w:val="single" w:sz="6" w:space="0" w:color="000000"/>
              <w:bottom w:val="single" w:sz="6" w:space="0" w:color="000000"/>
              <w:right w:val="single" w:sz="6" w:space="0" w:color="000000"/>
            </w:tcBorders>
            <w:tcMar>
              <w:left w:w="40" w:type="dxa"/>
              <w:right w:w="40" w:type="dxa"/>
            </w:tcMar>
          </w:tcPr>
          <w:p w14:paraId="1C7FF16B"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9.4.7.3</w:t>
            </w:r>
          </w:p>
        </w:tc>
        <w:tc>
          <w:tcPr>
            <w:tcW w:w="3934" w:type="dxa"/>
            <w:tcBorders>
              <w:left w:val="single" w:sz="6" w:space="0" w:color="000000"/>
              <w:bottom w:val="single" w:sz="6" w:space="0" w:color="000000"/>
              <w:right w:val="single" w:sz="6" w:space="0" w:color="000000"/>
            </w:tcBorders>
            <w:tcMar>
              <w:left w:w="40" w:type="dxa"/>
              <w:right w:w="40" w:type="dxa"/>
            </w:tcMar>
          </w:tcPr>
          <w:p w14:paraId="735D552F"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RVTM</w:t>
            </w:r>
          </w:p>
        </w:tc>
        <w:tc>
          <w:tcPr>
            <w:tcW w:w="3936" w:type="dxa"/>
            <w:tcBorders>
              <w:bottom w:val="single" w:sz="6" w:space="0" w:color="000000"/>
              <w:right w:val="single" w:sz="6" w:space="0" w:color="000000"/>
            </w:tcBorders>
            <w:tcMar>
              <w:left w:w="40" w:type="dxa"/>
              <w:right w:w="40" w:type="dxa"/>
            </w:tcMar>
          </w:tcPr>
          <w:p w14:paraId="5E99D892"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Fifteen (15) business days before updated requirements are implemented. </w:t>
            </w:r>
          </w:p>
        </w:tc>
      </w:tr>
      <w:tr w:rsidR="006F2D47" w14:paraId="39931A58" w14:textId="77777777" w:rsidTr="00D55E44">
        <w:tc>
          <w:tcPr>
            <w:tcW w:w="1474" w:type="dxa"/>
            <w:tcBorders>
              <w:left w:val="single" w:sz="6" w:space="0" w:color="000000"/>
              <w:right w:val="single" w:sz="6" w:space="0" w:color="000000"/>
            </w:tcBorders>
            <w:shd w:val="clear" w:color="auto" w:fill="FFFFFF"/>
            <w:tcMar>
              <w:left w:w="40" w:type="dxa"/>
              <w:right w:w="40" w:type="dxa"/>
            </w:tcMar>
          </w:tcPr>
          <w:p w14:paraId="21C1B261"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.4</w:t>
            </w:r>
          </w:p>
        </w:tc>
        <w:tc>
          <w:tcPr>
            <w:tcW w:w="3934" w:type="dxa"/>
            <w:tcBorders>
              <w:left w:val="single" w:sz="6" w:space="0" w:color="000000"/>
              <w:right w:val="single" w:sz="6" w:space="0" w:color="000000"/>
            </w:tcBorders>
            <w:shd w:val="clear" w:color="auto" w:fill="FFFFFF"/>
            <w:tcMar>
              <w:left w:w="40" w:type="dxa"/>
              <w:right w:w="40" w:type="dxa"/>
            </w:tcMar>
          </w:tcPr>
          <w:p w14:paraId="1EE4EBA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 Level Agreement (SLA)</w:t>
            </w:r>
          </w:p>
        </w:tc>
        <w:tc>
          <w:tcPr>
            <w:tcW w:w="3936" w:type="dxa"/>
            <w:tcBorders>
              <w:right w:val="single" w:sz="6" w:space="0" w:color="000000"/>
            </w:tcBorders>
            <w:tcMar>
              <w:left w:w="40" w:type="dxa"/>
              <w:right w:w="40" w:type="dxa"/>
            </w:tcMar>
          </w:tcPr>
          <w:p w14:paraId="4F31839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Within 10 business days after </w:t>
            </w:r>
            <w:r>
              <w:rPr>
                <w:rFonts w:ascii="Times New Roman" w:eastAsia="Times New Roman" w:hAnsi="Times New Roman" w:cs="Times New Roman"/>
                <w:sz w:val="24"/>
                <w:szCs w:val="24"/>
              </w:rPr>
              <w:t>K</w:t>
            </w:r>
            <w:r>
              <w:rPr>
                <w:rFonts w:ascii="Times New Roman" w:eastAsia="Times New Roman" w:hAnsi="Times New Roman" w:cs="Times New Roman"/>
                <w:color w:val="000000"/>
                <w:sz w:val="24"/>
                <w:szCs w:val="24"/>
              </w:rPr>
              <w:t xml:space="preserve">ickoff </w:t>
            </w:r>
            <w:r>
              <w:rPr>
                <w:rFonts w:ascii="Times New Roman" w:eastAsia="Times New Roman" w:hAnsi="Times New Roman" w:cs="Times New Roman"/>
                <w:sz w:val="24"/>
                <w:szCs w:val="24"/>
              </w:rPr>
              <w:t>M</w:t>
            </w:r>
            <w:r>
              <w:rPr>
                <w:rFonts w:ascii="Times New Roman" w:eastAsia="Times New Roman" w:hAnsi="Times New Roman" w:cs="Times New Roman"/>
                <w:color w:val="000000"/>
                <w:sz w:val="24"/>
                <w:szCs w:val="24"/>
              </w:rPr>
              <w:t>eeting</w:t>
            </w:r>
          </w:p>
        </w:tc>
      </w:tr>
      <w:tr w:rsidR="006F2D47" w14:paraId="180ECA51" w14:textId="77777777" w:rsidTr="00D55E44">
        <w:tc>
          <w:tcPr>
            <w:tcW w:w="1474" w:type="dxa"/>
            <w:tcBorders>
              <w:left w:val="single" w:sz="6" w:space="0" w:color="000000"/>
              <w:right w:val="single" w:sz="6" w:space="0" w:color="000000"/>
            </w:tcBorders>
            <w:shd w:val="clear" w:color="auto" w:fill="FFFFFF"/>
            <w:tcMar>
              <w:left w:w="40" w:type="dxa"/>
              <w:right w:w="40" w:type="dxa"/>
            </w:tcMar>
          </w:tcPr>
          <w:p w14:paraId="5B66628E"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10.4.6</w:t>
            </w:r>
          </w:p>
        </w:tc>
        <w:tc>
          <w:tcPr>
            <w:tcW w:w="3934" w:type="dxa"/>
            <w:tcBorders>
              <w:left w:val="single" w:sz="6" w:space="0" w:color="000000"/>
              <w:right w:val="single" w:sz="6" w:space="0" w:color="000000"/>
            </w:tcBorders>
            <w:shd w:val="clear" w:color="auto" w:fill="FFFFFF"/>
            <w:tcMar>
              <w:left w:w="40" w:type="dxa"/>
              <w:right w:w="40" w:type="dxa"/>
            </w:tcMar>
          </w:tcPr>
          <w:p w14:paraId="01DFD175"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CMDB/MCD and system design</w:t>
            </w:r>
          </w:p>
        </w:tc>
        <w:tc>
          <w:tcPr>
            <w:tcW w:w="3936" w:type="dxa"/>
            <w:tcBorders>
              <w:right w:val="single" w:sz="6" w:space="0" w:color="000000"/>
            </w:tcBorders>
            <w:tcMar>
              <w:left w:w="40" w:type="dxa"/>
              <w:right w:w="40" w:type="dxa"/>
            </w:tcMar>
          </w:tcPr>
          <w:p w14:paraId="0273304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Within 10 Business days after kickoff meeting</w:t>
            </w:r>
          </w:p>
        </w:tc>
      </w:tr>
      <w:tr w:rsidR="006F2D47" w14:paraId="4B9E6323" w14:textId="77777777" w:rsidTr="00D55E44">
        <w:tc>
          <w:tcPr>
            <w:tcW w:w="1474" w:type="dxa"/>
            <w:tcBorders>
              <w:left w:val="single" w:sz="6" w:space="0" w:color="000000"/>
              <w:bottom w:val="single" w:sz="6" w:space="0" w:color="000000"/>
              <w:right w:val="single" w:sz="6" w:space="0" w:color="000000"/>
            </w:tcBorders>
            <w:shd w:val="clear" w:color="auto" w:fill="FFFFFF"/>
            <w:tcMar>
              <w:left w:w="40" w:type="dxa"/>
              <w:right w:w="40" w:type="dxa"/>
            </w:tcMar>
          </w:tcPr>
          <w:p w14:paraId="0A743F58"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10.5.3</w:t>
            </w:r>
          </w:p>
        </w:tc>
        <w:tc>
          <w:tcPr>
            <w:tcW w:w="3934" w:type="dxa"/>
            <w:tcBorders>
              <w:left w:val="single" w:sz="6" w:space="0" w:color="000000"/>
              <w:bottom w:val="single" w:sz="6" w:space="0" w:color="000000"/>
              <w:right w:val="single" w:sz="6" w:space="0" w:color="000000"/>
            </w:tcBorders>
            <w:shd w:val="clear" w:color="auto" w:fill="FFFFFF"/>
            <w:tcMar>
              <w:left w:w="40" w:type="dxa"/>
              <w:right w:w="40" w:type="dxa"/>
            </w:tcMar>
          </w:tcPr>
          <w:p w14:paraId="28AECE7B"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Management Plan </w:t>
            </w:r>
          </w:p>
        </w:tc>
        <w:tc>
          <w:tcPr>
            <w:tcW w:w="3936" w:type="dxa"/>
            <w:tcBorders>
              <w:bottom w:val="single" w:sz="6" w:space="0" w:color="000000"/>
              <w:right w:val="single" w:sz="6" w:space="0" w:color="000000"/>
            </w:tcBorders>
            <w:tcMar>
              <w:left w:w="40" w:type="dxa"/>
              <w:right w:w="40" w:type="dxa"/>
            </w:tcMar>
          </w:tcPr>
          <w:p w14:paraId="55341F37"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Business Days after the Kickoff Meeting. </w:t>
            </w:r>
          </w:p>
        </w:tc>
      </w:tr>
    </w:tbl>
    <w:p w14:paraId="164E0D9C" w14:textId="77777777" w:rsidR="006F2D47" w:rsidRDefault="006F2D47" w:rsidP="006F2D47">
      <w:pPr>
        <w:widowControl w:val="0"/>
        <w:rPr>
          <w:color w:val="000000"/>
        </w:rPr>
      </w:pPr>
    </w:p>
    <w:p w14:paraId="4B6CCF9F" w14:textId="77777777" w:rsidR="006F2D47" w:rsidRDefault="006F2D47" w:rsidP="006F2D47">
      <w:pPr>
        <w:widowControl w:val="0"/>
        <w:tabs>
          <w:tab w:val="left" w:pos="1080"/>
        </w:tabs>
        <w:rPr>
          <w:b/>
          <w:bCs/>
        </w:rPr>
      </w:pPr>
      <w:r>
        <w:rPr>
          <w:b/>
          <w:bCs/>
        </w:rPr>
        <w:t>11</w:t>
      </w:r>
      <w:r>
        <w:rPr>
          <w:b/>
          <w:bCs/>
          <w:color w:val="000000"/>
        </w:rPr>
        <w:t>.2</w:t>
      </w:r>
      <w:r>
        <w:rPr>
          <w:b/>
          <w:bCs/>
          <w:color w:val="000000"/>
        </w:rPr>
        <w:tab/>
        <w:t xml:space="preserve">Post System Deployment Deliverables. </w:t>
      </w:r>
      <w:r>
        <w:rPr>
          <w:color w:val="000000"/>
        </w:rPr>
        <w:t>The Contractor shall provide the following ongoing deliverables for the</w:t>
      </w:r>
      <w:r>
        <w:t xml:space="preserve"> ticketing system</w:t>
      </w:r>
      <w:r>
        <w:rPr>
          <w:color w:val="000000"/>
        </w:rPr>
        <w:t xml:space="preserve">. The following table lists the deliverables under this contract: </w:t>
      </w:r>
      <w:r>
        <w:rPr>
          <w:b/>
          <w:bCs/>
          <w:color w:val="000000"/>
        </w:rPr>
        <w:t xml:space="preserve"> </w:t>
      </w:r>
    </w:p>
    <w:p w14:paraId="2865D836" w14:textId="77777777" w:rsidR="006F2D47" w:rsidRDefault="006F2D47" w:rsidP="006F2D47">
      <w:pPr>
        <w:widowControl w:val="0"/>
        <w:tabs>
          <w:tab w:val="left" w:pos="1080"/>
        </w:tabs>
        <w:rPr>
          <w:b/>
          <w:bCs/>
        </w:rPr>
      </w:pPr>
    </w:p>
    <w:tbl>
      <w:tblPr>
        <w:tblStyle w:val="14"/>
        <w:tblW w:w="9330" w:type="dxa"/>
        <w:tblInd w:w="-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1455"/>
        <w:gridCol w:w="3945"/>
        <w:gridCol w:w="3930"/>
      </w:tblGrid>
      <w:tr w:rsidR="006F2D47" w14:paraId="02C0691A" w14:textId="77777777" w:rsidTr="00D55E44">
        <w:tc>
          <w:tcPr>
            <w:tcW w:w="145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624541A"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PWS Reference</w:t>
            </w:r>
          </w:p>
        </w:tc>
        <w:tc>
          <w:tcPr>
            <w:tcW w:w="394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ABB440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Deliverable</w:t>
            </w:r>
          </w:p>
        </w:tc>
        <w:tc>
          <w:tcPr>
            <w:tcW w:w="3930" w:type="dxa"/>
            <w:tcBorders>
              <w:top w:val="single" w:sz="6" w:space="0" w:color="000000"/>
              <w:bottom w:val="single" w:sz="6" w:space="0" w:color="000000"/>
              <w:right w:val="single" w:sz="6" w:space="0" w:color="000000"/>
            </w:tcBorders>
            <w:tcMar>
              <w:left w:w="40" w:type="dxa"/>
              <w:right w:w="40" w:type="dxa"/>
            </w:tcMar>
            <w:vAlign w:val="center"/>
          </w:tcPr>
          <w:p w14:paraId="1D2DD7E7"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Final Due Date / Frequency</w:t>
            </w:r>
          </w:p>
        </w:tc>
      </w:tr>
      <w:tr w:rsidR="006F2D47" w14:paraId="61F6E44A"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2A8CB60E"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Attachment 5</w:t>
            </w:r>
          </w:p>
        </w:tc>
        <w:tc>
          <w:tcPr>
            <w:tcW w:w="3945" w:type="dxa"/>
            <w:tcBorders>
              <w:left w:val="single" w:sz="6" w:space="0" w:color="000000"/>
              <w:bottom w:val="single" w:sz="6" w:space="0" w:color="000000"/>
              <w:right w:val="single" w:sz="6" w:space="0" w:color="000000"/>
            </w:tcBorders>
            <w:tcMar>
              <w:left w:w="40" w:type="dxa"/>
              <w:right w:w="40" w:type="dxa"/>
            </w:tcMar>
          </w:tcPr>
          <w:p w14:paraId="733105F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Non-Disclosure Agreements</w:t>
            </w:r>
          </w:p>
        </w:tc>
        <w:tc>
          <w:tcPr>
            <w:tcW w:w="3930" w:type="dxa"/>
            <w:tcBorders>
              <w:bottom w:val="single" w:sz="6" w:space="0" w:color="000000"/>
              <w:right w:val="single" w:sz="6" w:space="0" w:color="000000"/>
            </w:tcBorders>
            <w:tcMar>
              <w:left w:w="40" w:type="dxa"/>
              <w:right w:w="40" w:type="dxa"/>
            </w:tcMar>
          </w:tcPr>
          <w:p w14:paraId="3ABF8FA8"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required, within five (5) business </w:t>
            </w:r>
            <w:r>
              <w:rPr>
                <w:rFonts w:ascii="Times New Roman" w:eastAsia="Times New Roman" w:hAnsi="Times New Roman" w:cs="Times New Roman"/>
                <w:color w:val="000000"/>
                <w:sz w:val="24"/>
                <w:szCs w:val="24"/>
              </w:rPr>
              <w:lastRenderedPageBreak/>
              <w:t>days upon the addition of new personnel.</w:t>
            </w:r>
          </w:p>
        </w:tc>
      </w:tr>
      <w:tr w:rsidR="006F2D47" w14:paraId="17ECBC7D"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57A0D6EE"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5.5.1</w:t>
            </w:r>
          </w:p>
        </w:tc>
        <w:tc>
          <w:tcPr>
            <w:tcW w:w="3945" w:type="dxa"/>
            <w:tcBorders>
              <w:left w:val="single" w:sz="6" w:space="0" w:color="000000"/>
              <w:bottom w:val="single" w:sz="6" w:space="0" w:color="000000"/>
              <w:right w:val="single" w:sz="6" w:space="0" w:color="000000"/>
            </w:tcBorders>
            <w:tcMar>
              <w:left w:w="40" w:type="dxa"/>
              <w:right w:w="40" w:type="dxa"/>
            </w:tcMar>
          </w:tcPr>
          <w:p w14:paraId="50623F74"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Weekly Status Meeting Agenda</w:t>
            </w:r>
          </w:p>
        </w:tc>
        <w:tc>
          <w:tcPr>
            <w:tcW w:w="3930" w:type="dxa"/>
            <w:tcBorders>
              <w:bottom w:val="single" w:sz="6" w:space="0" w:color="000000"/>
              <w:right w:val="single" w:sz="6" w:space="0" w:color="000000"/>
            </w:tcBorders>
            <w:tcMar>
              <w:left w:w="40" w:type="dxa"/>
              <w:right w:w="40" w:type="dxa"/>
            </w:tcMar>
          </w:tcPr>
          <w:p w14:paraId="64291A8F"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Weekly, at least one (1) business day prior to the schedule status meeting. </w:t>
            </w:r>
          </w:p>
        </w:tc>
      </w:tr>
      <w:tr w:rsidR="006F2D47" w14:paraId="64396BD7"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7007C765"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5.5.2</w:t>
            </w:r>
          </w:p>
        </w:tc>
        <w:tc>
          <w:tcPr>
            <w:tcW w:w="3945" w:type="dxa"/>
            <w:tcBorders>
              <w:left w:val="single" w:sz="6" w:space="0" w:color="000000"/>
              <w:bottom w:val="single" w:sz="6" w:space="0" w:color="000000"/>
              <w:right w:val="single" w:sz="6" w:space="0" w:color="000000"/>
            </w:tcBorders>
            <w:tcMar>
              <w:left w:w="40" w:type="dxa"/>
              <w:right w:w="40" w:type="dxa"/>
            </w:tcMar>
          </w:tcPr>
          <w:p w14:paraId="7579728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Weekly Status Meeting Minutes</w:t>
            </w:r>
          </w:p>
        </w:tc>
        <w:tc>
          <w:tcPr>
            <w:tcW w:w="3930" w:type="dxa"/>
            <w:tcBorders>
              <w:bottom w:val="single" w:sz="6" w:space="0" w:color="000000"/>
              <w:right w:val="single" w:sz="6" w:space="0" w:color="000000"/>
            </w:tcBorders>
            <w:tcMar>
              <w:left w:w="40" w:type="dxa"/>
              <w:right w:w="40" w:type="dxa"/>
            </w:tcMar>
          </w:tcPr>
          <w:p w14:paraId="4F2BF3EB"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Weekly, no later than three (3) business days after the conclusion of the weekly status meeting. </w:t>
            </w:r>
          </w:p>
        </w:tc>
      </w:tr>
      <w:tr w:rsidR="006F2D47" w14:paraId="7FFF7775"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09EAFF69"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6.5.1.1</w:t>
            </w:r>
          </w:p>
        </w:tc>
        <w:tc>
          <w:tcPr>
            <w:tcW w:w="3945" w:type="dxa"/>
            <w:tcBorders>
              <w:left w:val="single" w:sz="6" w:space="0" w:color="000000"/>
              <w:bottom w:val="single" w:sz="6" w:space="0" w:color="000000"/>
              <w:right w:val="single" w:sz="6" w:space="0" w:color="000000"/>
            </w:tcBorders>
            <w:tcMar>
              <w:left w:w="40" w:type="dxa"/>
              <w:right w:w="40" w:type="dxa"/>
            </w:tcMar>
          </w:tcPr>
          <w:p w14:paraId="17550CA1"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Administrator Training Manual</w:t>
            </w:r>
          </w:p>
        </w:tc>
        <w:tc>
          <w:tcPr>
            <w:tcW w:w="3930" w:type="dxa"/>
            <w:tcBorders>
              <w:bottom w:val="single" w:sz="6" w:space="0" w:color="000000"/>
              <w:right w:val="single" w:sz="6" w:space="0" w:color="000000"/>
            </w:tcBorders>
            <w:tcMar>
              <w:left w:w="40" w:type="dxa"/>
              <w:right w:w="40" w:type="dxa"/>
            </w:tcMar>
          </w:tcPr>
          <w:p w14:paraId="34D239C8"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Updates with each release of new SaaS updates, as required. </w:t>
            </w:r>
          </w:p>
        </w:tc>
      </w:tr>
      <w:tr w:rsidR="006F2D47" w14:paraId="7C61FD6A"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0696C07D"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6.5.1.2</w:t>
            </w:r>
          </w:p>
        </w:tc>
        <w:tc>
          <w:tcPr>
            <w:tcW w:w="3945" w:type="dxa"/>
            <w:tcBorders>
              <w:left w:val="single" w:sz="6" w:space="0" w:color="000000"/>
              <w:bottom w:val="single" w:sz="6" w:space="0" w:color="000000"/>
              <w:right w:val="single" w:sz="6" w:space="0" w:color="000000"/>
            </w:tcBorders>
            <w:tcMar>
              <w:left w:w="40" w:type="dxa"/>
              <w:right w:w="40" w:type="dxa"/>
            </w:tcMar>
          </w:tcPr>
          <w:p w14:paraId="60632DF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 User Training Manual</w:t>
            </w:r>
          </w:p>
        </w:tc>
        <w:tc>
          <w:tcPr>
            <w:tcW w:w="3930" w:type="dxa"/>
            <w:tcBorders>
              <w:bottom w:val="single" w:sz="6" w:space="0" w:color="000000"/>
              <w:right w:val="single" w:sz="6" w:space="0" w:color="000000"/>
            </w:tcBorders>
            <w:tcMar>
              <w:left w:w="40" w:type="dxa"/>
              <w:right w:w="40" w:type="dxa"/>
            </w:tcMar>
          </w:tcPr>
          <w:p w14:paraId="57E80DB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Updates with each release of new SaaS updates, as required. </w:t>
            </w:r>
          </w:p>
        </w:tc>
      </w:tr>
      <w:tr w:rsidR="006F2D47" w14:paraId="26910AB6"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5643BB99"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6.5.5</w:t>
            </w:r>
          </w:p>
        </w:tc>
        <w:tc>
          <w:tcPr>
            <w:tcW w:w="3945" w:type="dxa"/>
            <w:tcBorders>
              <w:left w:val="single" w:sz="6" w:space="0" w:color="000000"/>
              <w:bottom w:val="single" w:sz="6" w:space="0" w:color="000000"/>
              <w:right w:val="single" w:sz="6" w:space="0" w:color="000000"/>
            </w:tcBorders>
            <w:tcMar>
              <w:left w:w="40" w:type="dxa"/>
              <w:right w:w="40" w:type="dxa"/>
            </w:tcMar>
          </w:tcPr>
          <w:p w14:paraId="7F80D297"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 Plan</w:t>
            </w:r>
          </w:p>
        </w:tc>
        <w:tc>
          <w:tcPr>
            <w:tcW w:w="3930" w:type="dxa"/>
            <w:tcBorders>
              <w:bottom w:val="single" w:sz="6" w:space="0" w:color="000000"/>
              <w:right w:val="single" w:sz="6" w:space="0" w:color="000000"/>
            </w:tcBorders>
            <w:tcMar>
              <w:left w:w="40" w:type="dxa"/>
              <w:right w:w="40" w:type="dxa"/>
            </w:tcMar>
          </w:tcPr>
          <w:p w14:paraId="0C1BEE48"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Updates as necessitated by </w:t>
            </w:r>
            <w:r>
              <w:rPr>
                <w:rFonts w:ascii="Times New Roman" w:eastAsia="Times New Roman" w:hAnsi="Times New Roman" w:cs="Times New Roman"/>
                <w:sz w:val="24"/>
                <w:szCs w:val="24"/>
              </w:rPr>
              <w:t xml:space="preserve">technology or programmatic changes to the SaaS. </w:t>
            </w:r>
          </w:p>
        </w:tc>
      </w:tr>
      <w:tr w:rsidR="006F2D47" w14:paraId="5D74819B"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2554B7B1"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8.4.2</w:t>
            </w:r>
          </w:p>
        </w:tc>
        <w:tc>
          <w:tcPr>
            <w:tcW w:w="3945" w:type="dxa"/>
            <w:tcBorders>
              <w:left w:val="single" w:sz="6" w:space="0" w:color="000000"/>
              <w:bottom w:val="single" w:sz="6" w:space="0" w:color="000000"/>
              <w:right w:val="single" w:sz="6" w:space="0" w:color="000000"/>
            </w:tcBorders>
            <w:tcMar>
              <w:left w:w="40" w:type="dxa"/>
              <w:right w:w="40" w:type="dxa"/>
            </w:tcMar>
          </w:tcPr>
          <w:p w14:paraId="3E17D765"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Vulnerability Scans</w:t>
            </w:r>
          </w:p>
        </w:tc>
        <w:tc>
          <w:tcPr>
            <w:tcW w:w="3930" w:type="dxa"/>
            <w:tcBorders>
              <w:bottom w:val="single" w:sz="6" w:space="0" w:color="000000"/>
              <w:right w:val="single" w:sz="6" w:space="0" w:color="000000"/>
            </w:tcBorders>
            <w:tcMar>
              <w:left w:w="40" w:type="dxa"/>
              <w:right w:w="40" w:type="dxa"/>
            </w:tcMar>
          </w:tcPr>
          <w:p w14:paraId="33AF0C38"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requested by the NARA COR. </w:t>
            </w:r>
          </w:p>
        </w:tc>
      </w:tr>
      <w:tr w:rsidR="006F2D47" w14:paraId="1DDB270A" w14:textId="77777777" w:rsidTr="00D55E44">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599CF92A"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.4</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760FA2A3"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Service Level Agreement</w:t>
            </w:r>
          </w:p>
        </w:tc>
        <w:tc>
          <w:tcPr>
            <w:tcW w:w="3930" w:type="dxa"/>
            <w:tcBorders>
              <w:bottom w:val="single" w:sz="6" w:space="0" w:color="000000"/>
              <w:right w:val="single" w:sz="6" w:space="0" w:color="000000"/>
            </w:tcBorders>
            <w:tcMar>
              <w:left w:w="40" w:type="dxa"/>
              <w:right w:w="40" w:type="dxa"/>
            </w:tcMar>
          </w:tcPr>
          <w:p w14:paraId="50DF3403"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Updates as needed and requested.</w:t>
            </w:r>
          </w:p>
        </w:tc>
      </w:tr>
      <w:tr w:rsidR="006F2D47" w14:paraId="2ACAD62B" w14:textId="77777777" w:rsidTr="00D55E44">
        <w:trPr>
          <w:trHeight w:val="520"/>
        </w:trPr>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7B757D33"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 xml:space="preserve">.4.2 </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6551142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Operations and Maintenance Reports</w:t>
            </w:r>
          </w:p>
        </w:tc>
        <w:tc>
          <w:tcPr>
            <w:tcW w:w="3930" w:type="dxa"/>
            <w:tcBorders>
              <w:bottom w:val="single" w:sz="6" w:space="0" w:color="000000"/>
              <w:right w:val="single" w:sz="6" w:space="0" w:color="000000"/>
            </w:tcBorders>
            <w:tcMar>
              <w:left w:w="40" w:type="dxa"/>
              <w:right w:w="40" w:type="dxa"/>
            </w:tcMar>
          </w:tcPr>
          <w:p w14:paraId="727FC58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Monthly, within 10 business days </w:t>
            </w:r>
            <w:r>
              <w:rPr>
                <w:rFonts w:ascii="Times New Roman" w:eastAsia="Times New Roman" w:hAnsi="Times New Roman" w:cs="Times New Roman"/>
                <w:sz w:val="24"/>
                <w:szCs w:val="24"/>
              </w:rPr>
              <w:t>of</w:t>
            </w:r>
            <w:r>
              <w:rPr>
                <w:rFonts w:ascii="Times New Roman" w:eastAsia="Times New Roman" w:hAnsi="Times New Roman" w:cs="Times New Roman"/>
                <w:color w:val="000000"/>
                <w:sz w:val="24"/>
                <w:szCs w:val="24"/>
              </w:rPr>
              <w:t xml:space="preserve"> the end of the reporting month</w:t>
            </w:r>
            <w:r>
              <w:rPr>
                <w:rFonts w:ascii="Times New Roman" w:eastAsia="Times New Roman" w:hAnsi="Times New Roman" w:cs="Times New Roman"/>
                <w:sz w:val="24"/>
                <w:szCs w:val="24"/>
              </w:rPr>
              <w:t>.</w:t>
            </w:r>
          </w:p>
        </w:tc>
      </w:tr>
      <w:tr w:rsidR="006F2D47" w14:paraId="336B1FB3" w14:textId="77777777" w:rsidTr="00D55E44">
        <w:trPr>
          <w:trHeight w:val="520"/>
        </w:trPr>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4286F395"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.4.3</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4E3B6B4D"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Root Cause Analysis </w:t>
            </w:r>
          </w:p>
        </w:tc>
        <w:tc>
          <w:tcPr>
            <w:tcW w:w="3930" w:type="dxa"/>
            <w:tcBorders>
              <w:bottom w:val="single" w:sz="6" w:space="0" w:color="000000"/>
              <w:right w:val="single" w:sz="6" w:space="0" w:color="000000"/>
            </w:tcBorders>
            <w:tcMar>
              <w:left w:w="40" w:type="dxa"/>
              <w:right w:w="40" w:type="dxa"/>
            </w:tcMar>
          </w:tcPr>
          <w:p w14:paraId="58905073"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needed, in accordance with timeframes specified therein.</w:t>
            </w:r>
          </w:p>
        </w:tc>
      </w:tr>
      <w:tr w:rsidR="006F2D47" w14:paraId="7E0E209C" w14:textId="77777777" w:rsidTr="00D55E44">
        <w:trPr>
          <w:trHeight w:val="776"/>
        </w:trPr>
        <w:tc>
          <w:tcPr>
            <w:tcW w:w="1455" w:type="dxa"/>
            <w:tcBorders>
              <w:left w:val="single" w:sz="6" w:space="0" w:color="000000"/>
              <w:right w:val="single" w:sz="6" w:space="0" w:color="000000"/>
            </w:tcBorders>
            <w:tcMar>
              <w:left w:w="40" w:type="dxa"/>
              <w:right w:w="40" w:type="dxa"/>
            </w:tcMar>
          </w:tcPr>
          <w:p w14:paraId="2FABDA4A"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10.4.4</w:t>
            </w:r>
          </w:p>
        </w:tc>
        <w:tc>
          <w:tcPr>
            <w:tcW w:w="3945" w:type="dxa"/>
            <w:tcBorders>
              <w:left w:val="single" w:sz="6" w:space="0" w:color="000000"/>
              <w:right w:val="single" w:sz="6" w:space="0" w:color="000000"/>
            </w:tcBorders>
            <w:tcMar>
              <w:left w:w="40" w:type="dxa"/>
              <w:right w:w="40" w:type="dxa"/>
            </w:tcMar>
          </w:tcPr>
          <w:p w14:paraId="6EE20E9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Service Provider (CSP) SLA updates.</w:t>
            </w:r>
          </w:p>
        </w:tc>
        <w:tc>
          <w:tcPr>
            <w:tcW w:w="3930" w:type="dxa"/>
            <w:tcBorders>
              <w:right w:val="single" w:sz="6" w:space="0" w:color="000000"/>
            </w:tcBorders>
            <w:tcMar>
              <w:left w:w="40" w:type="dxa"/>
              <w:right w:w="40" w:type="dxa"/>
            </w:tcMar>
          </w:tcPr>
          <w:p w14:paraId="7155A7AA"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As needed, when updated. May be provided as a website URL.</w:t>
            </w:r>
          </w:p>
        </w:tc>
      </w:tr>
      <w:tr w:rsidR="006F2D47" w14:paraId="55A44418" w14:textId="77777777" w:rsidTr="00D55E44">
        <w:trPr>
          <w:trHeight w:val="776"/>
        </w:trPr>
        <w:tc>
          <w:tcPr>
            <w:tcW w:w="1455" w:type="dxa"/>
            <w:tcBorders>
              <w:left w:val="single" w:sz="6" w:space="0" w:color="000000"/>
              <w:right w:val="single" w:sz="6" w:space="0" w:color="000000"/>
            </w:tcBorders>
            <w:tcMar>
              <w:left w:w="40" w:type="dxa"/>
              <w:right w:w="40" w:type="dxa"/>
            </w:tcMar>
          </w:tcPr>
          <w:p w14:paraId="7F060A9D"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10.4.6</w:t>
            </w:r>
          </w:p>
        </w:tc>
        <w:tc>
          <w:tcPr>
            <w:tcW w:w="3945" w:type="dxa"/>
            <w:tcBorders>
              <w:left w:val="single" w:sz="6" w:space="0" w:color="000000"/>
              <w:right w:val="single" w:sz="6" w:space="0" w:color="000000"/>
            </w:tcBorders>
            <w:tcMar>
              <w:left w:w="40" w:type="dxa"/>
              <w:right w:w="40" w:type="dxa"/>
            </w:tcMar>
          </w:tcPr>
          <w:p w14:paraId="25D21250"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Configuration Management Database or Master configuration Database (CMDB/MCD) updates</w:t>
            </w:r>
          </w:p>
        </w:tc>
        <w:tc>
          <w:tcPr>
            <w:tcW w:w="3930" w:type="dxa"/>
            <w:tcBorders>
              <w:right w:val="single" w:sz="6" w:space="0" w:color="000000"/>
            </w:tcBorders>
            <w:tcMar>
              <w:left w:w="40" w:type="dxa"/>
              <w:right w:w="40" w:type="dxa"/>
            </w:tcMar>
          </w:tcPr>
          <w:p w14:paraId="0715427C"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As needed when changes to the system occur.</w:t>
            </w:r>
          </w:p>
        </w:tc>
      </w:tr>
      <w:tr w:rsidR="006F2D47" w14:paraId="512432D8" w14:textId="77777777" w:rsidTr="00D55E44">
        <w:trPr>
          <w:trHeight w:val="520"/>
        </w:trPr>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19D53DA3"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10.5.1</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24AA65CA"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Data on User Acceptance Report</w:t>
            </w:r>
          </w:p>
        </w:tc>
        <w:tc>
          <w:tcPr>
            <w:tcW w:w="3930" w:type="dxa"/>
            <w:tcBorders>
              <w:bottom w:val="single" w:sz="6" w:space="0" w:color="000000"/>
              <w:right w:val="single" w:sz="6" w:space="0" w:color="000000"/>
            </w:tcBorders>
            <w:tcMar>
              <w:left w:w="40" w:type="dxa"/>
              <w:right w:w="40" w:type="dxa"/>
            </w:tcMar>
          </w:tcPr>
          <w:p w14:paraId="380FCC7A"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Monthly, within 10 business days of</w:t>
            </w:r>
            <w:r>
              <w:rPr>
                <w:rFonts w:ascii="Times New Roman" w:eastAsia="Times New Roman" w:hAnsi="Times New Roman" w:cs="Times New Roman"/>
                <w:color w:val="000000"/>
                <w:sz w:val="24"/>
                <w:szCs w:val="24"/>
              </w:rPr>
              <w:t xml:space="preserve"> the end of the reporting month</w:t>
            </w:r>
            <w:r>
              <w:rPr>
                <w:rFonts w:ascii="Times New Roman" w:eastAsia="Times New Roman" w:hAnsi="Times New Roman" w:cs="Times New Roman"/>
                <w:sz w:val="24"/>
                <w:szCs w:val="24"/>
              </w:rPr>
              <w:t xml:space="preserve">. </w:t>
            </w:r>
          </w:p>
        </w:tc>
      </w:tr>
      <w:tr w:rsidR="006F2D47" w14:paraId="3CB44445" w14:textId="77777777" w:rsidTr="00D55E44">
        <w:trPr>
          <w:trHeight w:val="520"/>
        </w:trPr>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74BF7017" w14:textId="77777777" w:rsidR="006F2D47" w:rsidRDefault="006F2D47" w:rsidP="00D55E44">
            <w:pPr>
              <w:widowControl w:val="0"/>
              <w:tabs>
                <w:tab w:val="left" w:pos="-1440"/>
                <w:tab w:val="left" w:pos="-720"/>
                <w:tab w:val="left" w:pos="1"/>
                <w:tab w:val="left" w:pos="430"/>
                <w:tab w:val="center" w:pos="697"/>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.5.3</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6F3C2A93"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Transition Out. Data Migration Plan</w:t>
            </w:r>
          </w:p>
        </w:tc>
        <w:tc>
          <w:tcPr>
            <w:tcW w:w="3930" w:type="dxa"/>
            <w:tcBorders>
              <w:bottom w:val="single" w:sz="6" w:space="0" w:color="000000"/>
              <w:right w:val="single" w:sz="6" w:space="0" w:color="000000"/>
            </w:tcBorders>
            <w:tcMar>
              <w:left w:w="40" w:type="dxa"/>
              <w:right w:w="40" w:type="dxa"/>
            </w:tcMar>
          </w:tcPr>
          <w:p w14:paraId="723A2BEE"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needed, within 30 business days of NARA request.</w:t>
            </w:r>
          </w:p>
        </w:tc>
      </w:tr>
      <w:tr w:rsidR="006F2D47" w14:paraId="5977961F" w14:textId="77777777" w:rsidTr="00D55E44">
        <w:trPr>
          <w:trHeight w:val="520"/>
        </w:trPr>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6AABD9D0"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.5.3</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5DCFFD18"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Transition Out. Data Mapping</w:t>
            </w:r>
          </w:p>
        </w:tc>
        <w:tc>
          <w:tcPr>
            <w:tcW w:w="3930" w:type="dxa"/>
            <w:tcBorders>
              <w:bottom w:val="single" w:sz="6" w:space="0" w:color="000000"/>
              <w:right w:val="single" w:sz="6" w:space="0" w:color="000000"/>
            </w:tcBorders>
            <w:tcMar>
              <w:left w:w="40" w:type="dxa"/>
              <w:right w:w="40" w:type="dxa"/>
            </w:tcMar>
          </w:tcPr>
          <w:p w14:paraId="0F2D5737"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needed, within 30 business days of NARA request.</w:t>
            </w:r>
          </w:p>
        </w:tc>
      </w:tr>
      <w:tr w:rsidR="006F2D47" w14:paraId="5C9D93E4" w14:textId="77777777" w:rsidTr="00D55E44">
        <w:trPr>
          <w:trHeight w:val="520"/>
        </w:trPr>
        <w:tc>
          <w:tcPr>
            <w:tcW w:w="1455" w:type="dxa"/>
            <w:tcBorders>
              <w:left w:val="single" w:sz="6" w:space="0" w:color="000000"/>
              <w:bottom w:val="single" w:sz="6" w:space="0" w:color="000000"/>
              <w:right w:val="single" w:sz="6" w:space="0" w:color="000000"/>
            </w:tcBorders>
            <w:shd w:val="clear" w:color="auto" w:fill="FFFFFF"/>
            <w:tcMar>
              <w:left w:w="40" w:type="dxa"/>
              <w:right w:w="40" w:type="dxa"/>
            </w:tcMar>
          </w:tcPr>
          <w:p w14:paraId="5BC7057E"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.5.3</w:t>
            </w:r>
          </w:p>
        </w:tc>
        <w:tc>
          <w:tcPr>
            <w:tcW w:w="3945" w:type="dxa"/>
            <w:tcBorders>
              <w:left w:val="single" w:sz="6" w:space="0" w:color="000000"/>
              <w:bottom w:val="single" w:sz="6" w:space="0" w:color="000000"/>
              <w:right w:val="single" w:sz="6" w:space="0" w:color="000000"/>
            </w:tcBorders>
            <w:shd w:val="clear" w:color="auto" w:fill="FFFFFF"/>
            <w:tcMar>
              <w:left w:w="40" w:type="dxa"/>
              <w:right w:w="40" w:type="dxa"/>
            </w:tcMar>
          </w:tcPr>
          <w:p w14:paraId="7D2A91A1"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Transition Out. Data</w:t>
            </w:r>
          </w:p>
        </w:tc>
        <w:tc>
          <w:tcPr>
            <w:tcW w:w="3930" w:type="dxa"/>
            <w:tcBorders>
              <w:bottom w:val="single" w:sz="6" w:space="0" w:color="000000"/>
              <w:right w:val="single" w:sz="6" w:space="0" w:color="000000"/>
            </w:tcBorders>
            <w:tcMar>
              <w:left w:w="40" w:type="dxa"/>
              <w:right w:w="40" w:type="dxa"/>
            </w:tcMar>
          </w:tcPr>
          <w:p w14:paraId="6521CC0A"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data in any </w:t>
            </w:r>
            <w:proofErr w:type="gramStart"/>
            <w:r>
              <w:rPr>
                <w:rFonts w:ascii="Times New Roman" w:eastAsia="Times New Roman" w:hAnsi="Times New Roman" w:cs="Times New Roman"/>
                <w:color w:val="000000"/>
                <w:sz w:val="24"/>
                <w:szCs w:val="24"/>
              </w:rPr>
              <w:t>systems</w:t>
            </w:r>
            <w:proofErr w:type="gramEnd"/>
            <w:r>
              <w:rPr>
                <w:rFonts w:ascii="Times New Roman" w:eastAsia="Times New Roman" w:hAnsi="Times New Roman" w:cs="Times New Roman"/>
                <w:color w:val="000000"/>
                <w:sz w:val="24"/>
                <w:szCs w:val="24"/>
              </w:rPr>
              <w:t xml:space="preserve"> related to NARA’s content and use of the systems must be available within 30 days of NARA request as stated </w:t>
            </w:r>
            <w:proofErr w:type="gramStart"/>
            <w:r>
              <w:rPr>
                <w:rFonts w:ascii="Times New Roman" w:eastAsia="Times New Roman" w:hAnsi="Times New Roman" w:cs="Times New Roman"/>
                <w:color w:val="000000"/>
                <w:sz w:val="24"/>
                <w:szCs w:val="24"/>
              </w:rPr>
              <w:t>in</w:t>
            </w:r>
            <w:proofErr w:type="gramEnd"/>
            <w:r>
              <w:rPr>
                <w:rFonts w:ascii="Times New Roman" w:eastAsia="Times New Roman" w:hAnsi="Times New Roman" w:cs="Times New Roman"/>
                <w:color w:val="000000"/>
                <w:sz w:val="24"/>
                <w:szCs w:val="24"/>
              </w:rPr>
              <w:t xml:space="preserve"> 8.5.2.1.</w:t>
            </w:r>
          </w:p>
        </w:tc>
      </w:tr>
      <w:tr w:rsidR="006F2D47" w14:paraId="5DDA754B" w14:textId="77777777" w:rsidTr="00D55E44">
        <w:tc>
          <w:tcPr>
            <w:tcW w:w="1455" w:type="dxa"/>
            <w:tcBorders>
              <w:left w:val="single" w:sz="6" w:space="0" w:color="000000"/>
              <w:bottom w:val="single" w:sz="6" w:space="0" w:color="000000"/>
              <w:right w:val="single" w:sz="6" w:space="0" w:color="000000"/>
            </w:tcBorders>
            <w:tcMar>
              <w:left w:w="40" w:type="dxa"/>
              <w:right w:w="40" w:type="dxa"/>
            </w:tcMar>
          </w:tcPr>
          <w:p w14:paraId="243F8020" w14:textId="77777777" w:rsidR="006F2D47" w:rsidRDefault="006F2D47" w:rsidP="00D55E44">
            <w:pPr>
              <w:widowControl w:val="0"/>
              <w:tabs>
                <w:tab w:val="left" w:pos="-1440"/>
                <w:tab w:val="left" w:pos="-720"/>
                <w:tab w:val="left" w:pos="1"/>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10.5.4.3</w:t>
            </w:r>
          </w:p>
        </w:tc>
        <w:tc>
          <w:tcPr>
            <w:tcW w:w="3945" w:type="dxa"/>
            <w:tcBorders>
              <w:left w:val="single" w:sz="6" w:space="0" w:color="000000"/>
              <w:bottom w:val="single" w:sz="6" w:space="0" w:color="000000"/>
              <w:right w:val="single" w:sz="6" w:space="0" w:color="000000"/>
            </w:tcBorders>
            <w:tcMar>
              <w:left w:w="40" w:type="dxa"/>
              <w:right w:w="40" w:type="dxa"/>
            </w:tcMar>
          </w:tcPr>
          <w:p w14:paraId="33230D7D"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Data Management Plan Updates</w:t>
            </w:r>
          </w:p>
        </w:tc>
        <w:tc>
          <w:tcPr>
            <w:tcW w:w="3930" w:type="dxa"/>
            <w:tcBorders>
              <w:bottom w:val="single" w:sz="6" w:space="0" w:color="000000"/>
              <w:right w:val="single" w:sz="6" w:space="0" w:color="000000"/>
            </w:tcBorders>
            <w:tcMar>
              <w:left w:w="40" w:type="dxa"/>
              <w:right w:w="40" w:type="dxa"/>
            </w:tcMar>
          </w:tcPr>
          <w:p w14:paraId="62C94149" w14:textId="77777777" w:rsidR="006F2D47" w:rsidRDefault="006F2D47" w:rsidP="00D55E44">
            <w:pPr>
              <w:widowControl w:val="0"/>
              <w:tabs>
                <w:tab w:val="left" w:pos="-1440"/>
                <w:tab w:val="left" w:pos="-720"/>
                <w:tab w:val="left" w:pos="1080"/>
                <w:tab w:val="left" w:pos="1440"/>
                <w:tab w:val="left" w:pos="2160"/>
                <w:tab w:val="left" w:pos="2880"/>
                <w:tab w:val="left" w:pos="3324"/>
                <w:tab w:val="left" w:pos="3600"/>
                <w:tab w:val="left" w:pos="4320"/>
                <w:tab w:val="left" w:pos="5040"/>
                <w:tab w:val="left" w:pos="5760"/>
                <w:tab w:val="left" w:pos="6804"/>
                <w:tab w:val="left" w:pos="6954"/>
                <w:tab w:val="left" w:pos="7200"/>
                <w:tab w:val="left" w:pos="7920"/>
                <w:tab w:val="left" w:pos="8640"/>
                <w:tab w:val="lef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Updated annually and as requested.</w:t>
            </w:r>
          </w:p>
        </w:tc>
      </w:tr>
    </w:tbl>
    <w:p w14:paraId="20D2AE0B" w14:textId="77777777" w:rsidR="006F2D47" w:rsidRDefault="006F2D47" w:rsidP="006F2D47">
      <w:pPr>
        <w:widowControl w:val="0"/>
        <w:rPr>
          <w:color w:val="000000"/>
        </w:rPr>
      </w:pPr>
    </w:p>
    <w:p w14:paraId="4D6B8FC5" w14:textId="77777777" w:rsidR="006F2D47" w:rsidRDefault="006F2D47" w:rsidP="006F2D47">
      <w:pPr>
        <w:keepNext/>
        <w:widowControl w:val="0"/>
        <w:tabs>
          <w:tab w:val="left" w:pos="1080"/>
        </w:tabs>
        <w:rPr>
          <w:color w:val="000000"/>
        </w:rPr>
      </w:pPr>
      <w:r>
        <w:rPr>
          <w:b/>
          <w:bCs/>
        </w:rPr>
        <w:t>11</w:t>
      </w:r>
      <w:r>
        <w:rPr>
          <w:b/>
          <w:bCs/>
          <w:color w:val="000000"/>
        </w:rPr>
        <w:t>.3</w:t>
      </w:r>
      <w:r>
        <w:rPr>
          <w:b/>
          <w:bCs/>
          <w:color w:val="000000"/>
        </w:rPr>
        <w:tab/>
      </w:r>
      <w:r>
        <w:rPr>
          <w:color w:val="000000"/>
        </w:rPr>
        <w:t xml:space="preserve">All contract deliverables shall be submitted to the COR for review and approval. Unless otherwise specified, once the Contractor has submitted a deliverable to the COR, NARA will have 10 business days to review the deliverable. The COR may return the deliverable to the </w:t>
      </w:r>
      <w:r>
        <w:rPr>
          <w:color w:val="000000"/>
        </w:rPr>
        <w:lastRenderedPageBreak/>
        <w:t>Contractor for re-work or accept the deliverable as completed.  If the deliverable is returned to the Contractor for re-work, it shall be completed within five (5) business days.</w:t>
      </w:r>
    </w:p>
    <w:p w14:paraId="3277661D" w14:textId="77777777" w:rsidR="006F2D47" w:rsidRDefault="006F2D47" w:rsidP="006F2D47">
      <w:pPr>
        <w:widowControl w:val="0"/>
        <w:rPr>
          <w:color w:val="000000"/>
        </w:rPr>
      </w:pPr>
    </w:p>
    <w:p w14:paraId="29952F71" w14:textId="77777777" w:rsidR="006F2D47" w:rsidRDefault="006F2D47" w:rsidP="006F2D47">
      <w:pPr>
        <w:widowControl w:val="0"/>
        <w:tabs>
          <w:tab w:val="left" w:pos="1080"/>
        </w:tabs>
        <w:rPr>
          <w:color w:val="000000"/>
        </w:rPr>
      </w:pPr>
      <w:r>
        <w:rPr>
          <w:b/>
          <w:bCs/>
        </w:rPr>
        <w:t>11</w:t>
      </w:r>
      <w:r>
        <w:rPr>
          <w:b/>
          <w:bCs/>
          <w:color w:val="000000"/>
        </w:rPr>
        <w:t>.4</w:t>
      </w:r>
      <w:r>
        <w:rPr>
          <w:b/>
          <w:bCs/>
          <w:color w:val="000000"/>
        </w:rPr>
        <w:tab/>
      </w:r>
      <w:r>
        <w:rPr>
          <w:color w:val="000000"/>
        </w:rPr>
        <w:t xml:space="preserve">The Contractor shall provide an electronic version of the deliverable in the applicable Microsoft Office format (e.g., Word, Excel, or PowerPoint), except where otherwise stated. NARA provided templates for </w:t>
      </w:r>
      <w:proofErr w:type="gramStart"/>
      <w:r>
        <w:rPr>
          <w:color w:val="000000"/>
        </w:rPr>
        <w:t>the Contractor</w:t>
      </w:r>
      <w:proofErr w:type="gramEnd"/>
      <w:r>
        <w:rPr>
          <w:color w:val="000000"/>
        </w:rPr>
        <w:t xml:space="preserve"> use are listed in PWS paragraph 1</w:t>
      </w:r>
      <w:r>
        <w:t>2</w:t>
      </w:r>
      <w:r>
        <w:rPr>
          <w:color w:val="000000"/>
        </w:rPr>
        <w:t xml:space="preserve">.0, GFI.   </w:t>
      </w:r>
    </w:p>
    <w:p w14:paraId="5B49D1C6" w14:textId="77777777" w:rsidR="006F2D47" w:rsidRDefault="006F2D47" w:rsidP="006F2D47">
      <w:pPr>
        <w:widowControl w:val="0"/>
        <w:rPr>
          <w:color w:val="000000"/>
        </w:rPr>
      </w:pPr>
    </w:p>
    <w:p w14:paraId="3A017CF6" w14:textId="77777777" w:rsidR="006F2D47" w:rsidRDefault="006F2D47" w:rsidP="006F2D47">
      <w:pPr>
        <w:widowControl w:val="0"/>
        <w:tabs>
          <w:tab w:val="left" w:pos="1080"/>
        </w:tabs>
        <w:rPr>
          <w:color w:val="000000"/>
        </w:rPr>
      </w:pPr>
      <w:r>
        <w:rPr>
          <w:b/>
          <w:bCs/>
        </w:rPr>
        <w:t>11</w:t>
      </w:r>
      <w:r>
        <w:rPr>
          <w:b/>
          <w:bCs/>
          <w:color w:val="000000"/>
        </w:rPr>
        <w:t>.5</w:t>
      </w:r>
      <w:r>
        <w:rPr>
          <w:b/>
          <w:bCs/>
          <w:color w:val="000000"/>
        </w:rPr>
        <w:tab/>
      </w:r>
      <w:r>
        <w:rPr>
          <w:color w:val="000000"/>
        </w:rPr>
        <w:t xml:space="preserve">Deliverables are subject to change.  Such a change will be reflected by written direction from the CO. </w:t>
      </w:r>
    </w:p>
    <w:p w14:paraId="6623AFA6" w14:textId="77777777" w:rsidR="006F2D47" w:rsidRDefault="006F2D47" w:rsidP="006F2D47">
      <w:pPr>
        <w:widowControl w:val="0"/>
        <w:tabs>
          <w:tab w:val="left" w:pos="1080"/>
        </w:tabs>
        <w:rPr>
          <w:color w:val="000000"/>
        </w:rPr>
      </w:pPr>
    </w:p>
    <w:p w14:paraId="02165BAF" w14:textId="77777777" w:rsidR="006F2D47" w:rsidRDefault="006F2D47" w:rsidP="006F2D47">
      <w:pPr>
        <w:widowControl w:val="0"/>
        <w:tabs>
          <w:tab w:val="left" w:pos="1080"/>
        </w:tabs>
        <w:rPr>
          <w:color w:val="000000"/>
        </w:rPr>
      </w:pPr>
      <w:r>
        <w:rPr>
          <w:b/>
          <w:bCs/>
          <w:color w:val="000000"/>
        </w:rPr>
        <w:t>1</w:t>
      </w:r>
      <w:r>
        <w:rPr>
          <w:b/>
          <w:bCs/>
        </w:rPr>
        <w:t>2</w:t>
      </w:r>
      <w:r>
        <w:rPr>
          <w:b/>
          <w:bCs/>
          <w:color w:val="000000"/>
        </w:rPr>
        <w:t>.0</w:t>
      </w:r>
      <w:r>
        <w:rPr>
          <w:color w:val="000000"/>
        </w:rPr>
        <w:tab/>
      </w:r>
      <w:r>
        <w:rPr>
          <w:b/>
          <w:bCs/>
          <w:color w:val="000000"/>
        </w:rPr>
        <w:t xml:space="preserve">GOVERNMENT FURNISHED INFORMATION (GFI) </w:t>
      </w:r>
    </w:p>
    <w:p w14:paraId="2EC7FD07" w14:textId="77777777" w:rsidR="006F2D47" w:rsidRDefault="006F2D47" w:rsidP="006F2D47">
      <w:pPr>
        <w:widowControl w:val="0"/>
        <w:rPr>
          <w:color w:val="000000"/>
        </w:rPr>
      </w:pPr>
    </w:p>
    <w:p w14:paraId="4942AEB7" w14:textId="77777777" w:rsidR="006F2D47" w:rsidRDefault="006F2D47" w:rsidP="006F2D47">
      <w:pPr>
        <w:widowControl w:val="0"/>
        <w:tabs>
          <w:tab w:val="left" w:pos="1080"/>
        </w:tabs>
        <w:rPr>
          <w:color w:val="000000"/>
        </w:rPr>
      </w:pPr>
      <w:r>
        <w:rPr>
          <w:b/>
          <w:bCs/>
          <w:color w:val="000000"/>
        </w:rPr>
        <w:t>12.1</w:t>
      </w:r>
      <w:r>
        <w:rPr>
          <w:color w:val="000000"/>
        </w:rPr>
        <w:tab/>
        <w:t xml:space="preserve">The following documents are hereby provided to the Contractor as GFI under separate cover: </w:t>
      </w:r>
    </w:p>
    <w:p w14:paraId="1E3583AA" w14:textId="77777777" w:rsidR="006F2D47" w:rsidRDefault="006F2D47" w:rsidP="006F2D47">
      <w:pPr>
        <w:widowControl w:val="0"/>
        <w:tabs>
          <w:tab w:val="left" w:pos="1080"/>
        </w:tabs>
        <w:rPr>
          <w:color w:val="000000"/>
        </w:rPr>
      </w:pPr>
    </w:p>
    <w:tbl>
      <w:tblPr>
        <w:tblStyle w:val="13"/>
        <w:tblW w:w="9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5"/>
        <w:gridCol w:w="3315"/>
        <w:gridCol w:w="3405"/>
      </w:tblGrid>
      <w:tr w:rsidR="006F2D47" w14:paraId="3BD63DCE" w14:textId="77777777" w:rsidTr="00D55E44">
        <w:trPr>
          <w:jc w:val="center"/>
        </w:trPr>
        <w:tc>
          <w:tcPr>
            <w:tcW w:w="2745" w:type="dxa"/>
          </w:tcPr>
          <w:p w14:paraId="0608DACA"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PWS Appendix #</w:t>
            </w:r>
          </w:p>
        </w:tc>
        <w:tc>
          <w:tcPr>
            <w:tcW w:w="3315" w:type="dxa"/>
          </w:tcPr>
          <w:p w14:paraId="1CBE3C8B"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Document</w:t>
            </w:r>
          </w:p>
        </w:tc>
        <w:tc>
          <w:tcPr>
            <w:tcW w:w="3405" w:type="dxa"/>
          </w:tcPr>
          <w:p w14:paraId="49256D13"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Description</w:t>
            </w:r>
          </w:p>
        </w:tc>
      </w:tr>
      <w:tr w:rsidR="006F2D47" w14:paraId="4136FF4E" w14:textId="77777777" w:rsidTr="00D55E44">
        <w:trPr>
          <w:jc w:val="center"/>
        </w:trPr>
        <w:tc>
          <w:tcPr>
            <w:tcW w:w="2745" w:type="dxa"/>
          </w:tcPr>
          <w:p w14:paraId="250DE1C0"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w:t>
            </w:r>
          </w:p>
          <w:p w14:paraId="209A5B64"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Appendix </w:t>
            </w:r>
            <w:r>
              <w:rPr>
                <w:rFonts w:ascii="Times New Roman" w:eastAsia="Times New Roman" w:hAnsi="Times New Roman" w:cs="Times New Roman"/>
                <w:sz w:val="24"/>
                <w:szCs w:val="24"/>
              </w:rPr>
              <w:t>1</w:t>
            </w:r>
          </w:p>
        </w:tc>
        <w:tc>
          <w:tcPr>
            <w:tcW w:w="3315" w:type="dxa"/>
          </w:tcPr>
          <w:p w14:paraId="5CB0E098"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NARA IT Security Requirements</w:t>
            </w:r>
          </w:p>
        </w:tc>
        <w:tc>
          <w:tcPr>
            <w:tcW w:w="3405" w:type="dxa"/>
          </w:tcPr>
          <w:p w14:paraId="08A51C2F"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Describes IT security requirements. </w:t>
            </w:r>
          </w:p>
        </w:tc>
      </w:tr>
      <w:tr w:rsidR="006F2D47" w14:paraId="7D7BDE67" w14:textId="77777777" w:rsidTr="00D55E44">
        <w:trPr>
          <w:jc w:val="center"/>
        </w:trPr>
        <w:tc>
          <w:tcPr>
            <w:tcW w:w="2745" w:type="dxa"/>
          </w:tcPr>
          <w:p w14:paraId="75ED3111"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w:t>
            </w:r>
          </w:p>
          <w:p w14:paraId="2780624C"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Appendix </w:t>
            </w:r>
            <w:r>
              <w:rPr>
                <w:rFonts w:ascii="Times New Roman" w:eastAsia="Times New Roman" w:hAnsi="Times New Roman" w:cs="Times New Roman"/>
                <w:sz w:val="24"/>
                <w:szCs w:val="24"/>
              </w:rPr>
              <w:t>2</w:t>
            </w:r>
          </w:p>
        </w:tc>
        <w:tc>
          <w:tcPr>
            <w:tcW w:w="3315" w:type="dxa"/>
          </w:tcPr>
          <w:p w14:paraId="0347C0AD"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Ticketing System R</w:t>
            </w:r>
            <w:r>
              <w:rPr>
                <w:rFonts w:ascii="Times New Roman" w:eastAsia="Times New Roman" w:hAnsi="Times New Roman" w:cs="Times New Roman"/>
                <w:sz w:val="24"/>
                <w:szCs w:val="24"/>
              </w:rPr>
              <w:t>V</w:t>
            </w:r>
            <w:r>
              <w:rPr>
                <w:rFonts w:ascii="Times New Roman" w:eastAsia="Times New Roman" w:hAnsi="Times New Roman" w:cs="Times New Roman"/>
                <w:color w:val="000000"/>
                <w:sz w:val="24"/>
                <w:szCs w:val="24"/>
              </w:rPr>
              <w:t>TM</w:t>
            </w:r>
          </w:p>
        </w:tc>
        <w:tc>
          <w:tcPr>
            <w:tcW w:w="3405" w:type="dxa"/>
          </w:tcPr>
          <w:p w14:paraId="72B74FC3" w14:textId="77777777" w:rsidR="006F2D47" w:rsidRDefault="006F2D47" w:rsidP="00D55E44">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w:t>
            </w:r>
            <w:r>
              <w:rPr>
                <w:rFonts w:ascii="Times New Roman" w:eastAsia="Times New Roman" w:hAnsi="Times New Roman" w:cs="Times New Roman"/>
                <w:sz w:val="24"/>
                <w:szCs w:val="24"/>
              </w:rPr>
              <w:t>V</w:t>
            </w:r>
            <w:r>
              <w:rPr>
                <w:rFonts w:ascii="Times New Roman" w:eastAsia="Times New Roman" w:hAnsi="Times New Roman" w:cs="Times New Roman"/>
                <w:color w:val="000000"/>
                <w:sz w:val="24"/>
                <w:szCs w:val="24"/>
              </w:rPr>
              <w:t>TM specifies the functional and nonfunctional requirements for the ticketing system as defined by NARA’s stakeholders. The embedded spreadsheet is available in a standalone Microsoft Excel spreadsheet if the document does not open.</w:t>
            </w:r>
          </w:p>
        </w:tc>
      </w:tr>
      <w:tr w:rsidR="006F2D47" w14:paraId="426294B3" w14:textId="77777777" w:rsidTr="00D55E44">
        <w:trPr>
          <w:jc w:val="center"/>
        </w:trPr>
        <w:tc>
          <w:tcPr>
            <w:tcW w:w="2745" w:type="dxa"/>
          </w:tcPr>
          <w:p w14:paraId="14102236"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PWS Appendix 3</w:t>
            </w:r>
          </w:p>
        </w:tc>
        <w:tc>
          <w:tcPr>
            <w:tcW w:w="3315" w:type="dxa"/>
          </w:tcPr>
          <w:p w14:paraId="49FD30C8" w14:textId="77777777" w:rsidR="006F2D47" w:rsidRDefault="006F2D47" w:rsidP="00D55E44">
            <w:pPr>
              <w:widowControl w:val="0"/>
              <w:tabs>
                <w:tab w:val="left" w:pos="1080"/>
              </w:tabs>
              <w:rPr>
                <w:rFonts w:ascii="Times New Roman" w:eastAsia="Times New Roman" w:hAnsi="Times New Roman" w:cs="Times New Roman"/>
              </w:rPr>
            </w:pPr>
            <w:r>
              <w:rPr>
                <w:rFonts w:ascii="Times New Roman" w:eastAsia="Times New Roman" w:hAnsi="Times New Roman" w:cs="Times New Roman"/>
                <w:sz w:val="24"/>
                <w:szCs w:val="24"/>
              </w:rPr>
              <w:t>NARA Directive 804, Information Technology (IT) Systems Security</w:t>
            </w:r>
          </w:p>
          <w:p w14:paraId="11454738" w14:textId="77777777" w:rsidR="006F2D47" w:rsidRDefault="006F2D47" w:rsidP="00D55E44">
            <w:pPr>
              <w:widowControl w:val="0"/>
              <w:tabs>
                <w:tab w:val="left" w:pos="1080"/>
              </w:tabs>
              <w:rPr>
                <w:rFonts w:ascii="Times New Roman" w:eastAsia="Times New Roman" w:hAnsi="Times New Roman" w:cs="Times New Roman"/>
                <w:sz w:val="24"/>
                <w:szCs w:val="24"/>
              </w:rPr>
            </w:pPr>
          </w:p>
        </w:tc>
        <w:tc>
          <w:tcPr>
            <w:tcW w:w="3405" w:type="dxa"/>
          </w:tcPr>
          <w:p w14:paraId="29C9EBAA" w14:textId="77777777" w:rsidR="006F2D47" w:rsidRDefault="006F2D47" w:rsidP="00D55E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NARA policy and guidance for securing all electronic information collected or maintained by or on behalf of NARA and the electronic information systems used or operated by or on behalf of NARA. </w:t>
            </w:r>
          </w:p>
        </w:tc>
      </w:tr>
      <w:tr w:rsidR="006F2D47" w14:paraId="2BB40061" w14:textId="77777777" w:rsidTr="00D55E44">
        <w:trPr>
          <w:trHeight w:val="810"/>
          <w:jc w:val="center"/>
        </w:trPr>
        <w:tc>
          <w:tcPr>
            <w:tcW w:w="2745" w:type="dxa"/>
          </w:tcPr>
          <w:p w14:paraId="5AEF7CDB"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PWS Appendix 4</w:t>
            </w:r>
          </w:p>
        </w:tc>
        <w:tc>
          <w:tcPr>
            <w:tcW w:w="3315" w:type="dxa"/>
          </w:tcPr>
          <w:p w14:paraId="3095B1A1"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NARA Directive 1608, NARA’s Privacy Program and supplement </w:t>
            </w:r>
          </w:p>
        </w:tc>
        <w:tc>
          <w:tcPr>
            <w:tcW w:w="3405" w:type="dxa"/>
          </w:tcPr>
          <w:p w14:paraId="79CC3FAE" w14:textId="77777777" w:rsidR="006F2D47" w:rsidRDefault="006F2D47" w:rsidP="00D55E44">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NARA policy which establishes NARA’s privacy program and provides guidance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protect personally identifiable information from unauthorized disclosure. </w:t>
            </w:r>
          </w:p>
        </w:tc>
      </w:tr>
      <w:tr w:rsidR="006F2D47" w14:paraId="1A350551" w14:textId="77777777" w:rsidTr="00D55E44">
        <w:trPr>
          <w:jc w:val="center"/>
        </w:trPr>
        <w:tc>
          <w:tcPr>
            <w:tcW w:w="2745" w:type="dxa"/>
          </w:tcPr>
          <w:p w14:paraId="337F60FB"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PWS Appendix 5</w:t>
            </w:r>
          </w:p>
        </w:tc>
        <w:tc>
          <w:tcPr>
            <w:tcW w:w="3315" w:type="dxa"/>
          </w:tcPr>
          <w:p w14:paraId="38B84B8F" w14:textId="77777777" w:rsidR="006F2D47" w:rsidRDefault="006F2D47" w:rsidP="00D55E44">
            <w:pPr>
              <w:widowControl w:val="0"/>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NARA Directive 1609, Initial </w:t>
            </w:r>
            <w:r>
              <w:rPr>
                <w:rFonts w:ascii="Times New Roman" w:eastAsia="Times New Roman" w:hAnsi="Times New Roman" w:cs="Times New Roman"/>
                <w:sz w:val="24"/>
                <w:szCs w:val="24"/>
              </w:rPr>
              <w:lastRenderedPageBreak/>
              <w:t>Privacy Reviews and Privacy Impact Assessments</w:t>
            </w:r>
          </w:p>
        </w:tc>
        <w:tc>
          <w:tcPr>
            <w:tcW w:w="3405" w:type="dxa"/>
          </w:tcPr>
          <w:p w14:paraId="113786A4" w14:textId="77777777" w:rsidR="006F2D47" w:rsidRDefault="006F2D47" w:rsidP="00D55E44">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NARA policy which provides </w:t>
            </w:r>
            <w:r>
              <w:rPr>
                <w:rFonts w:ascii="Times New Roman" w:eastAsia="Times New Roman" w:hAnsi="Times New Roman" w:cs="Times New Roman"/>
                <w:sz w:val="24"/>
                <w:szCs w:val="24"/>
              </w:rPr>
              <w:lastRenderedPageBreak/>
              <w:t>procedures and requirements for completing Initial Privacy Reviews (IPRs) and Privacy Impact Assessments (PIAs).</w:t>
            </w:r>
          </w:p>
        </w:tc>
      </w:tr>
      <w:tr w:rsidR="006F2D47" w14:paraId="5D18A571" w14:textId="77777777" w:rsidTr="00D55E44">
        <w:trPr>
          <w:jc w:val="center"/>
        </w:trPr>
        <w:tc>
          <w:tcPr>
            <w:tcW w:w="2745" w:type="dxa"/>
          </w:tcPr>
          <w:p w14:paraId="7F19AFB1"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PWS </w:t>
            </w:r>
          </w:p>
          <w:p w14:paraId="17760D25"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Appendix </w:t>
            </w:r>
            <w:r>
              <w:rPr>
                <w:rFonts w:ascii="Times New Roman" w:eastAsia="Times New Roman" w:hAnsi="Times New Roman" w:cs="Times New Roman"/>
                <w:sz w:val="24"/>
                <w:szCs w:val="24"/>
              </w:rPr>
              <w:t>6</w:t>
            </w:r>
          </w:p>
        </w:tc>
        <w:tc>
          <w:tcPr>
            <w:tcW w:w="3315" w:type="dxa"/>
          </w:tcPr>
          <w:p w14:paraId="26E2F107"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Plan Template</w:t>
            </w:r>
          </w:p>
        </w:tc>
        <w:tc>
          <w:tcPr>
            <w:tcW w:w="3405" w:type="dxa"/>
          </w:tcPr>
          <w:p w14:paraId="6B454FF0"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 template for the Test Plan to document the Contractor’s test approach and activities.  The Contractor may modify the template or use its own if all information outlined in the template is included in the Contractor’s template.</w:t>
            </w:r>
          </w:p>
        </w:tc>
      </w:tr>
      <w:tr w:rsidR="006F2D47" w14:paraId="3A8EBB21" w14:textId="77777777" w:rsidTr="00D55E44">
        <w:trPr>
          <w:jc w:val="center"/>
        </w:trPr>
        <w:tc>
          <w:tcPr>
            <w:tcW w:w="2745" w:type="dxa"/>
          </w:tcPr>
          <w:p w14:paraId="158FD89D"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PWS</w:t>
            </w:r>
          </w:p>
          <w:p w14:paraId="4A75BC7A"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Appendix </w:t>
            </w:r>
            <w:r>
              <w:rPr>
                <w:rFonts w:ascii="Times New Roman" w:eastAsia="Times New Roman" w:hAnsi="Times New Roman" w:cs="Times New Roman"/>
                <w:sz w:val="24"/>
                <w:szCs w:val="24"/>
              </w:rPr>
              <w:t>7</w:t>
            </w:r>
          </w:p>
        </w:tc>
        <w:tc>
          <w:tcPr>
            <w:tcW w:w="3315" w:type="dxa"/>
          </w:tcPr>
          <w:p w14:paraId="21CC6C10"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Procedures Template</w:t>
            </w:r>
          </w:p>
        </w:tc>
        <w:tc>
          <w:tcPr>
            <w:tcW w:w="3405" w:type="dxa"/>
          </w:tcPr>
          <w:p w14:paraId="3A5A7030"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 template for documenting test procedures.  The Contractor may use its own or generate these procedures from an automated tool.</w:t>
            </w:r>
          </w:p>
        </w:tc>
      </w:tr>
      <w:tr w:rsidR="006F2D47" w14:paraId="2582B3AA" w14:textId="77777777" w:rsidTr="00D55E44">
        <w:trPr>
          <w:trHeight w:val="1916"/>
          <w:jc w:val="center"/>
        </w:trPr>
        <w:tc>
          <w:tcPr>
            <w:tcW w:w="2745" w:type="dxa"/>
          </w:tcPr>
          <w:p w14:paraId="10ADA4BA"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PWS</w:t>
            </w:r>
          </w:p>
          <w:p w14:paraId="70952ED6"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Appendix</w:t>
            </w:r>
            <w:r>
              <w:rPr>
                <w:rFonts w:ascii="Times New Roman" w:eastAsia="Times New Roman" w:hAnsi="Times New Roman" w:cs="Times New Roman"/>
                <w:sz w:val="24"/>
                <w:szCs w:val="24"/>
              </w:rPr>
              <w:t xml:space="preserve"> 8</w:t>
            </w:r>
          </w:p>
        </w:tc>
        <w:tc>
          <w:tcPr>
            <w:tcW w:w="3315" w:type="dxa"/>
          </w:tcPr>
          <w:p w14:paraId="2632BB95"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Report Template</w:t>
            </w:r>
          </w:p>
        </w:tc>
        <w:tc>
          <w:tcPr>
            <w:tcW w:w="3405" w:type="dxa"/>
          </w:tcPr>
          <w:p w14:paraId="03531614"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color w:val="000000"/>
                <w:sz w:val="24"/>
                <w:szCs w:val="24"/>
              </w:rPr>
              <w:t>template for documenting test results.</w:t>
            </w:r>
          </w:p>
        </w:tc>
      </w:tr>
      <w:tr w:rsidR="006F2D47" w14:paraId="5138E358" w14:textId="77777777" w:rsidTr="00D55E44">
        <w:trPr>
          <w:jc w:val="center"/>
        </w:trPr>
        <w:tc>
          <w:tcPr>
            <w:tcW w:w="2745" w:type="dxa"/>
          </w:tcPr>
          <w:p w14:paraId="223355A8"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w:t>
            </w:r>
          </w:p>
          <w:p w14:paraId="2669D0CB"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Appendix </w:t>
            </w:r>
            <w:r>
              <w:rPr>
                <w:rFonts w:ascii="Times New Roman" w:eastAsia="Times New Roman" w:hAnsi="Times New Roman" w:cs="Times New Roman"/>
                <w:sz w:val="24"/>
                <w:szCs w:val="24"/>
              </w:rPr>
              <w:t>9</w:t>
            </w:r>
          </w:p>
          <w:p w14:paraId="447BCF84"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p>
          <w:p w14:paraId="5CD4D7A3"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Provided with Solicitation. Reference Note in Description Column</w:t>
            </w:r>
          </w:p>
        </w:tc>
        <w:tc>
          <w:tcPr>
            <w:tcW w:w="3315" w:type="dxa"/>
          </w:tcPr>
          <w:p w14:paraId="6C617C80"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NARA SDLC Tailoring Plan and Schedule. </w:t>
            </w:r>
          </w:p>
        </w:tc>
        <w:tc>
          <w:tcPr>
            <w:tcW w:w="3405" w:type="dxa"/>
          </w:tcPr>
          <w:p w14:paraId="72F2371A"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NARA SDLC Tailoring Plan to be collaboratively updated, </w:t>
            </w:r>
            <w:proofErr w:type="gramStart"/>
            <w:r>
              <w:rPr>
                <w:rFonts w:ascii="Times New Roman" w:eastAsia="Times New Roman" w:hAnsi="Times New Roman" w:cs="Times New Roman"/>
                <w:color w:val="000000"/>
                <w:sz w:val="24"/>
                <w:szCs w:val="24"/>
              </w:rPr>
              <w:t>subsequent to</w:t>
            </w:r>
            <w:proofErr w:type="gramEnd"/>
            <w:r>
              <w:rPr>
                <w:rFonts w:ascii="Times New Roman" w:eastAsia="Times New Roman" w:hAnsi="Times New Roman" w:cs="Times New Roman"/>
                <w:color w:val="000000"/>
                <w:sz w:val="24"/>
                <w:szCs w:val="24"/>
              </w:rPr>
              <w:t xml:space="preserve"> award. NARA will provide each tailoring plan </w:t>
            </w:r>
            <w:proofErr w:type="gramStart"/>
            <w:r>
              <w:rPr>
                <w:rFonts w:ascii="Times New Roman" w:eastAsia="Times New Roman" w:hAnsi="Times New Roman" w:cs="Times New Roman"/>
                <w:color w:val="000000"/>
                <w:sz w:val="24"/>
                <w:szCs w:val="24"/>
              </w:rPr>
              <w:t>subsequent to</w:t>
            </w:r>
            <w:proofErr w:type="gramEnd"/>
            <w:r>
              <w:rPr>
                <w:rFonts w:ascii="Times New Roman" w:eastAsia="Times New Roman" w:hAnsi="Times New Roman" w:cs="Times New Roman"/>
                <w:color w:val="000000"/>
                <w:sz w:val="24"/>
                <w:szCs w:val="24"/>
              </w:rPr>
              <w:t xml:space="preserve"> award. </w:t>
            </w:r>
          </w:p>
        </w:tc>
      </w:tr>
      <w:tr w:rsidR="006F2D47" w14:paraId="5FD6F68E" w14:textId="77777777" w:rsidTr="00D55E44">
        <w:trPr>
          <w:trHeight w:val="1142"/>
          <w:jc w:val="center"/>
        </w:trPr>
        <w:tc>
          <w:tcPr>
            <w:tcW w:w="2745" w:type="dxa"/>
          </w:tcPr>
          <w:p w14:paraId="0E768D66"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w:t>
            </w:r>
          </w:p>
          <w:p w14:paraId="751B4124"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Appendix </w:t>
            </w:r>
            <w:r>
              <w:rPr>
                <w:rFonts w:ascii="Times New Roman" w:eastAsia="Times New Roman" w:hAnsi="Times New Roman" w:cs="Times New Roman"/>
                <w:sz w:val="24"/>
                <w:szCs w:val="24"/>
              </w:rPr>
              <w:t>10</w:t>
            </w:r>
          </w:p>
        </w:tc>
        <w:tc>
          <w:tcPr>
            <w:tcW w:w="3315" w:type="dxa"/>
          </w:tcPr>
          <w:p w14:paraId="319F0009"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Cloud Configuration Management Database (CMDB) Template</w:t>
            </w:r>
          </w:p>
        </w:tc>
        <w:tc>
          <w:tcPr>
            <w:tcW w:w="3405" w:type="dxa"/>
          </w:tcPr>
          <w:p w14:paraId="3BD119C9"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Provides a template for documenting/tracking the configuration of the systems. </w:t>
            </w:r>
          </w:p>
        </w:tc>
      </w:tr>
      <w:tr w:rsidR="006F2D47" w14:paraId="21947F8D" w14:textId="77777777" w:rsidTr="00D55E44">
        <w:trPr>
          <w:jc w:val="center"/>
        </w:trPr>
        <w:tc>
          <w:tcPr>
            <w:tcW w:w="2745" w:type="dxa"/>
          </w:tcPr>
          <w:p w14:paraId="54BD8AD0" w14:textId="77777777" w:rsidR="006F2D47" w:rsidRPr="00835B1F" w:rsidRDefault="006F2D47" w:rsidP="00D55E44">
            <w:pPr>
              <w:widowControl w:val="0"/>
              <w:tabs>
                <w:tab w:val="left" w:pos="1080"/>
              </w:tabs>
              <w:rPr>
                <w:rFonts w:ascii="Times New Roman" w:eastAsia="Times New Roman" w:hAnsi="Times New Roman" w:cs="Times New Roman"/>
                <w:color w:val="000000"/>
                <w:sz w:val="24"/>
                <w:szCs w:val="24"/>
                <w:highlight w:val="yellow"/>
              </w:rPr>
            </w:pPr>
            <w:del w:id="7" w:author="Kevin Monahan" w:date="2026-01-21T08:50:00Z" w16du:dateUtc="2026-01-21T13:50:00Z">
              <w:r w:rsidRPr="00835B1F" w:rsidDel="0058701D">
                <w:rPr>
                  <w:rFonts w:ascii="Times New Roman" w:eastAsia="Times New Roman" w:hAnsi="Times New Roman" w:cs="Times New Roman"/>
                  <w:sz w:val="24"/>
                  <w:szCs w:val="24"/>
                  <w:highlight w:val="yellow"/>
                </w:rPr>
                <w:delText>PWS Appendix 11</w:delText>
              </w:r>
            </w:del>
          </w:p>
        </w:tc>
        <w:tc>
          <w:tcPr>
            <w:tcW w:w="3315" w:type="dxa"/>
            <w:shd w:val="clear" w:color="auto" w:fill="FFFFFF"/>
          </w:tcPr>
          <w:p w14:paraId="0683369E" w14:textId="77777777" w:rsidR="006F2D47" w:rsidRPr="00835B1F" w:rsidRDefault="006F2D47" w:rsidP="00D55E44">
            <w:pPr>
              <w:widowControl w:val="0"/>
              <w:shd w:val="clear" w:color="auto" w:fill="FFFFFF"/>
              <w:tabs>
                <w:tab w:val="left" w:pos="1080"/>
              </w:tabs>
              <w:spacing w:before="240" w:after="240"/>
              <w:rPr>
                <w:rFonts w:ascii="Times New Roman" w:eastAsia="Times New Roman" w:hAnsi="Times New Roman" w:cs="Times New Roman"/>
                <w:sz w:val="24"/>
                <w:szCs w:val="24"/>
                <w:highlight w:val="yellow"/>
              </w:rPr>
            </w:pPr>
            <w:del w:id="8" w:author="Kevin Monahan" w:date="2026-01-21T08:50:00Z" w16du:dateUtc="2026-01-21T13:50:00Z">
              <w:r w:rsidRPr="00835B1F" w:rsidDel="0058701D">
                <w:rPr>
                  <w:rFonts w:ascii="Times New Roman" w:eastAsia="Times New Roman" w:hAnsi="Times New Roman" w:cs="Times New Roman"/>
                  <w:sz w:val="24"/>
                  <w:szCs w:val="24"/>
                  <w:highlight w:val="yellow"/>
                </w:rPr>
                <w:delText>Accessibility Requirements Tool</w:delText>
              </w:r>
              <w:r w:rsidRPr="00835B1F" w:rsidDel="0058701D">
                <w:rPr>
                  <w:rFonts w:ascii="Times New Roman" w:eastAsia="Times New Roman" w:hAnsi="Times New Roman" w:cs="Times New Roman"/>
                  <w:color w:val="222222"/>
                  <w:sz w:val="24"/>
                  <w:szCs w:val="24"/>
                  <w:highlight w:val="yellow"/>
                </w:rPr>
                <w:delText xml:space="preserve"> – Ticketing Requirements</w:delText>
              </w:r>
            </w:del>
          </w:p>
        </w:tc>
        <w:tc>
          <w:tcPr>
            <w:tcW w:w="3405" w:type="dxa"/>
          </w:tcPr>
          <w:p w14:paraId="72D2F1D5" w14:textId="77777777" w:rsidR="006F2D47" w:rsidRDefault="006F2D47" w:rsidP="00D55E44">
            <w:pPr>
              <w:widowControl w:val="0"/>
              <w:tabs>
                <w:tab w:val="left" w:pos="1080"/>
              </w:tabs>
              <w:rPr>
                <w:rFonts w:ascii="Times New Roman" w:eastAsia="Times New Roman" w:hAnsi="Times New Roman" w:cs="Times New Roman"/>
                <w:color w:val="000000"/>
                <w:sz w:val="24"/>
                <w:szCs w:val="24"/>
              </w:rPr>
            </w:pPr>
            <w:del w:id="9" w:author="Kevin Monahan" w:date="2026-01-21T08:50:00Z" w16du:dateUtc="2026-01-21T13:50:00Z">
              <w:r w:rsidRPr="00835B1F" w:rsidDel="0058701D">
                <w:rPr>
                  <w:rFonts w:ascii="Times New Roman" w:eastAsia="Times New Roman" w:hAnsi="Times New Roman" w:cs="Times New Roman"/>
                  <w:color w:val="222222"/>
                  <w:sz w:val="24"/>
                  <w:szCs w:val="24"/>
                  <w:highlight w:val="yellow"/>
                </w:rPr>
                <w:delText>ICT Accessibility Requirements Statement IAW the Revised Section 508 of the Rehabilitation Act</w:delText>
              </w:r>
            </w:del>
          </w:p>
        </w:tc>
      </w:tr>
      <w:tr w:rsidR="006F2D47" w14:paraId="049CF0AA" w14:textId="77777777" w:rsidTr="00D55E44">
        <w:trPr>
          <w:jc w:val="center"/>
        </w:trPr>
        <w:tc>
          <w:tcPr>
            <w:tcW w:w="2745" w:type="dxa"/>
          </w:tcPr>
          <w:p w14:paraId="58EE11C6" w14:textId="77777777" w:rsidR="006F2D47" w:rsidRDefault="006F2D47" w:rsidP="00D55E44">
            <w:pPr>
              <w:widowControl w:val="0"/>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PWS Appendix 12</w:t>
            </w:r>
          </w:p>
        </w:tc>
        <w:tc>
          <w:tcPr>
            <w:tcW w:w="3315" w:type="dxa"/>
          </w:tcPr>
          <w:p w14:paraId="402CB2B2" w14:textId="77777777" w:rsidR="006F2D47" w:rsidRDefault="006F2D47" w:rsidP="00D55E44">
            <w:pPr>
              <w:widowControl w:val="0"/>
              <w:shd w:val="clear" w:color="auto" w:fill="FFFFFF"/>
              <w:tabs>
                <w:tab w:val="left" w:pos="1080"/>
              </w:tabs>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Website Checklist. </w:t>
            </w:r>
          </w:p>
        </w:tc>
        <w:tc>
          <w:tcPr>
            <w:tcW w:w="3405" w:type="dxa"/>
          </w:tcPr>
          <w:p w14:paraId="0DD0215F" w14:textId="77777777" w:rsidR="006F2D47" w:rsidRDefault="006F2D47" w:rsidP="00D55E44">
            <w:pPr>
              <w:widowControl w:val="0"/>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Spreadsheet showing the requirements for NARA </w:t>
            </w:r>
            <w:r>
              <w:rPr>
                <w:rFonts w:ascii="Times New Roman" w:eastAsia="Times New Roman" w:hAnsi="Times New Roman" w:cs="Times New Roman"/>
                <w:sz w:val="24"/>
                <w:szCs w:val="24"/>
              </w:rPr>
              <w:lastRenderedPageBreak/>
              <w:t xml:space="preserve">websites. </w:t>
            </w:r>
          </w:p>
        </w:tc>
      </w:tr>
      <w:tr w:rsidR="006F2D47" w14:paraId="22B4CD55" w14:textId="77777777" w:rsidTr="00D55E44">
        <w:trPr>
          <w:jc w:val="center"/>
        </w:trPr>
        <w:tc>
          <w:tcPr>
            <w:tcW w:w="2745" w:type="dxa"/>
          </w:tcPr>
          <w:p w14:paraId="13C95140" w14:textId="77777777" w:rsidR="006F2D47" w:rsidRDefault="006F2D47" w:rsidP="00D55E44">
            <w:pPr>
              <w:widowControl w:val="0"/>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PWS Appendix 13</w:t>
            </w:r>
          </w:p>
        </w:tc>
        <w:tc>
          <w:tcPr>
            <w:tcW w:w="3315" w:type="dxa"/>
          </w:tcPr>
          <w:p w14:paraId="2D3EAD2A" w14:textId="77777777" w:rsidR="006F2D47" w:rsidRDefault="006F2D47" w:rsidP="00D55E44">
            <w:pPr>
              <w:widowControl w:val="0"/>
              <w:shd w:val="clear" w:color="auto" w:fill="FFFFFF"/>
              <w:tabs>
                <w:tab w:val="left" w:pos="1080"/>
              </w:tabs>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NARA Visual Identity Guide. </w:t>
            </w:r>
          </w:p>
        </w:tc>
        <w:tc>
          <w:tcPr>
            <w:tcW w:w="3405" w:type="dxa"/>
          </w:tcPr>
          <w:p w14:paraId="5885DE7A" w14:textId="77777777" w:rsidR="006F2D47" w:rsidRDefault="006F2D47" w:rsidP="00D55E44">
            <w:pPr>
              <w:widowControl w:val="0"/>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Document showing the various logos and images used on NARA websites with formatting guidance. </w:t>
            </w:r>
          </w:p>
        </w:tc>
      </w:tr>
    </w:tbl>
    <w:p w14:paraId="0D35F5A5" w14:textId="77777777" w:rsidR="006F2D47" w:rsidRDefault="006F2D47" w:rsidP="006F2D47">
      <w:pPr>
        <w:widowControl w:val="0"/>
      </w:pPr>
    </w:p>
    <w:p w14:paraId="6A1D8485" w14:textId="77777777" w:rsidR="006F2D47" w:rsidRDefault="006F2D47" w:rsidP="006F2D47">
      <w:pPr>
        <w:widowControl w:val="0"/>
        <w:tabs>
          <w:tab w:val="left" w:pos="1080"/>
        </w:tabs>
        <w:rPr>
          <w:color w:val="000000"/>
        </w:rPr>
      </w:pPr>
      <w:r>
        <w:rPr>
          <w:b/>
          <w:bCs/>
          <w:color w:val="000000"/>
        </w:rPr>
        <w:t>1</w:t>
      </w:r>
      <w:r>
        <w:rPr>
          <w:b/>
          <w:bCs/>
        </w:rPr>
        <w:t>2</w:t>
      </w:r>
      <w:r>
        <w:rPr>
          <w:b/>
          <w:bCs/>
          <w:color w:val="000000"/>
        </w:rPr>
        <w:t>.2</w:t>
      </w:r>
      <w:r>
        <w:rPr>
          <w:b/>
          <w:bCs/>
          <w:color w:val="000000"/>
        </w:rPr>
        <w:tab/>
      </w:r>
      <w:r>
        <w:rPr>
          <w:color w:val="000000"/>
        </w:rPr>
        <w:t xml:space="preserve">NARA will furnish all existing ticketing system data in a format (e.g., JSON, CSV, etc.) and on a medium (e.g., hard drive, </w:t>
      </w:r>
      <w:proofErr w:type="spellStart"/>
      <w:r>
        <w:rPr>
          <w:color w:val="000000"/>
        </w:rPr>
        <w:t>eSATA</w:t>
      </w:r>
      <w:proofErr w:type="spellEnd"/>
      <w:r>
        <w:rPr>
          <w:color w:val="000000"/>
        </w:rPr>
        <w:t xml:space="preserve">, etc.) as requested by the Contractor. </w:t>
      </w:r>
    </w:p>
    <w:p w14:paraId="0971CA65" w14:textId="77777777" w:rsidR="006F2D47" w:rsidRDefault="006F2D47" w:rsidP="006F2D47">
      <w:pPr>
        <w:widowControl w:val="0"/>
      </w:pPr>
    </w:p>
    <w:p w14:paraId="6D6E43A1" w14:textId="77777777" w:rsidR="006F2D47" w:rsidRDefault="006F2D47" w:rsidP="006F2D47">
      <w:pPr>
        <w:widowControl w:val="0"/>
        <w:tabs>
          <w:tab w:val="left" w:pos="1080"/>
        </w:tabs>
        <w:rPr>
          <w:b/>
          <w:bCs/>
          <w:color w:val="000000"/>
        </w:rPr>
      </w:pPr>
      <w:r>
        <w:rPr>
          <w:b/>
          <w:bCs/>
          <w:color w:val="000000"/>
        </w:rPr>
        <w:t>1</w:t>
      </w:r>
      <w:r>
        <w:rPr>
          <w:b/>
          <w:bCs/>
        </w:rPr>
        <w:t>3</w:t>
      </w:r>
      <w:r>
        <w:rPr>
          <w:b/>
          <w:bCs/>
          <w:color w:val="000000"/>
        </w:rPr>
        <w:t>.0</w:t>
      </w:r>
      <w:r>
        <w:rPr>
          <w:b/>
          <w:bCs/>
          <w:color w:val="000000"/>
        </w:rPr>
        <w:tab/>
        <w:t>GOVERNMENT FURNISHED EQUIPMENT</w:t>
      </w:r>
    </w:p>
    <w:p w14:paraId="3A256782" w14:textId="77777777" w:rsidR="006F2D47" w:rsidRDefault="006F2D47" w:rsidP="006F2D47">
      <w:pPr>
        <w:widowControl w:val="0"/>
        <w:tabs>
          <w:tab w:val="left" w:pos="1080"/>
        </w:tabs>
        <w:rPr>
          <w:b/>
          <w:bCs/>
          <w:color w:val="000000"/>
        </w:rPr>
      </w:pPr>
    </w:p>
    <w:p w14:paraId="4800AEFB" w14:textId="77777777" w:rsidR="006F2D47" w:rsidRDefault="006F2D47" w:rsidP="006F2D47">
      <w:pPr>
        <w:widowControl w:val="0"/>
        <w:tabs>
          <w:tab w:val="left" w:pos="1080"/>
        </w:tabs>
        <w:rPr>
          <w:color w:val="000000"/>
        </w:rPr>
      </w:pPr>
      <w:r>
        <w:rPr>
          <w:b/>
          <w:bCs/>
          <w:color w:val="000000"/>
        </w:rPr>
        <w:tab/>
      </w:r>
      <w:r>
        <w:rPr>
          <w:color w:val="000000"/>
        </w:rPr>
        <w:t xml:space="preserve">NARA will furnish all Microsoft </w:t>
      </w:r>
      <w:r>
        <w:t>Entra ID</w:t>
      </w:r>
      <w:r>
        <w:rPr>
          <w:color w:val="000000"/>
        </w:rPr>
        <w:t xml:space="preserve"> licenses and connectivity required for enabling user authentication with NARA’s Microsoft </w:t>
      </w:r>
      <w:r>
        <w:t>Entra ID</w:t>
      </w:r>
      <w:r>
        <w:rPr>
          <w:color w:val="000000"/>
        </w:rPr>
        <w:t xml:space="preserve"> and LDAP. </w:t>
      </w:r>
    </w:p>
    <w:p w14:paraId="5D45BB55" w14:textId="77777777" w:rsidR="006F2D47" w:rsidRDefault="006F2D47" w:rsidP="006F2D47">
      <w:pPr>
        <w:widowControl w:val="0"/>
        <w:tabs>
          <w:tab w:val="left" w:pos="1080"/>
        </w:tabs>
        <w:rPr>
          <w:color w:val="000000"/>
        </w:rPr>
      </w:pPr>
      <w:r>
        <w:br w:type="page"/>
      </w:r>
    </w:p>
    <w:p w14:paraId="57309826" w14:textId="77777777" w:rsidR="006F2D47" w:rsidRDefault="006F2D47" w:rsidP="006F2D47">
      <w:pPr>
        <w:widowControl w:val="0"/>
        <w:jc w:val="center"/>
        <w:rPr>
          <w:color w:val="000000"/>
        </w:rPr>
      </w:pPr>
      <w:r>
        <w:rPr>
          <w:b/>
          <w:bCs/>
          <w:color w:val="000000"/>
        </w:rPr>
        <w:lastRenderedPageBreak/>
        <w:t>ATTACHMENT 3</w:t>
      </w:r>
    </w:p>
    <w:p w14:paraId="7E49D5B3" w14:textId="77777777" w:rsidR="006F2D47" w:rsidRDefault="006F2D47" w:rsidP="006F2D47">
      <w:pPr>
        <w:widowControl w:val="0"/>
        <w:jc w:val="center"/>
        <w:rPr>
          <w:color w:val="000000"/>
        </w:rPr>
      </w:pPr>
      <w:r>
        <w:rPr>
          <w:b/>
          <w:bCs/>
          <w:color w:val="000000"/>
        </w:rPr>
        <w:t>QUALITY ASSURANCE SURVEILLANCE PLAN (QASP)</w:t>
      </w:r>
    </w:p>
    <w:p w14:paraId="71982371" w14:textId="77777777" w:rsidR="006F2D47" w:rsidRDefault="006F2D47" w:rsidP="006F2D47">
      <w:pPr>
        <w:widowControl w:val="0"/>
        <w:rPr>
          <w:color w:val="000000"/>
        </w:rPr>
      </w:pPr>
    </w:p>
    <w:p w14:paraId="7494AA25" w14:textId="77777777" w:rsidR="006F2D47" w:rsidRDefault="006F2D47" w:rsidP="006F2D47">
      <w:pPr>
        <w:widowControl w:val="0"/>
        <w:rPr>
          <w:color w:val="000000"/>
        </w:rPr>
      </w:pPr>
    </w:p>
    <w:p w14:paraId="065056A4" w14:textId="77777777" w:rsidR="006F2D47" w:rsidRDefault="006F2D47" w:rsidP="006F2D47">
      <w:pPr>
        <w:widowControl w:val="0"/>
        <w:tabs>
          <w:tab w:val="left" w:pos="1080"/>
        </w:tabs>
        <w:rPr>
          <w:color w:val="000000"/>
        </w:rPr>
      </w:pPr>
      <w:r>
        <w:rPr>
          <w:b/>
          <w:bCs/>
          <w:color w:val="000000"/>
        </w:rPr>
        <w:t>1.0</w:t>
      </w:r>
      <w:r>
        <w:rPr>
          <w:b/>
          <w:bCs/>
          <w:color w:val="000000"/>
        </w:rPr>
        <w:tab/>
        <w:t xml:space="preserve">INTRODUCTION: </w:t>
      </w:r>
    </w:p>
    <w:p w14:paraId="5318752B" w14:textId="77777777" w:rsidR="006F2D47" w:rsidRDefault="006F2D47" w:rsidP="006F2D47">
      <w:pPr>
        <w:widowControl w:val="0"/>
        <w:rPr>
          <w:color w:val="000000"/>
        </w:rPr>
      </w:pPr>
    </w:p>
    <w:p w14:paraId="6C53D72C" w14:textId="77777777" w:rsidR="006F2D47" w:rsidRDefault="006F2D47" w:rsidP="006F2D47">
      <w:pPr>
        <w:widowControl w:val="0"/>
        <w:rPr>
          <w:color w:val="000000"/>
        </w:rPr>
      </w:pPr>
      <w:r>
        <w:rPr>
          <w:color w:val="000000"/>
        </w:rPr>
        <w:t xml:space="preserve">This Quality Assurance Surveillance Plan (QASP) has been developed to provide the Contracting Officer’s Representative (COR) and other Government </w:t>
      </w:r>
      <w:proofErr w:type="gramStart"/>
      <w:r>
        <w:rPr>
          <w:color w:val="000000"/>
        </w:rPr>
        <w:t>evaluators</w:t>
      </w:r>
      <w:proofErr w:type="gramEnd"/>
      <w:r>
        <w:rPr>
          <w:color w:val="000000"/>
        </w:rPr>
        <w:t xml:space="preserve"> a summary of the key performance standards required in the contract, performance levels, and method of surveillance normally used for that performance standard. These are listed in Attachment 4, Performance Requirements Summary (PRS). </w:t>
      </w:r>
    </w:p>
    <w:p w14:paraId="6772AA0B" w14:textId="77777777" w:rsidR="006F2D47" w:rsidRDefault="006F2D47" w:rsidP="006F2D47">
      <w:pPr>
        <w:widowControl w:val="0"/>
        <w:rPr>
          <w:color w:val="000000"/>
        </w:rPr>
      </w:pPr>
    </w:p>
    <w:p w14:paraId="34F259F7" w14:textId="77777777" w:rsidR="006F2D47" w:rsidRDefault="006F2D47" w:rsidP="006F2D47">
      <w:pPr>
        <w:widowControl w:val="0"/>
        <w:rPr>
          <w:color w:val="000000"/>
        </w:rPr>
      </w:pPr>
      <w:r>
        <w:rPr>
          <w:color w:val="000000"/>
        </w:rPr>
        <w:t xml:space="preserve">The QASP describes a systematic method to evaluate receipt by the Government of acceptable services the Contractor is required to furnish. The Contractor is required to provide satisfactory performance in all areas of the contract.  Before invoices can be paid, a determination by the COR must first be made that satisfactory services have been received.  </w:t>
      </w:r>
    </w:p>
    <w:p w14:paraId="507216C5" w14:textId="77777777" w:rsidR="006F2D47" w:rsidRDefault="006F2D47" w:rsidP="006F2D47">
      <w:pPr>
        <w:widowControl w:val="0"/>
        <w:rPr>
          <w:color w:val="000000"/>
        </w:rPr>
      </w:pPr>
    </w:p>
    <w:p w14:paraId="43E06CB1" w14:textId="77777777" w:rsidR="006F2D47" w:rsidRDefault="006F2D47" w:rsidP="006F2D47">
      <w:pPr>
        <w:widowControl w:val="0"/>
        <w:jc w:val="both"/>
        <w:rPr>
          <w:color w:val="000000"/>
        </w:rPr>
      </w:pPr>
      <w:r>
        <w:rPr>
          <w:b/>
          <w:bCs/>
          <w:color w:val="000000"/>
        </w:rPr>
        <w:t xml:space="preserve">Any non-conformance with contract requirements is a “defect” A defect may be recorded for each item evaluated that failed to meet the standards as required by the Performance Work Statement (PWS) paragraph(s).  Examples of defects that will be recorded include, but are not limited to: </w:t>
      </w:r>
    </w:p>
    <w:p w14:paraId="13B69613" w14:textId="77777777" w:rsidR="006F2D47" w:rsidRDefault="006F2D47" w:rsidP="006F2D47">
      <w:pPr>
        <w:widowControl w:val="0"/>
        <w:tabs>
          <w:tab w:val="left" w:pos="1080"/>
        </w:tabs>
        <w:rPr>
          <w:color w:val="000000"/>
        </w:rPr>
      </w:pPr>
    </w:p>
    <w:p w14:paraId="5EA80D39" w14:textId="77777777" w:rsidR="006F2D47" w:rsidRDefault="006F2D47" w:rsidP="006F2D47">
      <w:pPr>
        <w:widowControl w:val="0"/>
        <w:tabs>
          <w:tab w:val="left" w:pos="1080"/>
        </w:tabs>
        <w:rPr>
          <w:color w:val="000000"/>
        </w:rPr>
      </w:pPr>
      <w:r>
        <w:rPr>
          <w:color w:val="000000"/>
        </w:rPr>
        <w:tab/>
        <w:t xml:space="preserve">a. Failure to perform </w:t>
      </w:r>
      <w:proofErr w:type="gramStart"/>
      <w:r>
        <w:rPr>
          <w:color w:val="000000"/>
        </w:rPr>
        <w:t>a required</w:t>
      </w:r>
      <w:proofErr w:type="gramEnd"/>
      <w:r>
        <w:rPr>
          <w:color w:val="000000"/>
        </w:rPr>
        <w:t xml:space="preserve"> </w:t>
      </w:r>
      <w:proofErr w:type="gramStart"/>
      <w:r>
        <w:rPr>
          <w:color w:val="000000"/>
        </w:rPr>
        <w:t>task;</w:t>
      </w:r>
      <w:proofErr w:type="gramEnd"/>
    </w:p>
    <w:p w14:paraId="701037FE" w14:textId="77777777" w:rsidR="006F2D47" w:rsidRDefault="006F2D47" w:rsidP="006F2D47">
      <w:pPr>
        <w:widowControl w:val="0"/>
        <w:tabs>
          <w:tab w:val="left" w:pos="1080"/>
        </w:tabs>
        <w:ind w:left="1080"/>
        <w:rPr>
          <w:color w:val="000000"/>
        </w:rPr>
      </w:pPr>
      <w:r>
        <w:rPr>
          <w:color w:val="000000"/>
        </w:rPr>
        <w:t>b. Failure to take corrective action to prevent reoccurrence of less than satisfactory</w:t>
      </w:r>
    </w:p>
    <w:p w14:paraId="394107E1" w14:textId="77777777" w:rsidR="006F2D47" w:rsidRDefault="006F2D47" w:rsidP="006F2D47">
      <w:pPr>
        <w:widowControl w:val="0"/>
        <w:rPr>
          <w:color w:val="000000"/>
        </w:rPr>
      </w:pPr>
      <w:r>
        <w:rPr>
          <w:color w:val="000000"/>
        </w:rPr>
        <w:t xml:space="preserve">performance; or </w:t>
      </w:r>
    </w:p>
    <w:p w14:paraId="0ED81F47" w14:textId="77777777" w:rsidR="006F2D47" w:rsidRDefault="006F2D47" w:rsidP="006F2D47">
      <w:pPr>
        <w:widowControl w:val="0"/>
        <w:tabs>
          <w:tab w:val="left" w:pos="1080"/>
        </w:tabs>
        <w:rPr>
          <w:color w:val="000000"/>
        </w:rPr>
      </w:pPr>
      <w:r>
        <w:rPr>
          <w:color w:val="000000"/>
        </w:rPr>
        <w:tab/>
        <w:t>c. Performance of less than satisfactory work (quality work consists of completing the work in accordance with the appropriate PWS specifications, manufacturer’s recommendations, Government regulations, or best industry practices).</w:t>
      </w:r>
    </w:p>
    <w:p w14:paraId="1434A6C9" w14:textId="77777777" w:rsidR="006F2D47" w:rsidRDefault="006F2D47" w:rsidP="006F2D47">
      <w:pPr>
        <w:widowControl w:val="0"/>
        <w:rPr>
          <w:color w:val="000000"/>
        </w:rPr>
      </w:pPr>
    </w:p>
    <w:p w14:paraId="42EF2524" w14:textId="77777777" w:rsidR="006F2D47" w:rsidRDefault="006F2D47" w:rsidP="006F2D47">
      <w:pPr>
        <w:widowControl w:val="0"/>
        <w:rPr>
          <w:color w:val="000000"/>
        </w:rPr>
      </w:pPr>
      <w:r>
        <w:rPr>
          <w:color w:val="000000"/>
        </w:rPr>
        <w:t>Quality Assurance is based on the premise that the Contractor, and not the Government, is responsible for management and quality control actions to meet the terms of the contract. The Government will follow the guidance in FAR 52.212-4, Contract Terms and Conditions-Commercial Products and Commercial Services</w:t>
      </w:r>
      <w:r>
        <w:rPr>
          <w:i/>
          <w:iCs/>
          <w:color w:val="000000"/>
        </w:rPr>
        <w:t xml:space="preserve"> </w:t>
      </w:r>
      <w:r>
        <w:rPr>
          <w:color w:val="000000"/>
        </w:rPr>
        <w:t xml:space="preserve">when performance is other than satisfactory.  </w:t>
      </w:r>
    </w:p>
    <w:p w14:paraId="6B70B1CA" w14:textId="77777777" w:rsidR="006F2D47" w:rsidRDefault="006F2D47" w:rsidP="006F2D47">
      <w:pPr>
        <w:widowControl w:val="0"/>
        <w:rPr>
          <w:color w:val="000000"/>
        </w:rPr>
      </w:pPr>
    </w:p>
    <w:p w14:paraId="5D6178CF" w14:textId="77777777" w:rsidR="006F2D47" w:rsidRDefault="006F2D47" w:rsidP="006F2D47">
      <w:pPr>
        <w:widowControl w:val="0"/>
        <w:rPr>
          <w:color w:val="000000"/>
        </w:rPr>
      </w:pPr>
      <w:r>
        <w:rPr>
          <w:color w:val="000000"/>
        </w:rPr>
        <w:t>Good management and quality control enables the Contractor to operate within specified performance requirements. The COR and Government evaluators shall be objective, fair, and consistent in evaluating Contractor performance against contract requirements and standards. The main emphasis is on quality performance.</w:t>
      </w:r>
    </w:p>
    <w:p w14:paraId="7F6482B9" w14:textId="77777777" w:rsidR="006F2D47" w:rsidRDefault="006F2D47" w:rsidP="006F2D47">
      <w:pPr>
        <w:widowControl w:val="0"/>
        <w:rPr>
          <w:color w:val="000000"/>
        </w:rPr>
      </w:pPr>
    </w:p>
    <w:p w14:paraId="4DF7F821" w14:textId="77777777" w:rsidR="006F2D47" w:rsidRDefault="006F2D47" w:rsidP="006F2D47">
      <w:pPr>
        <w:widowControl w:val="0"/>
        <w:tabs>
          <w:tab w:val="left" w:pos="1080"/>
        </w:tabs>
        <w:rPr>
          <w:color w:val="000000"/>
        </w:rPr>
      </w:pPr>
      <w:r>
        <w:rPr>
          <w:b/>
          <w:bCs/>
          <w:color w:val="000000"/>
        </w:rPr>
        <w:t>2.0</w:t>
      </w:r>
      <w:r>
        <w:rPr>
          <w:b/>
          <w:bCs/>
          <w:color w:val="000000"/>
        </w:rPr>
        <w:tab/>
        <w:t>ACTUAL SURVEILLANCE:</w:t>
      </w:r>
      <w:r>
        <w:rPr>
          <w:color w:val="000000"/>
        </w:rPr>
        <w:t xml:space="preserve">  </w:t>
      </w:r>
    </w:p>
    <w:p w14:paraId="3CF6ECD2" w14:textId="77777777" w:rsidR="006F2D47" w:rsidRDefault="006F2D47" w:rsidP="006F2D47">
      <w:pPr>
        <w:widowControl w:val="0"/>
        <w:rPr>
          <w:color w:val="000000"/>
        </w:rPr>
      </w:pPr>
    </w:p>
    <w:p w14:paraId="67E7FE2B" w14:textId="77777777" w:rsidR="006F2D47" w:rsidRDefault="006F2D47" w:rsidP="006F2D47">
      <w:pPr>
        <w:widowControl w:val="0"/>
        <w:rPr>
          <w:color w:val="000000"/>
        </w:rPr>
      </w:pPr>
      <w:r>
        <w:rPr>
          <w:color w:val="000000"/>
        </w:rPr>
        <w:t xml:space="preserve">Actual surveillance will be performed on a periodic basis, 100% surveillance, or as otherwise specified in the PRS in conjunction with the PWS.  </w:t>
      </w:r>
    </w:p>
    <w:p w14:paraId="4A0E9535" w14:textId="77777777" w:rsidR="006F2D47" w:rsidRDefault="006F2D47" w:rsidP="006F2D47">
      <w:pPr>
        <w:widowControl w:val="0"/>
        <w:rPr>
          <w:color w:val="000000"/>
        </w:rPr>
      </w:pPr>
    </w:p>
    <w:p w14:paraId="2C7EE713" w14:textId="77777777" w:rsidR="006F2D47" w:rsidRDefault="006F2D47" w:rsidP="006F2D47">
      <w:pPr>
        <w:widowControl w:val="0"/>
        <w:rPr>
          <w:color w:val="000000"/>
        </w:rPr>
      </w:pPr>
      <w:r>
        <w:rPr>
          <w:color w:val="000000"/>
        </w:rPr>
        <w:t xml:space="preserve">If satisfactory performance is not achieved, the COR will determine the possible cause of the less than satisfactory performance. The COR will initiate a Contract Discrepancy Report (CDR) for </w:t>
      </w:r>
      <w:r>
        <w:rPr>
          <w:color w:val="000000"/>
        </w:rPr>
        <w:lastRenderedPageBreak/>
        <w:t>all defects that could not be re-performed and for all defects not corrected by the Contractor in a timely or satisfactory manner when requested by the Government. The COR will submit the CDR documentation recording the less than satisfactory performance and stating a recommended action to the Contracting Officer (CO) including any proposed contract deductions.</w:t>
      </w:r>
    </w:p>
    <w:p w14:paraId="1B738F0F" w14:textId="77777777" w:rsidR="006F2D47" w:rsidRDefault="006F2D47" w:rsidP="006F2D47">
      <w:pPr>
        <w:widowControl w:val="0"/>
        <w:rPr>
          <w:color w:val="000000"/>
        </w:rPr>
      </w:pPr>
    </w:p>
    <w:p w14:paraId="3B43ED0B" w14:textId="77777777" w:rsidR="006F2D47" w:rsidRDefault="006F2D47" w:rsidP="006F2D47">
      <w:pPr>
        <w:widowControl w:val="0"/>
        <w:tabs>
          <w:tab w:val="left" w:pos="1080"/>
        </w:tabs>
        <w:rPr>
          <w:color w:val="000000"/>
        </w:rPr>
      </w:pPr>
      <w:r>
        <w:rPr>
          <w:b/>
          <w:bCs/>
          <w:color w:val="000000"/>
        </w:rPr>
        <w:t>3.0</w:t>
      </w:r>
      <w:r>
        <w:rPr>
          <w:b/>
          <w:bCs/>
          <w:color w:val="000000"/>
        </w:rPr>
        <w:tab/>
        <w:t>SURVEILLANCE METHODS:</w:t>
      </w:r>
      <w:r>
        <w:rPr>
          <w:color w:val="000000"/>
        </w:rPr>
        <w:t xml:space="preserve"> </w:t>
      </w:r>
    </w:p>
    <w:p w14:paraId="37E99A7C" w14:textId="77777777" w:rsidR="006F2D47" w:rsidRDefault="006F2D47" w:rsidP="006F2D47">
      <w:pPr>
        <w:widowControl w:val="0"/>
        <w:rPr>
          <w:color w:val="000000"/>
        </w:rPr>
      </w:pPr>
    </w:p>
    <w:p w14:paraId="17D85892" w14:textId="77777777" w:rsidR="006F2D47" w:rsidRDefault="006F2D47" w:rsidP="006F2D47">
      <w:pPr>
        <w:widowControl w:val="0"/>
        <w:rPr>
          <w:color w:val="000000"/>
        </w:rPr>
      </w:pPr>
      <w:r>
        <w:rPr>
          <w:color w:val="000000"/>
        </w:rPr>
        <w:t xml:space="preserve">Services shall have the results of the surveillance documented. The surveillance methods the Government will use to evaluate the Contractor’s performance for the listed tasks are specified in the PRS. Customer complaints may be used in conjunction with the above surveillance methods as an indicator of performance or as areas to emphasize </w:t>
      </w:r>
      <w:proofErr w:type="gramStart"/>
      <w:r>
        <w:rPr>
          <w:color w:val="000000"/>
        </w:rPr>
        <w:t>further for</w:t>
      </w:r>
      <w:proofErr w:type="gramEnd"/>
      <w:r>
        <w:rPr>
          <w:color w:val="000000"/>
        </w:rPr>
        <w:t xml:space="preserve"> future surveillance. </w:t>
      </w:r>
    </w:p>
    <w:p w14:paraId="61CAA47D" w14:textId="77777777" w:rsidR="006F2D47" w:rsidRDefault="006F2D47" w:rsidP="006F2D47">
      <w:pPr>
        <w:widowControl w:val="0"/>
        <w:rPr>
          <w:color w:val="000000"/>
        </w:rPr>
      </w:pPr>
    </w:p>
    <w:p w14:paraId="36154C3E" w14:textId="77777777" w:rsidR="006F2D47" w:rsidRDefault="006F2D47" w:rsidP="006F2D47">
      <w:pPr>
        <w:widowControl w:val="0"/>
        <w:tabs>
          <w:tab w:val="left" w:pos="1080"/>
        </w:tabs>
        <w:rPr>
          <w:color w:val="000000"/>
        </w:rPr>
      </w:pPr>
      <w:r>
        <w:rPr>
          <w:b/>
          <w:bCs/>
          <w:color w:val="000000"/>
        </w:rPr>
        <w:t>4.0</w:t>
      </w:r>
      <w:r>
        <w:rPr>
          <w:b/>
          <w:bCs/>
          <w:color w:val="000000"/>
        </w:rPr>
        <w:tab/>
        <w:t>INFORM CONTRACTOR:</w:t>
      </w:r>
      <w:r>
        <w:rPr>
          <w:color w:val="000000"/>
        </w:rPr>
        <w:t xml:space="preserve">  </w:t>
      </w:r>
    </w:p>
    <w:p w14:paraId="6A1AB186" w14:textId="77777777" w:rsidR="006F2D47" w:rsidRDefault="006F2D47" w:rsidP="006F2D47">
      <w:pPr>
        <w:widowControl w:val="0"/>
        <w:rPr>
          <w:color w:val="000000"/>
        </w:rPr>
      </w:pPr>
    </w:p>
    <w:p w14:paraId="1D195B11" w14:textId="77777777" w:rsidR="006F2D47" w:rsidRDefault="006F2D47" w:rsidP="006F2D47">
      <w:pPr>
        <w:widowControl w:val="0"/>
        <w:tabs>
          <w:tab w:val="left" w:pos="1080"/>
        </w:tabs>
        <w:rPr>
          <w:color w:val="000000"/>
        </w:rPr>
      </w:pPr>
      <w:r>
        <w:rPr>
          <w:color w:val="000000"/>
        </w:rPr>
        <w:tab/>
        <w:t xml:space="preserve">a. Regardless of the surveillance method, the Contractor should be kept informed of performance status. The COR will notify the Contractor of any defect(s) to be corrected.  The time to re-perform and correct defects after notification will vary depending on the type of defect, the item being inspected, the level of the item (i.e., routine, urgent, or emergency), etc. The COR will inspect re-performed or corrected discrepancies.  If corrected properly </w:t>
      </w:r>
      <w:proofErr w:type="gramStart"/>
      <w:r>
        <w:rPr>
          <w:color w:val="000000"/>
        </w:rPr>
        <w:t>and timely</w:t>
      </w:r>
      <w:proofErr w:type="gramEnd"/>
      <w:r>
        <w:rPr>
          <w:color w:val="000000"/>
        </w:rPr>
        <w:t xml:space="preserve">, the defect(s) will not result in a payment deduction. However, the COR will maintain all documentation for file maintenance and turn this information over to the CO upon completion of the contract.  Performance issues should also be an item of discussion during contract status meetings.  </w:t>
      </w:r>
    </w:p>
    <w:p w14:paraId="70C7588A" w14:textId="77777777" w:rsidR="006F2D47" w:rsidRDefault="006F2D47" w:rsidP="006F2D47">
      <w:pPr>
        <w:widowControl w:val="0"/>
        <w:rPr>
          <w:color w:val="000000"/>
        </w:rPr>
      </w:pPr>
    </w:p>
    <w:p w14:paraId="2A9C9D45" w14:textId="77777777" w:rsidR="006F2D47" w:rsidRDefault="006F2D47" w:rsidP="006F2D47">
      <w:pPr>
        <w:widowControl w:val="0"/>
        <w:tabs>
          <w:tab w:val="left" w:pos="1080"/>
        </w:tabs>
        <w:rPr>
          <w:color w:val="000000"/>
        </w:rPr>
      </w:pPr>
      <w:r>
        <w:rPr>
          <w:color w:val="000000"/>
        </w:rPr>
        <w:tab/>
        <w:t xml:space="preserve">b. CDRs should be used to officially notify the Contractor of a performance problem. CDR use includes notifying the Contractor of: </w:t>
      </w:r>
    </w:p>
    <w:p w14:paraId="554A32B6" w14:textId="77777777" w:rsidR="006F2D47" w:rsidRDefault="006F2D47" w:rsidP="006F2D47">
      <w:pPr>
        <w:widowControl w:val="0"/>
        <w:rPr>
          <w:color w:val="000000"/>
        </w:rPr>
      </w:pPr>
    </w:p>
    <w:p w14:paraId="1A88575F" w14:textId="77777777" w:rsidR="006F2D47" w:rsidRDefault="006F2D47" w:rsidP="006F2D47">
      <w:pPr>
        <w:widowControl w:val="0"/>
        <w:rPr>
          <w:color w:val="000000"/>
        </w:rPr>
      </w:pPr>
      <w:r>
        <w:rPr>
          <w:color w:val="000000"/>
        </w:rPr>
        <w:tab/>
      </w:r>
      <w:r>
        <w:rPr>
          <w:color w:val="000000"/>
        </w:rPr>
        <w:tab/>
        <w:t>(</w:t>
      </w:r>
      <w:proofErr w:type="spellStart"/>
      <w:r>
        <w:rPr>
          <w:color w:val="000000"/>
        </w:rPr>
        <w:t>i</w:t>
      </w:r>
      <w:proofErr w:type="spellEnd"/>
      <w:r>
        <w:rPr>
          <w:color w:val="000000"/>
        </w:rPr>
        <w:t>) Non-performance or less than satisfactory performance when the Government elects not to have the Contractor re-perform the service.</w:t>
      </w:r>
    </w:p>
    <w:p w14:paraId="7B8C9686" w14:textId="77777777" w:rsidR="006F2D47" w:rsidRDefault="006F2D47" w:rsidP="006F2D47">
      <w:pPr>
        <w:widowControl w:val="0"/>
        <w:rPr>
          <w:color w:val="000000"/>
        </w:rPr>
      </w:pPr>
      <w:r>
        <w:rPr>
          <w:color w:val="000000"/>
        </w:rPr>
        <w:tab/>
      </w:r>
      <w:r>
        <w:rPr>
          <w:color w:val="000000"/>
        </w:rPr>
        <w:tab/>
        <w:t xml:space="preserve">(ii) Failure of the Contractor to re-perform non-performed or </w:t>
      </w:r>
      <w:proofErr w:type="gramStart"/>
      <w:r>
        <w:rPr>
          <w:color w:val="000000"/>
        </w:rPr>
        <w:t>less than</w:t>
      </w:r>
      <w:proofErr w:type="gramEnd"/>
      <w:r>
        <w:rPr>
          <w:color w:val="000000"/>
        </w:rPr>
        <w:t xml:space="preserve"> satisfactory performed services.  </w:t>
      </w:r>
    </w:p>
    <w:p w14:paraId="5B7789AA" w14:textId="77777777" w:rsidR="006F2D47" w:rsidRDefault="006F2D47" w:rsidP="006F2D47">
      <w:pPr>
        <w:widowControl w:val="0"/>
        <w:rPr>
          <w:color w:val="000000"/>
        </w:rPr>
      </w:pPr>
      <w:r>
        <w:rPr>
          <w:color w:val="000000"/>
        </w:rPr>
        <w:tab/>
      </w:r>
      <w:r>
        <w:rPr>
          <w:color w:val="000000"/>
        </w:rPr>
        <w:tab/>
        <w:t>(iii) Non-performed or less than satisfactory services that cannot be re-performed due to the nature or the timing of the required services; and</w:t>
      </w:r>
    </w:p>
    <w:p w14:paraId="13E929AF" w14:textId="77777777" w:rsidR="006F2D47" w:rsidRDefault="006F2D47" w:rsidP="006F2D47">
      <w:pPr>
        <w:widowControl w:val="0"/>
        <w:rPr>
          <w:color w:val="000000"/>
        </w:rPr>
      </w:pPr>
      <w:r>
        <w:rPr>
          <w:color w:val="000000"/>
        </w:rPr>
        <w:tab/>
      </w:r>
      <w:r>
        <w:rPr>
          <w:color w:val="000000"/>
        </w:rPr>
        <w:tab/>
        <w:t xml:space="preserve">(iv) Continuous, less than satisfactory service whether the service is re-performed or not. </w:t>
      </w:r>
    </w:p>
    <w:p w14:paraId="72F0D9C4" w14:textId="77777777" w:rsidR="006F2D47" w:rsidRDefault="006F2D47" w:rsidP="006F2D47">
      <w:pPr>
        <w:widowControl w:val="0"/>
        <w:tabs>
          <w:tab w:val="left" w:pos="1080"/>
        </w:tabs>
        <w:rPr>
          <w:color w:val="000000"/>
        </w:rPr>
      </w:pPr>
      <w:r>
        <w:rPr>
          <w:color w:val="000000"/>
        </w:rPr>
        <w:tab/>
        <w:t xml:space="preserve">c. Critical performance problems should be immediately communicated with a follow-up written CDR. The COR will complete the CDR and forward it to the CO for review and approval. The COR will sign and forward the CDR to the Contractor for the Contractor’s response and comments. The Contractor will have seven (7) calendar days (or such lesser time that the COR stipulates) to complete a response. After evaluating the Contractor’s response, the COR will forward to the CO any CDR requiring further action (contract interpretation, problem resolution, reduced payments, deficiency letter notification, cure notice, etc.). The COR will provide the CO recommended actions with supporting rationale.    </w:t>
      </w:r>
    </w:p>
    <w:p w14:paraId="1CDF2114" w14:textId="77777777" w:rsidR="006F2D47" w:rsidRDefault="006F2D47" w:rsidP="006F2D47">
      <w:pPr>
        <w:widowControl w:val="0"/>
        <w:tabs>
          <w:tab w:val="left" w:pos="1080"/>
        </w:tabs>
        <w:rPr>
          <w:color w:val="000000"/>
        </w:rPr>
      </w:pPr>
    </w:p>
    <w:p w14:paraId="3704ACE5" w14:textId="77777777" w:rsidR="006F2D47" w:rsidRDefault="006F2D47" w:rsidP="006F2D47">
      <w:pPr>
        <w:widowControl w:val="0"/>
        <w:rPr>
          <w:color w:val="000000"/>
        </w:rPr>
      </w:pPr>
      <w:r>
        <w:rPr>
          <w:b/>
          <w:bCs/>
          <w:color w:val="000000"/>
        </w:rPr>
        <w:t>5.0</w:t>
      </w:r>
      <w:r>
        <w:rPr>
          <w:b/>
          <w:bCs/>
          <w:color w:val="000000"/>
        </w:rPr>
        <w:tab/>
        <w:t>REVISIONS TO QASP:</w:t>
      </w:r>
      <w:r>
        <w:rPr>
          <w:color w:val="000000"/>
        </w:rPr>
        <w:t xml:space="preserve">  </w:t>
      </w:r>
    </w:p>
    <w:p w14:paraId="4969A29C" w14:textId="77777777" w:rsidR="006F2D47" w:rsidRDefault="006F2D47" w:rsidP="006F2D47">
      <w:pPr>
        <w:widowControl w:val="0"/>
        <w:rPr>
          <w:color w:val="000000"/>
        </w:rPr>
      </w:pPr>
    </w:p>
    <w:p w14:paraId="74901735" w14:textId="77777777" w:rsidR="006F2D47" w:rsidRDefault="006F2D47" w:rsidP="006F2D47">
      <w:pPr>
        <w:widowControl w:val="0"/>
        <w:rPr>
          <w:color w:val="000000"/>
        </w:rPr>
      </w:pPr>
      <w:r>
        <w:rPr>
          <w:color w:val="000000"/>
        </w:rPr>
        <w:lastRenderedPageBreak/>
        <w:t>Revisions to this surveillance plan are the responsibility of the COR and the CO.</w:t>
      </w:r>
    </w:p>
    <w:p w14:paraId="56D7329B" w14:textId="77777777" w:rsidR="006F2D47" w:rsidRDefault="006F2D47" w:rsidP="006F2D47">
      <w:pPr>
        <w:widowControl w:val="0"/>
        <w:rPr>
          <w:color w:val="000000"/>
        </w:rPr>
      </w:pPr>
    </w:p>
    <w:p w14:paraId="18BD42F2" w14:textId="77777777" w:rsidR="006F2D47" w:rsidRDefault="006F2D47" w:rsidP="006F2D47">
      <w:pPr>
        <w:widowControl w:val="0"/>
        <w:jc w:val="center"/>
        <w:rPr>
          <w:color w:val="000000"/>
        </w:rPr>
      </w:pPr>
      <w:r>
        <w:rPr>
          <w:b/>
          <w:bCs/>
          <w:color w:val="000000"/>
        </w:rPr>
        <w:t>ATTACHMENT 4</w:t>
      </w:r>
    </w:p>
    <w:p w14:paraId="2FBE0133" w14:textId="77777777" w:rsidR="006F2D47" w:rsidRDefault="006F2D47" w:rsidP="006F2D47">
      <w:pPr>
        <w:widowControl w:val="0"/>
        <w:jc w:val="center"/>
        <w:rPr>
          <w:color w:val="000000"/>
        </w:rPr>
      </w:pPr>
      <w:r>
        <w:rPr>
          <w:b/>
          <w:bCs/>
          <w:color w:val="000000"/>
        </w:rPr>
        <w:t>PERFORMANCE REQUIREMENTS SUMMARY (PRS)</w:t>
      </w:r>
    </w:p>
    <w:p w14:paraId="2740DFB7" w14:textId="77777777" w:rsidR="006F2D47" w:rsidRDefault="006F2D47" w:rsidP="006F2D47">
      <w:pPr>
        <w:widowControl w:val="0"/>
        <w:rPr>
          <w:color w:val="000000"/>
        </w:rPr>
      </w:pPr>
    </w:p>
    <w:p w14:paraId="7ED32F51" w14:textId="77777777" w:rsidR="006F2D47" w:rsidRDefault="006F2D47" w:rsidP="006F2D47">
      <w:pPr>
        <w:widowControl w:val="0"/>
        <w:rPr>
          <w:color w:val="000000"/>
        </w:rPr>
      </w:pPr>
    </w:p>
    <w:p w14:paraId="06CB2D57" w14:textId="77777777" w:rsidR="006F2D47" w:rsidRDefault="006F2D47" w:rsidP="006F2D47">
      <w:pPr>
        <w:widowControl w:val="0"/>
        <w:rPr>
          <w:color w:val="000000"/>
        </w:rPr>
      </w:pPr>
      <w:r>
        <w:rPr>
          <w:b/>
          <w:bCs/>
          <w:color w:val="000000"/>
        </w:rPr>
        <w:t>1.0</w:t>
      </w:r>
      <w:r>
        <w:rPr>
          <w:b/>
          <w:bCs/>
          <w:color w:val="000000"/>
        </w:rPr>
        <w:tab/>
        <w:t xml:space="preserve">PERFORMANCE REQUIREMENTS SUMMARY (PRS).  </w:t>
      </w:r>
      <w:r>
        <w:rPr>
          <w:color w:val="000000"/>
        </w:rPr>
        <w:t xml:space="preserve">The PRS captures key requirements of the Performance Work Statement (PWS) at an outcome level (performance standard) and states the performance level and method of surveillance for the requirement. The absence of any contract requirement from the PRS does not limit the rights or remedies of the Government within the contract.  </w:t>
      </w:r>
    </w:p>
    <w:p w14:paraId="3B972046" w14:textId="77777777" w:rsidR="006F2D47" w:rsidRDefault="006F2D47" w:rsidP="006F2D47">
      <w:pPr>
        <w:widowControl w:val="0"/>
        <w:rPr>
          <w:color w:val="000000"/>
        </w:rPr>
      </w:pPr>
    </w:p>
    <w:p w14:paraId="2FBDE3B7" w14:textId="77777777" w:rsidR="006F2D47" w:rsidRDefault="006F2D47" w:rsidP="006F2D47">
      <w:pPr>
        <w:widowControl w:val="0"/>
        <w:rPr>
          <w:color w:val="000000"/>
        </w:rPr>
      </w:pPr>
      <w:r>
        <w:rPr>
          <w:b/>
          <w:bCs/>
          <w:color w:val="000000"/>
        </w:rPr>
        <w:t>2.0</w:t>
      </w:r>
      <w:r>
        <w:rPr>
          <w:b/>
          <w:bCs/>
          <w:color w:val="000000"/>
        </w:rPr>
        <w:tab/>
        <w:t>METHOD OF SURVEILLANCE.</w:t>
      </w:r>
      <w:r>
        <w:rPr>
          <w:color w:val="000000"/>
        </w:rPr>
        <w:t xml:space="preserve">  The PRS provides the surveillance method(s) the Government will use to evaluate the Contractor’s performance for the listed tasks.  The primary surveillance methods used will be 100% surveillance, periodic surveillance, or customer complaints.</w:t>
      </w:r>
    </w:p>
    <w:p w14:paraId="22D5A57F" w14:textId="77777777" w:rsidR="006F2D47" w:rsidRDefault="006F2D47" w:rsidP="006F2D47">
      <w:pPr>
        <w:widowControl w:val="0"/>
        <w:rPr>
          <w:color w:val="000000"/>
        </w:rPr>
      </w:pPr>
    </w:p>
    <w:p w14:paraId="793AAD95" w14:textId="77777777" w:rsidR="006F2D47" w:rsidRDefault="006F2D47" w:rsidP="006F2D47">
      <w:pPr>
        <w:widowControl w:val="0"/>
        <w:rPr>
          <w:color w:val="000000"/>
        </w:rPr>
      </w:pPr>
      <w:r>
        <w:rPr>
          <w:b/>
          <w:bCs/>
          <w:color w:val="000000"/>
        </w:rPr>
        <w:t>3.0</w:t>
      </w:r>
      <w:r>
        <w:rPr>
          <w:b/>
          <w:bCs/>
          <w:color w:val="000000"/>
        </w:rPr>
        <w:tab/>
        <w:t>GOVERNMENT QUALITY ASSURANCE.</w:t>
      </w:r>
      <w:r>
        <w:rPr>
          <w:color w:val="000000"/>
        </w:rPr>
        <w:t xml:space="preserve">  The Quality Assurance Surveillance Plan, Attachment 3, describes how the Government will inspect, in conjunction with this PRS, and how the COR, other performance evaluators, the Contractor, and the Contracting Officer will communicate to ensure satisfactory performance of the contract requirements.</w:t>
      </w:r>
    </w:p>
    <w:p w14:paraId="5B223306" w14:textId="77777777" w:rsidR="006F2D47" w:rsidRDefault="006F2D47" w:rsidP="006F2D47">
      <w:pPr>
        <w:widowControl w:val="0"/>
        <w:rPr>
          <w:color w:val="000000"/>
        </w:rPr>
      </w:pPr>
    </w:p>
    <w:p w14:paraId="4A0C5DCC" w14:textId="77777777" w:rsidR="006F2D47" w:rsidRDefault="006F2D47" w:rsidP="006F2D47">
      <w:pPr>
        <w:widowControl w:val="0"/>
        <w:rPr>
          <w:color w:val="000000"/>
        </w:rPr>
      </w:pPr>
      <w:r>
        <w:br w:type="page"/>
      </w:r>
    </w:p>
    <w:tbl>
      <w:tblPr>
        <w:tblStyle w:val="12"/>
        <w:tblW w:w="10770" w:type="dxa"/>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00"/>
        <w:gridCol w:w="3630"/>
        <w:gridCol w:w="2940"/>
        <w:gridCol w:w="2100"/>
      </w:tblGrid>
      <w:tr w:rsidR="006F2D47" w14:paraId="72B6D430"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5777352C"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REQUIREMENT SUMMARY ITEM (RS)</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33FBF90"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PERFORMANCE STANDARD</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0FA4C458"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PERFORMANCE LEVEL (Acceptable Quality Level)</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3F0D0CF4"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METHOD OF SURVEILLANCE</w:t>
            </w:r>
          </w:p>
        </w:tc>
      </w:tr>
      <w:tr w:rsidR="006F2D47" w14:paraId="6602DECF"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6AF736B0"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(RS-1) Delivered System Conformance to Requirements</w:t>
            </w:r>
          </w:p>
          <w:p w14:paraId="28F9E484" w14:textId="77777777" w:rsidR="006F2D47" w:rsidRDefault="006F2D47" w:rsidP="00D55E44">
            <w:pPr>
              <w:widowControl w:val="0"/>
              <w:ind w:left="-120"/>
              <w:rPr>
                <w:rFonts w:ascii="Times New Roman" w:eastAsia="Times New Roman" w:hAnsi="Times New Roman" w:cs="Times New Roman"/>
                <w:sz w:val="24"/>
                <w:szCs w:val="24"/>
              </w:rPr>
            </w:pPr>
          </w:p>
          <w:p w14:paraId="15C0690F"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PWS paragraph 3.0</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18B1468"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 must successfully implement all system requirements IAW this PWS. Satisfactory performance is on time delivery of 100% of Requirements.</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F9A96DA"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 of requirements </w:t>
            </w:r>
            <w:proofErr w:type="gramStart"/>
            <w:r>
              <w:rPr>
                <w:rFonts w:ascii="Times New Roman" w:eastAsia="Times New Roman" w:hAnsi="Times New Roman" w:cs="Times New Roman"/>
                <w:sz w:val="24"/>
                <w:szCs w:val="24"/>
              </w:rPr>
              <w:t>are timely</w:t>
            </w:r>
            <w:proofErr w:type="gramEnd"/>
            <w:r>
              <w:rPr>
                <w:rFonts w:ascii="Times New Roman" w:eastAsia="Times New Roman" w:hAnsi="Times New Roman" w:cs="Times New Roman"/>
                <w:sz w:val="24"/>
                <w:szCs w:val="24"/>
              </w:rPr>
              <w:t xml:space="preserve"> delivered with no Severity 1 or Severity 2 defects allowed. </w:t>
            </w:r>
          </w:p>
          <w:p w14:paraId="0899DE19" w14:textId="77777777" w:rsidR="006F2D47" w:rsidRDefault="006F2D47" w:rsidP="00D55E44">
            <w:pPr>
              <w:widowControl w:val="0"/>
              <w:ind w:left="-120"/>
              <w:rPr>
                <w:rFonts w:ascii="Times New Roman" w:eastAsia="Times New Roman" w:hAnsi="Times New Roman" w:cs="Times New Roman"/>
                <w:sz w:val="24"/>
                <w:szCs w:val="24"/>
              </w:rPr>
            </w:pPr>
          </w:p>
          <w:p w14:paraId="11EA21B4"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NARA will allow 5% of the total requirements with Severity 3 defects provided they are dispositioned. </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5E1BA7D7"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100% Surveillance and Customer feedback as part of Customer Acceptance Testing (CAT)</w:t>
            </w:r>
          </w:p>
        </w:tc>
      </w:tr>
      <w:tr w:rsidR="006F2D47" w14:paraId="532B6C3E"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72AA722"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(RS-2) Multi-Factor Authentication Support</w:t>
            </w:r>
          </w:p>
          <w:p w14:paraId="5A5A8776" w14:textId="77777777" w:rsidR="006F2D47" w:rsidRDefault="006F2D47" w:rsidP="00D55E44">
            <w:pPr>
              <w:widowControl w:val="0"/>
              <w:ind w:left="-120"/>
              <w:rPr>
                <w:rFonts w:ascii="Times New Roman" w:eastAsia="Times New Roman" w:hAnsi="Times New Roman" w:cs="Times New Roman"/>
                <w:sz w:val="24"/>
                <w:szCs w:val="24"/>
              </w:rPr>
            </w:pPr>
          </w:p>
          <w:p w14:paraId="5E0B97FA"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PWS paragraph 3.10</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7DD2310D"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 must successfully utilize with NARA’s instance of Microsoft Entra ID for user authentication to the ticketing system.</w:t>
            </w:r>
            <w:r>
              <w:rPr>
                <w:rFonts w:ascii="Times New Roman" w:eastAsia="Times New Roman" w:hAnsi="Times New Roman" w:cs="Times New Roman"/>
                <w:sz w:val="24"/>
                <w:szCs w:val="24"/>
                <w:highlight w:val="yellow"/>
              </w:rPr>
              <w:t xml:space="preserve"> </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03B0BAC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100%, no deviation allowed.</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2DF961D8"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100% Surveillance</w:t>
            </w:r>
          </w:p>
        </w:tc>
      </w:tr>
      <w:tr w:rsidR="006F2D47" w14:paraId="69CB7230"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43E45905"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(RS-3) Project Management Plan</w:t>
            </w:r>
          </w:p>
          <w:p w14:paraId="2A37EE22" w14:textId="77777777" w:rsidR="006F2D47" w:rsidRDefault="006F2D47" w:rsidP="00D55E44">
            <w:pPr>
              <w:widowControl w:val="0"/>
              <w:ind w:left="-120"/>
              <w:rPr>
                <w:rFonts w:ascii="Times New Roman" w:eastAsia="Times New Roman" w:hAnsi="Times New Roman" w:cs="Times New Roman"/>
                <w:sz w:val="24"/>
                <w:szCs w:val="24"/>
              </w:rPr>
            </w:pPr>
          </w:p>
          <w:p w14:paraId="3EB7559C"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PWS paragraph 5.3</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A5C118C"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Contractor’s project management plan is accurate and complete, kept up to date with changes as the project progresses.</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5919F376"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Minor typographic errors and revisions are allowed; however, there can be no deviation from the requirements for accurate, timely, and complete project status information.</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539DDA45"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100% Surveillance</w:t>
            </w:r>
          </w:p>
        </w:tc>
      </w:tr>
      <w:tr w:rsidR="006F2D47" w14:paraId="37A2AED3"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3CE89592"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w:t>
            </w: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Deployment</w:t>
            </w:r>
          </w:p>
          <w:p w14:paraId="41BEDEBA" w14:textId="77777777" w:rsidR="006F2D47" w:rsidRDefault="006F2D47" w:rsidP="00D55E44">
            <w:pPr>
              <w:widowControl w:val="0"/>
              <w:ind w:left="-120"/>
              <w:rPr>
                <w:rFonts w:ascii="Times New Roman" w:eastAsia="Times New Roman" w:hAnsi="Times New Roman" w:cs="Times New Roman"/>
                <w:color w:val="000000"/>
                <w:sz w:val="24"/>
                <w:szCs w:val="24"/>
              </w:rPr>
            </w:pPr>
          </w:p>
          <w:p w14:paraId="5273537F"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paragraph </w:t>
            </w:r>
            <w:r>
              <w:rPr>
                <w:rFonts w:ascii="Times New Roman" w:eastAsia="Times New Roman" w:hAnsi="Times New Roman" w:cs="Times New Roman"/>
                <w:sz w:val="24"/>
                <w:szCs w:val="24"/>
              </w:rPr>
              <w:t xml:space="preserve">6.1, 6.2, and 6.4 </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2D570561"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Contractor must successfully deploy the accepted system as specifie</w:t>
            </w:r>
            <w:r>
              <w:rPr>
                <w:rFonts w:ascii="Times New Roman" w:eastAsia="Times New Roman" w:hAnsi="Times New Roman" w:cs="Times New Roman"/>
                <w:sz w:val="24"/>
                <w:szCs w:val="24"/>
              </w:rPr>
              <w:t xml:space="preserve">d, on time. </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7E7636B2"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81D506A"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Surveillance and Customer complaints</w:t>
            </w:r>
          </w:p>
        </w:tc>
      </w:tr>
      <w:tr w:rsidR="006F2D47" w14:paraId="155B1B60"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7719B6F5"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Data Migration</w:t>
            </w:r>
          </w:p>
          <w:p w14:paraId="308CBAD5" w14:textId="77777777" w:rsidR="006F2D47" w:rsidRDefault="006F2D47" w:rsidP="00D55E44">
            <w:pPr>
              <w:widowControl w:val="0"/>
              <w:ind w:left="-120"/>
              <w:rPr>
                <w:rFonts w:ascii="Times New Roman" w:eastAsia="Times New Roman" w:hAnsi="Times New Roman" w:cs="Times New Roman"/>
                <w:color w:val="000000"/>
                <w:sz w:val="24"/>
                <w:szCs w:val="24"/>
              </w:rPr>
            </w:pPr>
          </w:p>
          <w:p w14:paraId="21E85187"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PWS paragraph 6</w:t>
            </w:r>
            <w:r>
              <w:rPr>
                <w:rFonts w:ascii="Times New Roman" w:eastAsia="Times New Roman" w:hAnsi="Times New Roman" w:cs="Times New Roman"/>
                <w:sz w:val="24"/>
                <w:szCs w:val="24"/>
              </w:rPr>
              <w:t>.3</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688C5AD8"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Contractor must perform data mapping and successfully migrate existing ticketing system data, as provided, into the new system.</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6B85F026"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loss or corruption of data migrated. </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0C5AE04A"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100% Surveillance </w:t>
            </w:r>
          </w:p>
        </w:tc>
      </w:tr>
      <w:tr w:rsidR="006F2D47" w14:paraId="023DF256"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6335F6F5"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(RS-6) Training</w:t>
            </w:r>
          </w:p>
          <w:p w14:paraId="285000FA" w14:textId="77777777" w:rsidR="006F2D47" w:rsidRDefault="006F2D47" w:rsidP="00D55E44">
            <w:pPr>
              <w:widowControl w:val="0"/>
              <w:ind w:left="-120"/>
              <w:rPr>
                <w:rFonts w:ascii="Times New Roman" w:eastAsia="Times New Roman" w:hAnsi="Times New Roman" w:cs="Times New Roman"/>
                <w:sz w:val="24"/>
                <w:szCs w:val="24"/>
              </w:rPr>
            </w:pPr>
          </w:p>
          <w:p w14:paraId="204246D9"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PWS paragraph 6.5</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29A4A602"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 must provide complete and accurate Administrator training materials in a timely manner. The training must be delivered in a manner to ensure the audience understands and can utilize the system with little to no further guidance. Training materials must be kept updated and available on demand.</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2C8176E4"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materials and training provided adheres to requirements.</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7DBACC56"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100% Surveillance and Customer feedback</w:t>
            </w:r>
          </w:p>
        </w:tc>
      </w:tr>
      <w:tr w:rsidR="006F2D47" w14:paraId="374BCA63"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D8680B8"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(RS-7) Security </w:t>
            </w:r>
          </w:p>
          <w:p w14:paraId="4C04E484" w14:textId="77777777" w:rsidR="006F2D47" w:rsidRDefault="006F2D47" w:rsidP="00D55E44">
            <w:pPr>
              <w:widowControl w:val="0"/>
              <w:ind w:left="-120"/>
              <w:rPr>
                <w:rFonts w:ascii="Times New Roman" w:eastAsia="Times New Roman" w:hAnsi="Times New Roman" w:cs="Times New Roman"/>
                <w:sz w:val="24"/>
                <w:szCs w:val="24"/>
              </w:rPr>
            </w:pPr>
          </w:p>
          <w:p w14:paraId="72BF8C58"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PWS paragraph 8.0</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3977F77E"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 must establish the hosted environments as specified and with the security controls as necessary to obtain approval to operate. Availability requirements are met, and Contingency plans are in place.</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4A5E696D"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hosted environments are established on time and conform to requirements. Availability standards are met, and Contingency Plans </w:t>
            </w:r>
            <w:proofErr w:type="gramStart"/>
            <w:r>
              <w:rPr>
                <w:rFonts w:ascii="Times New Roman" w:eastAsia="Times New Roman" w:hAnsi="Times New Roman" w:cs="Times New Roman"/>
                <w:sz w:val="24"/>
                <w:szCs w:val="24"/>
              </w:rPr>
              <w:t>adhered</w:t>
            </w:r>
            <w:proofErr w:type="gramEnd"/>
            <w:r>
              <w:rPr>
                <w:rFonts w:ascii="Times New Roman" w:eastAsia="Times New Roman" w:hAnsi="Times New Roman" w:cs="Times New Roman"/>
                <w:sz w:val="24"/>
                <w:szCs w:val="24"/>
              </w:rPr>
              <w:t xml:space="preserve"> to.</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22FF4D78" w14:textId="77777777" w:rsidR="006F2D47" w:rsidRDefault="006F2D47" w:rsidP="00D55E44">
            <w:pPr>
              <w:widowControl w:val="0"/>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100% Surveillance</w:t>
            </w:r>
          </w:p>
        </w:tc>
      </w:tr>
      <w:tr w:rsidR="006F2D47" w14:paraId="1E61322F"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71A010FA"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w:t>
            </w:r>
            <w:r>
              <w:rPr>
                <w:rFonts w:ascii="Times New Roman" w:eastAsia="Times New Roman" w:hAnsi="Times New Roman" w:cs="Times New Roman"/>
                <w:sz w:val="24"/>
                <w:szCs w:val="24"/>
              </w:rPr>
              <w:t>8</w:t>
            </w:r>
            <w:r>
              <w:rPr>
                <w:rFonts w:ascii="Times New Roman" w:eastAsia="Times New Roman" w:hAnsi="Times New Roman" w:cs="Times New Roman"/>
                <w:color w:val="000000"/>
                <w:sz w:val="24"/>
                <w:szCs w:val="24"/>
              </w:rPr>
              <w:t>) Operations and Maintenance Support</w:t>
            </w:r>
          </w:p>
          <w:p w14:paraId="24B83EEF" w14:textId="77777777" w:rsidR="006F2D47" w:rsidRDefault="006F2D47" w:rsidP="00D55E44">
            <w:pPr>
              <w:widowControl w:val="0"/>
              <w:ind w:left="-120"/>
              <w:rPr>
                <w:rFonts w:ascii="Times New Roman" w:eastAsia="Times New Roman" w:hAnsi="Times New Roman" w:cs="Times New Roman"/>
                <w:color w:val="000000"/>
                <w:sz w:val="24"/>
                <w:szCs w:val="24"/>
              </w:rPr>
            </w:pPr>
          </w:p>
          <w:p w14:paraId="4B5310E5"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paragraph </w:t>
            </w:r>
            <w:r>
              <w:rPr>
                <w:rFonts w:ascii="Times New Roman" w:eastAsia="Times New Roman" w:hAnsi="Times New Roman" w:cs="Times New Roman"/>
                <w:sz w:val="24"/>
                <w:szCs w:val="24"/>
              </w:rPr>
              <w:t>10</w:t>
            </w:r>
            <w:r>
              <w:rPr>
                <w:rFonts w:ascii="Times New Roman" w:eastAsia="Times New Roman" w:hAnsi="Times New Roman" w:cs="Times New Roman"/>
                <w:color w:val="000000"/>
                <w:sz w:val="24"/>
                <w:szCs w:val="24"/>
              </w:rPr>
              <w:t>.0</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4CBBF243"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Contractor must operate and maintain the system to meet the requirements of the PWS.  Contractor establishes and follows processes to adequately provide </w:t>
            </w:r>
            <w:r>
              <w:rPr>
                <w:rFonts w:ascii="Times New Roman" w:eastAsia="Times New Roman" w:hAnsi="Times New Roman" w:cs="Times New Roman"/>
                <w:sz w:val="24"/>
                <w:szCs w:val="24"/>
              </w:rPr>
              <w:t>Help</w:t>
            </w:r>
            <w:r>
              <w:rPr>
                <w:rFonts w:ascii="Times New Roman" w:eastAsia="Times New Roman" w:hAnsi="Times New Roman" w:cs="Times New Roman"/>
                <w:color w:val="000000"/>
                <w:sz w:val="24"/>
                <w:szCs w:val="24"/>
              </w:rPr>
              <w:t xml:space="preserve"> Desk support, responsiveness to issues in a timely manner, and ensures that the system availability standards are met. </w:t>
            </w:r>
          </w:p>
          <w:p w14:paraId="6149E2B5" w14:textId="77777777" w:rsidR="006F2D47" w:rsidRDefault="006F2D47" w:rsidP="00D55E44">
            <w:pPr>
              <w:widowControl w:val="0"/>
              <w:ind w:left="-120"/>
              <w:rPr>
                <w:rFonts w:ascii="Times New Roman" w:eastAsia="Times New Roman" w:hAnsi="Times New Roman" w:cs="Times New Roman"/>
                <w:color w:val="000000"/>
                <w:sz w:val="24"/>
                <w:szCs w:val="24"/>
              </w:rPr>
            </w:pPr>
          </w:p>
          <w:p w14:paraId="6A8B28F2"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Contractor must ensure that the system security plan and contingency plans are in place and followed. The Contractor must ensure that the security controls, backup, and recovery of the system are implemented in accordance with the requirements of this PWS. All security incidents must be timely reported, and resolutions </w:t>
            </w:r>
            <w:proofErr w:type="gramStart"/>
            <w:r>
              <w:rPr>
                <w:rFonts w:ascii="Times New Roman" w:eastAsia="Times New Roman" w:hAnsi="Times New Roman" w:cs="Times New Roman"/>
                <w:color w:val="000000"/>
                <w:sz w:val="24"/>
                <w:szCs w:val="24"/>
              </w:rPr>
              <w:lastRenderedPageBreak/>
              <w:t>timely implemented</w:t>
            </w:r>
            <w:proofErr w:type="gramEnd"/>
            <w:r>
              <w:rPr>
                <w:rFonts w:ascii="Times New Roman" w:eastAsia="Times New Roman" w:hAnsi="Times New Roman" w:cs="Times New Roman"/>
                <w:color w:val="000000"/>
                <w:sz w:val="24"/>
                <w:szCs w:val="24"/>
              </w:rPr>
              <w:t>. Current versions of the software must be maintained across all sites, to include patch updates or upgrades. All relevant documents are updated as needed.</w:t>
            </w:r>
          </w:p>
          <w:p w14:paraId="77AEBB08" w14:textId="77777777" w:rsidR="006F2D47" w:rsidRDefault="006F2D47" w:rsidP="00D55E44">
            <w:pPr>
              <w:widowControl w:val="0"/>
              <w:ind w:left="-120"/>
              <w:rPr>
                <w:rFonts w:ascii="Times New Roman" w:eastAsia="Times New Roman" w:hAnsi="Times New Roman" w:cs="Times New Roman"/>
                <w:color w:val="000000"/>
                <w:sz w:val="24"/>
                <w:szCs w:val="24"/>
              </w:rPr>
            </w:pPr>
          </w:p>
          <w:p w14:paraId="054A0A0F"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Processes are followed and relevant documents are updated when needed.</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0470A783"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Help</w:t>
            </w:r>
            <w:r>
              <w:rPr>
                <w:rFonts w:ascii="Times New Roman" w:eastAsia="Times New Roman" w:hAnsi="Times New Roman" w:cs="Times New Roman"/>
                <w:color w:val="000000"/>
                <w:sz w:val="24"/>
                <w:szCs w:val="24"/>
              </w:rPr>
              <w:t xml:space="preserve"> Desk responds to requests as stated in the PWS at stated SLAs.  Problems are analyzed and timely resolutions </w:t>
            </w:r>
            <w:proofErr w:type="gramStart"/>
            <w:r>
              <w:rPr>
                <w:rFonts w:ascii="Times New Roman" w:eastAsia="Times New Roman" w:hAnsi="Times New Roman" w:cs="Times New Roman"/>
                <w:color w:val="000000"/>
                <w:sz w:val="24"/>
                <w:szCs w:val="24"/>
              </w:rPr>
              <w:t>presented</w:t>
            </w:r>
            <w:proofErr w:type="gramEnd"/>
            <w:r>
              <w:rPr>
                <w:rFonts w:ascii="Times New Roman" w:eastAsia="Times New Roman" w:hAnsi="Times New Roman" w:cs="Times New Roman"/>
                <w:color w:val="000000"/>
                <w:sz w:val="24"/>
                <w:szCs w:val="24"/>
              </w:rPr>
              <w:t xml:space="preserve">. Processes are followed, documentation is kept up to date, and the systems are available in accordance with the SLAs. </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70D6F9B2"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Periodic Surveillance, Contractor Automated Monitoring, </w:t>
            </w:r>
          </w:p>
          <w:p w14:paraId="023608D8"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Contractor </w:t>
            </w:r>
            <w:proofErr w:type="gramStart"/>
            <w:r>
              <w:rPr>
                <w:rFonts w:ascii="Times New Roman" w:eastAsia="Times New Roman" w:hAnsi="Times New Roman" w:cs="Times New Roman"/>
                <w:color w:val="000000"/>
                <w:sz w:val="24"/>
                <w:szCs w:val="24"/>
              </w:rPr>
              <w:t>Reporting,</w:t>
            </w:r>
            <w:proofErr w:type="gramEnd"/>
            <w:r>
              <w:rPr>
                <w:rFonts w:ascii="Times New Roman" w:eastAsia="Times New Roman" w:hAnsi="Times New Roman" w:cs="Times New Roman"/>
                <w:color w:val="000000"/>
                <w:sz w:val="24"/>
                <w:szCs w:val="24"/>
              </w:rPr>
              <w:t xml:space="preserve"> and Customer complaints</w:t>
            </w:r>
          </w:p>
          <w:p w14:paraId="6DFDFE96" w14:textId="77777777" w:rsidR="006F2D47" w:rsidRDefault="006F2D47" w:rsidP="00D55E44">
            <w:pPr>
              <w:widowControl w:val="0"/>
              <w:ind w:left="-120"/>
              <w:rPr>
                <w:rFonts w:ascii="Times New Roman" w:eastAsia="Times New Roman" w:hAnsi="Times New Roman" w:cs="Times New Roman"/>
                <w:color w:val="000000"/>
                <w:sz w:val="24"/>
                <w:szCs w:val="24"/>
              </w:rPr>
            </w:pPr>
          </w:p>
          <w:p w14:paraId="441CC292" w14:textId="77777777" w:rsidR="006F2D47" w:rsidRDefault="006F2D47" w:rsidP="00D55E44">
            <w:pPr>
              <w:widowControl w:val="0"/>
              <w:ind w:left="-120"/>
              <w:rPr>
                <w:rFonts w:ascii="Times New Roman" w:eastAsia="Times New Roman" w:hAnsi="Times New Roman" w:cs="Times New Roman"/>
                <w:color w:val="000000"/>
                <w:sz w:val="24"/>
                <w:szCs w:val="24"/>
              </w:rPr>
            </w:pPr>
          </w:p>
        </w:tc>
      </w:tr>
      <w:tr w:rsidR="006F2D47" w14:paraId="4286A1A2" w14:textId="77777777" w:rsidTr="00D55E44">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1CEF212"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(RS-9) Deliverables </w:t>
            </w:r>
          </w:p>
          <w:p w14:paraId="4B294A78" w14:textId="77777777" w:rsidR="006F2D47" w:rsidRDefault="006F2D47" w:rsidP="00D55E44">
            <w:pPr>
              <w:widowControl w:val="0"/>
              <w:ind w:left="-120"/>
              <w:rPr>
                <w:rFonts w:ascii="Times New Roman" w:eastAsia="Times New Roman" w:hAnsi="Times New Roman" w:cs="Times New Roman"/>
                <w:color w:val="000000"/>
                <w:sz w:val="24"/>
                <w:szCs w:val="24"/>
              </w:rPr>
            </w:pPr>
          </w:p>
          <w:p w14:paraId="0A1AC4B3"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PWS </w:t>
            </w:r>
            <w:r>
              <w:rPr>
                <w:rFonts w:ascii="Times New Roman" w:eastAsia="Times New Roman" w:hAnsi="Times New Roman" w:cs="Times New Roman"/>
                <w:sz w:val="24"/>
                <w:szCs w:val="24"/>
              </w:rPr>
              <w:t>p</w:t>
            </w:r>
            <w:r>
              <w:rPr>
                <w:rFonts w:ascii="Times New Roman" w:eastAsia="Times New Roman" w:hAnsi="Times New Roman" w:cs="Times New Roman"/>
                <w:color w:val="000000"/>
                <w:sz w:val="24"/>
                <w:szCs w:val="24"/>
              </w:rPr>
              <w:t>aragraph 11.0</w:t>
            </w:r>
          </w:p>
        </w:tc>
        <w:tc>
          <w:tcPr>
            <w:tcW w:w="363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3FF8B81B"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Except as noted elsewhere in this performance requirements summary, all deliverables must be accurate, timely, and complete.</w:t>
            </w:r>
          </w:p>
        </w:tc>
        <w:tc>
          <w:tcPr>
            <w:tcW w:w="294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43BBBCAC"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Minor typographic errors and revisions are allowed. </w:t>
            </w:r>
          </w:p>
        </w:tc>
        <w:tc>
          <w:tcPr>
            <w:tcW w:w="2100" w:type="dxa"/>
            <w:tcBorders>
              <w:top w:val="single" w:sz="6" w:space="0" w:color="000000"/>
              <w:left w:val="single" w:sz="6" w:space="0" w:color="000000"/>
              <w:bottom w:val="single" w:sz="6" w:space="0" w:color="000000"/>
              <w:right w:val="single" w:sz="6" w:space="0" w:color="000000"/>
            </w:tcBorders>
            <w:tcMar>
              <w:top w:w="144" w:type="dxa"/>
              <w:left w:w="144" w:type="dxa"/>
              <w:bottom w:w="144" w:type="dxa"/>
              <w:right w:w="144" w:type="dxa"/>
            </w:tcMar>
          </w:tcPr>
          <w:p w14:paraId="1441FCA9" w14:textId="77777777" w:rsidR="006F2D47" w:rsidRDefault="006F2D47" w:rsidP="00D55E44">
            <w:pPr>
              <w:widowControl w:val="0"/>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 Surveillance</w:t>
            </w:r>
          </w:p>
        </w:tc>
      </w:tr>
    </w:tbl>
    <w:p w14:paraId="41F38D35" w14:textId="77777777" w:rsidR="006F2D47" w:rsidRDefault="006F2D47" w:rsidP="006F2D47">
      <w:pPr>
        <w:widowControl w:val="0"/>
        <w:rPr>
          <w:b/>
          <w:bCs/>
          <w:color w:val="000000"/>
        </w:rPr>
        <w:sectPr w:rsidR="006F2D47" w:rsidSect="006F2D47">
          <w:headerReference w:type="even" r:id="rId22"/>
          <w:headerReference w:type="default" r:id="rId23"/>
          <w:footerReference w:type="default" r:id="rId24"/>
          <w:headerReference w:type="first" r:id="rId25"/>
          <w:footerReference w:type="first" r:id="rId26"/>
          <w:pgSz w:w="12240" w:h="15840"/>
          <w:pgMar w:top="1440" w:right="1440" w:bottom="1440" w:left="1440" w:header="720" w:footer="720" w:gutter="0"/>
          <w:pgNumType w:start="1"/>
          <w:cols w:space="720"/>
        </w:sectPr>
      </w:pPr>
    </w:p>
    <w:p w14:paraId="377CFD6D" w14:textId="77777777" w:rsidR="006F2D47" w:rsidRDefault="006F2D47" w:rsidP="006F2D47">
      <w:pPr>
        <w:jc w:val="center"/>
        <w:rPr>
          <w:b/>
          <w:bCs/>
        </w:rPr>
      </w:pPr>
      <w:r>
        <w:lastRenderedPageBreak/>
        <w:t xml:space="preserve"> </w:t>
      </w:r>
      <w:r>
        <w:rPr>
          <w:b/>
          <w:bCs/>
        </w:rPr>
        <w:t>ATTACHMENT 5</w:t>
      </w:r>
    </w:p>
    <w:p w14:paraId="511309E6" w14:textId="77777777" w:rsidR="006F2D47" w:rsidRDefault="006F2D47" w:rsidP="006F2D47">
      <w:pPr>
        <w:jc w:val="center"/>
        <w:rPr>
          <w:b/>
          <w:bCs/>
        </w:rPr>
      </w:pPr>
      <w:r>
        <w:rPr>
          <w:b/>
          <w:bCs/>
        </w:rPr>
        <w:t>NONDISCLOSURE AGREEMENT</w:t>
      </w:r>
    </w:p>
    <w:p w14:paraId="626FAB72" w14:textId="77777777" w:rsidR="006F2D47" w:rsidRDefault="006F2D47" w:rsidP="006F2D47">
      <w:pPr>
        <w:jc w:val="center"/>
        <w:rPr>
          <w:b/>
          <w:bCs/>
        </w:rPr>
      </w:pPr>
      <w:r>
        <w:rPr>
          <w:b/>
          <w:bCs/>
        </w:rPr>
        <w:t>National Archives and Records Administration (NARA)</w:t>
      </w:r>
    </w:p>
    <w:p w14:paraId="71112E05" w14:textId="77777777" w:rsidR="006F2D47" w:rsidRDefault="006F2D47" w:rsidP="006F2D47">
      <w:pPr>
        <w:jc w:val="center"/>
        <w:rPr>
          <w:b/>
          <w:bCs/>
        </w:rPr>
      </w:pPr>
      <w:r>
        <w:rPr>
          <w:b/>
          <w:bCs/>
        </w:rPr>
        <w:t>Confidentiality and Non-Disclosure Agreement</w:t>
      </w:r>
    </w:p>
    <w:p w14:paraId="3B1F6E74" w14:textId="77777777" w:rsidR="006F2D47" w:rsidRDefault="006F2D47" w:rsidP="006F2D47">
      <w:pPr>
        <w:rPr>
          <w:b/>
          <w:bCs/>
        </w:rPr>
      </w:pPr>
      <w:r>
        <w:rPr>
          <w:b/>
          <w:bCs/>
        </w:rPr>
        <w:t xml:space="preserve"> </w:t>
      </w:r>
    </w:p>
    <w:p w14:paraId="3FDD1CB3" w14:textId="77777777" w:rsidR="006F2D47" w:rsidRDefault="006F2D47" w:rsidP="006F2D47">
      <w:pPr>
        <w:jc w:val="both"/>
        <w:rPr>
          <w:b/>
          <w:bCs/>
        </w:rPr>
      </w:pPr>
      <w:r>
        <w:rPr>
          <w:b/>
          <w:bCs/>
        </w:rPr>
        <w:t xml:space="preserve"> </w:t>
      </w:r>
    </w:p>
    <w:p w14:paraId="20A2E096" w14:textId="77777777" w:rsidR="006F2D47" w:rsidRDefault="006F2D47" w:rsidP="006F2D47">
      <w:pPr>
        <w:jc w:val="both"/>
        <w:rPr>
          <w:b/>
          <w:bCs/>
        </w:rPr>
      </w:pPr>
      <w:r>
        <w:rPr>
          <w:b/>
          <w:bCs/>
        </w:rPr>
        <w:t>1</w:t>
      </w:r>
      <w:proofErr w:type="gramStart"/>
      <w:r>
        <w:rPr>
          <w:b/>
          <w:bCs/>
        </w:rPr>
        <w:t xml:space="preserve">.     </w:t>
      </w:r>
      <w:r>
        <w:rPr>
          <w:b/>
          <w:bCs/>
        </w:rPr>
        <w:tab/>
        <w:t>NON</w:t>
      </w:r>
      <w:proofErr w:type="gramEnd"/>
      <w:r>
        <w:rPr>
          <w:b/>
          <w:bCs/>
        </w:rPr>
        <w:t>-DISCLOSURE OF INFORMATION</w:t>
      </w:r>
    </w:p>
    <w:p w14:paraId="238EA100" w14:textId="77777777" w:rsidR="006F2D47" w:rsidRDefault="006F2D47" w:rsidP="006F2D47">
      <w:pPr>
        <w:jc w:val="both"/>
      </w:pPr>
      <w:r>
        <w:t xml:space="preserve"> </w:t>
      </w:r>
    </w:p>
    <w:p w14:paraId="31C353EB" w14:textId="77777777" w:rsidR="006F2D47" w:rsidRDefault="006F2D47" w:rsidP="006F2D47">
      <w:r>
        <w:t>(a) I hereby certify and agree that I shall maintain the confidentiality of any information to which I may have access during the course of my work, that I shall take all reasonable precautions to prohibit unauthorized disclosures of these records, and that I shall not release to anyone not authorized to perform on this contract any information, regardless of medium (e.g., textual, electronic, audiovisual, etc.), as described in more detail below, pertaining to any part of this contract, unless:</w:t>
      </w:r>
    </w:p>
    <w:p w14:paraId="2D772CD3" w14:textId="77777777" w:rsidR="006F2D47" w:rsidRDefault="006F2D47" w:rsidP="006F2D47">
      <w:r>
        <w:t xml:space="preserve"> </w:t>
      </w:r>
    </w:p>
    <w:p w14:paraId="4FFF54F2" w14:textId="77777777" w:rsidR="006F2D47" w:rsidRDefault="006F2D47" w:rsidP="006F2D47">
      <w:pPr>
        <w:ind w:left="720"/>
      </w:pPr>
      <w:r>
        <w:t>(1) the Contracting Officer has given prior written approval; or</w:t>
      </w:r>
    </w:p>
    <w:p w14:paraId="116AADE5" w14:textId="77777777" w:rsidR="006F2D47" w:rsidRDefault="006F2D47" w:rsidP="006F2D47">
      <w:pPr>
        <w:ind w:left="720"/>
      </w:pPr>
      <w:r>
        <w:t>(2) the information is otherwise in the public domain before the date of release.</w:t>
      </w:r>
    </w:p>
    <w:p w14:paraId="449DE5D6" w14:textId="77777777" w:rsidR="006F2D47" w:rsidRDefault="006F2D47" w:rsidP="006F2D47">
      <w:r>
        <w:t xml:space="preserve"> </w:t>
      </w:r>
    </w:p>
    <w:p w14:paraId="78870CB1" w14:textId="77777777" w:rsidR="006F2D47" w:rsidRDefault="006F2D47" w:rsidP="006F2D47">
      <w:r>
        <w:t>(b) I hereby certify that I shall not release Office of Inspector General (OIG) Information as described in Section 4, unless approved in writing by the NARA OIG.</w:t>
      </w:r>
    </w:p>
    <w:p w14:paraId="6FFEED37" w14:textId="77777777" w:rsidR="006F2D47" w:rsidRDefault="006F2D47" w:rsidP="006F2D47">
      <w:pPr>
        <w:jc w:val="both"/>
      </w:pPr>
      <w:r>
        <w:t xml:space="preserve"> </w:t>
      </w:r>
    </w:p>
    <w:p w14:paraId="21DF4E32" w14:textId="77777777" w:rsidR="006F2D47" w:rsidRDefault="006F2D47" w:rsidP="006F2D47">
      <w:pPr>
        <w:jc w:val="both"/>
        <w:rPr>
          <w:b/>
          <w:bCs/>
        </w:rPr>
      </w:pPr>
      <w:r>
        <w:rPr>
          <w:b/>
          <w:bCs/>
        </w:rPr>
        <w:t>2</w:t>
      </w:r>
      <w:proofErr w:type="gramStart"/>
      <w:r>
        <w:rPr>
          <w:b/>
          <w:bCs/>
        </w:rPr>
        <w:t xml:space="preserve">.     </w:t>
      </w:r>
      <w:r>
        <w:rPr>
          <w:b/>
          <w:bCs/>
        </w:rPr>
        <w:tab/>
        <w:t>LIMITED</w:t>
      </w:r>
      <w:proofErr w:type="gramEnd"/>
      <w:r>
        <w:rPr>
          <w:b/>
          <w:bCs/>
        </w:rPr>
        <w:t xml:space="preserve"> DISTRIBUTION OR USE OF PROPRIETARY INFORMATION</w:t>
      </w:r>
    </w:p>
    <w:p w14:paraId="0EC78758" w14:textId="77777777" w:rsidR="006F2D47" w:rsidRDefault="006F2D47" w:rsidP="006F2D47">
      <w:pPr>
        <w:jc w:val="both"/>
      </w:pPr>
      <w:r>
        <w:t xml:space="preserve"> </w:t>
      </w:r>
    </w:p>
    <w:p w14:paraId="179FF0C5" w14:textId="77777777" w:rsidR="006F2D47" w:rsidRDefault="006F2D47" w:rsidP="006F2D47">
      <w:r>
        <w:t>(a) During the course of the performance of this contract, I may have access to and use of data and information which may be considered proprietary by other contractors or which may otherwise be of such a nature that its dissemination or use, other than in performance on this contract, would be adverse to the interest of the Agency and these other contractors.</w:t>
      </w:r>
    </w:p>
    <w:p w14:paraId="6DE47913" w14:textId="77777777" w:rsidR="006F2D47" w:rsidRDefault="006F2D47" w:rsidP="006F2D47">
      <w:r>
        <w:t xml:space="preserve"> </w:t>
      </w:r>
    </w:p>
    <w:p w14:paraId="7105C0FD" w14:textId="77777777" w:rsidR="006F2D47" w:rsidRDefault="006F2D47" w:rsidP="006F2D47">
      <w:r>
        <w:t>(b) Except as may be otherwise agreed to with these other contractors, I hereby certify that I will not use, disclose or reproduce proprietary data and information belonging to these other contractors other than as required in the performance of this contract; provided, however, that nothing herein shall be construed as: precluding the use of any such data or information independently acquired without such limitation.</w:t>
      </w:r>
    </w:p>
    <w:p w14:paraId="04C9AA1E" w14:textId="77777777" w:rsidR="006F2D47" w:rsidRDefault="006F2D47" w:rsidP="006F2D47">
      <w:pPr>
        <w:jc w:val="both"/>
      </w:pPr>
      <w:r>
        <w:t xml:space="preserve"> </w:t>
      </w:r>
    </w:p>
    <w:p w14:paraId="478FEC48" w14:textId="77777777" w:rsidR="006F2D47" w:rsidRDefault="006F2D47" w:rsidP="006F2D47">
      <w:pPr>
        <w:rPr>
          <w:b/>
          <w:bCs/>
        </w:rPr>
      </w:pPr>
      <w:r>
        <w:rPr>
          <w:b/>
          <w:bCs/>
        </w:rPr>
        <w:t>3</w:t>
      </w:r>
      <w:proofErr w:type="gramStart"/>
      <w:r>
        <w:rPr>
          <w:b/>
          <w:bCs/>
        </w:rPr>
        <w:t xml:space="preserve">.     </w:t>
      </w:r>
      <w:r>
        <w:rPr>
          <w:b/>
          <w:bCs/>
        </w:rPr>
        <w:tab/>
        <w:t>PRESIDENTIAL</w:t>
      </w:r>
      <w:proofErr w:type="gramEnd"/>
      <w:r>
        <w:rPr>
          <w:b/>
          <w:bCs/>
        </w:rPr>
        <w:t xml:space="preserve"> RECORDS</w:t>
      </w:r>
    </w:p>
    <w:p w14:paraId="77686683" w14:textId="77777777" w:rsidR="006F2D47" w:rsidRDefault="006F2D47" w:rsidP="006F2D47">
      <w:pPr>
        <w:ind w:right="360"/>
        <w:rPr>
          <w:b/>
          <w:bCs/>
        </w:rPr>
      </w:pPr>
      <w:r>
        <w:rPr>
          <w:b/>
          <w:bCs/>
        </w:rPr>
        <w:t xml:space="preserve"> </w:t>
      </w:r>
    </w:p>
    <w:p w14:paraId="7B31A00E" w14:textId="77777777" w:rsidR="006F2D47" w:rsidRDefault="006F2D47" w:rsidP="006F2D47">
      <w:pPr>
        <w:ind w:right="360"/>
      </w:pPr>
      <w:proofErr w:type="gramStart"/>
      <w:r>
        <w:t>During the course of</w:t>
      </w:r>
      <w:proofErr w:type="gramEnd"/>
      <w:r>
        <w:t xml:space="preserve"> performance of this contract, I understand that I may provide technical support and assistance in connection with accessing archival records (textual, electronic, audiovisual, etc.) in the legal custody of the National Archives and Records Administration (NARA).  I understand that these records may include Presidential records from prior Presidential Administrations, as governed by the Presidential Records Act, 44 U.S.C. 2201 </w:t>
      </w:r>
      <w:r>
        <w:rPr>
          <w:i/>
          <w:iCs/>
        </w:rPr>
        <w:t>et seq.</w:t>
      </w:r>
      <w:r>
        <w:t xml:space="preserve">, and NARA’s implementing regulations at 36 C.F.R. Part 1270.  By law, Presidential records may be disclosed only by NARA, following consultation with the legal representatives of the former and incumbent Presidents.  I shall not disclose any Presidential record information to any unauthorized person except in accordance with this agreement. </w:t>
      </w:r>
    </w:p>
    <w:p w14:paraId="39D62BA7" w14:textId="77777777" w:rsidR="006F2D47" w:rsidRDefault="006F2D47" w:rsidP="006F2D47">
      <w:r>
        <w:t xml:space="preserve"> </w:t>
      </w:r>
    </w:p>
    <w:p w14:paraId="6855752A" w14:textId="77777777" w:rsidR="006F2D47" w:rsidRDefault="006F2D47" w:rsidP="006F2D47">
      <w:pPr>
        <w:jc w:val="both"/>
        <w:rPr>
          <w:b/>
          <w:bCs/>
        </w:rPr>
      </w:pPr>
      <w:r>
        <w:rPr>
          <w:b/>
          <w:bCs/>
        </w:rPr>
        <w:lastRenderedPageBreak/>
        <w:t>4</w:t>
      </w:r>
      <w:proofErr w:type="gramStart"/>
      <w:r>
        <w:rPr>
          <w:b/>
          <w:bCs/>
        </w:rPr>
        <w:t xml:space="preserve">.     </w:t>
      </w:r>
      <w:r>
        <w:rPr>
          <w:b/>
          <w:bCs/>
        </w:rPr>
        <w:tab/>
        <w:t>OIG</w:t>
      </w:r>
      <w:proofErr w:type="gramEnd"/>
      <w:r>
        <w:rPr>
          <w:b/>
          <w:bCs/>
        </w:rPr>
        <w:t xml:space="preserve"> INFORMATION AND SYSTEMS</w:t>
      </w:r>
    </w:p>
    <w:p w14:paraId="317CC1BF" w14:textId="77777777" w:rsidR="006F2D47" w:rsidRDefault="006F2D47" w:rsidP="006F2D47">
      <w:r>
        <w:t xml:space="preserve"> </w:t>
      </w:r>
    </w:p>
    <w:p w14:paraId="1A218F09" w14:textId="77777777" w:rsidR="006F2D47" w:rsidRDefault="006F2D47" w:rsidP="006F2D47">
      <w:r>
        <w:t>(a) During the course of performance of this contract, I may have access to information related to the NARA OIG, its investigations, its investigative information, or other NARA OIG functions (collectively referred to as “OIG Information”).  OIG Information includes, but is not limited to all information, records, and/or documents provided by NARA OIG; residing on any OIG system; seen or heard within OIG office space; investigative materials, information, and methodologies; personal information of individuals, including NARA OIG employees and/or subjects of OIG audits and/or investigations and or related parties; and any other information otherwise linked to, or gained from, the OIG.  OIG information includes emails from or to the OIG from any party.  I hereby certify that I shall preserve the strict confidentiality of all NARA OIG information which I learn, or to which I have access.</w:t>
      </w:r>
    </w:p>
    <w:p w14:paraId="14790D29" w14:textId="77777777" w:rsidR="006F2D47" w:rsidRDefault="006F2D47" w:rsidP="006F2D47">
      <w:r>
        <w:t xml:space="preserve"> </w:t>
      </w:r>
    </w:p>
    <w:p w14:paraId="02FA9CEA" w14:textId="77777777" w:rsidR="006F2D47" w:rsidRDefault="006F2D47" w:rsidP="006F2D47">
      <w:r>
        <w:t>(b) Only OIG personnel are allowed to access OIG Information.  OIG Information may only be disclosed, including but not limited to any non-OIG NARA employees or officials, with prior written authorization by the NARA OIG.</w:t>
      </w:r>
    </w:p>
    <w:p w14:paraId="63626744" w14:textId="77777777" w:rsidR="006F2D47" w:rsidRDefault="006F2D47" w:rsidP="006F2D47">
      <w:r>
        <w:t xml:space="preserve"> </w:t>
      </w:r>
    </w:p>
    <w:p w14:paraId="512086A1" w14:textId="77777777" w:rsidR="006F2D47" w:rsidRDefault="006F2D47" w:rsidP="006F2D47">
      <w:r>
        <w:t>(c) I shall not, in any circumstances, make any unauthorized use or disclosure of any OIG Information which I gain access to during performance of the contract.</w:t>
      </w:r>
    </w:p>
    <w:p w14:paraId="67D9A0AF" w14:textId="77777777" w:rsidR="006F2D47" w:rsidRDefault="006F2D47" w:rsidP="006F2D47">
      <w:r>
        <w:t xml:space="preserve"> </w:t>
      </w:r>
    </w:p>
    <w:p w14:paraId="22F63D61" w14:textId="77777777" w:rsidR="006F2D47" w:rsidRDefault="006F2D47" w:rsidP="006F2D47">
      <w:r>
        <w:t xml:space="preserve">(d) I shall limit disclosure of the OIG Information to officers and employees of the contractor who have also executed a “CONFIDENTIALITY AND NON-DISCLOSURE AGREEMENT” with </w:t>
      </w:r>
      <w:proofErr w:type="gramStart"/>
      <w:r>
        <w:t>NARA, and</w:t>
      </w:r>
      <w:proofErr w:type="gramEnd"/>
      <w:r>
        <w:t xml:space="preserve"> are employed working on the Contract with a reasonable "need to know" the information, and only after prior written approval from the NARA OIG.  </w:t>
      </w:r>
    </w:p>
    <w:p w14:paraId="5B9D89FA" w14:textId="77777777" w:rsidR="006F2D47" w:rsidRDefault="006F2D47" w:rsidP="006F2D47">
      <w:r>
        <w:t xml:space="preserve"> </w:t>
      </w:r>
    </w:p>
    <w:p w14:paraId="45C3308F" w14:textId="77777777" w:rsidR="006F2D47" w:rsidRDefault="006F2D47" w:rsidP="006F2D47">
      <w:r>
        <w:t xml:space="preserve">(e) OIG Information provided by or accessed through NARA OIG shall not be duplicated in whole or in part, in any manner.  I understand that OIG Information remains the property of the </w:t>
      </w:r>
      <w:proofErr w:type="gramStart"/>
      <w:r>
        <w:t>NARA OIG, and</w:t>
      </w:r>
      <w:proofErr w:type="gramEnd"/>
      <w:r>
        <w:t xml:space="preserve"> will be held or examined by the undersigned only so long as necessary for contract related purposes and shall be returned to the NARA OIG immediately thereafter.  If OIG Information needs to be stored or transported it will be done in a secure manner to prevent unauthorized disclosure.  I agree to attend any security briefing required by </w:t>
      </w:r>
      <w:proofErr w:type="gramStart"/>
      <w:r>
        <w:t>the NARA</w:t>
      </w:r>
      <w:proofErr w:type="gramEnd"/>
      <w:r>
        <w:t xml:space="preserve"> OIG. I agree to return OIG Information and material and any copies to NARA OIG within 24 hours of any request.</w:t>
      </w:r>
    </w:p>
    <w:p w14:paraId="6C2AB7A3" w14:textId="77777777" w:rsidR="006F2D47" w:rsidRDefault="006F2D47" w:rsidP="006F2D47">
      <w:r>
        <w:t xml:space="preserve"> </w:t>
      </w:r>
    </w:p>
    <w:p w14:paraId="3DD3D250" w14:textId="77777777" w:rsidR="006F2D47" w:rsidRDefault="006F2D47" w:rsidP="006F2D47">
      <w:pPr>
        <w:jc w:val="both"/>
        <w:rPr>
          <w:b/>
          <w:bCs/>
        </w:rPr>
      </w:pPr>
      <w:r>
        <w:rPr>
          <w:b/>
          <w:bCs/>
        </w:rPr>
        <w:t>5</w:t>
      </w:r>
      <w:proofErr w:type="gramStart"/>
      <w:r>
        <w:rPr>
          <w:b/>
          <w:bCs/>
        </w:rPr>
        <w:t xml:space="preserve">.     </w:t>
      </w:r>
      <w:r>
        <w:rPr>
          <w:b/>
          <w:bCs/>
        </w:rPr>
        <w:tab/>
        <w:t>CONFIDENTIALITY</w:t>
      </w:r>
      <w:proofErr w:type="gramEnd"/>
      <w:r>
        <w:rPr>
          <w:b/>
          <w:bCs/>
        </w:rPr>
        <w:t xml:space="preserve"> OF SENSITIVE INFORMATION</w:t>
      </w:r>
    </w:p>
    <w:p w14:paraId="023828B3" w14:textId="77777777" w:rsidR="006F2D47" w:rsidRDefault="006F2D47" w:rsidP="006F2D47">
      <w:r>
        <w:t xml:space="preserve"> </w:t>
      </w:r>
    </w:p>
    <w:p w14:paraId="3F7E0224" w14:textId="77777777" w:rsidR="006F2D47" w:rsidRDefault="006F2D47" w:rsidP="006F2D47">
      <w:r>
        <w:t xml:space="preserve">(a) During the course of performance of this contract, I may have access to information and communications considered sensitive by NARA, including but not limited to Controlled Unclassified Information (CUI), Presidential records, Personally Identifiable Information (PII), sensitive archival records, and OIG Information as described above.  I hereby certify that I shall preserve the confidentiality of all such information and communications and shall not, in any circumstances, disclose any such information or communications for any </w:t>
      </w:r>
      <w:proofErr w:type="gramStart"/>
      <w:r>
        <w:t>purposes</w:t>
      </w:r>
      <w:proofErr w:type="gramEnd"/>
      <w:r>
        <w:t xml:space="preserve"> without the prior written approval of the Contracting Officer.</w:t>
      </w:r>
    </w:p>
    <w:p w14:paraId="6024F1E0" w14:textId="77777777" w:rsidR="006F2D47" w:rsidRDefault="006F2D47" w:rsidP="006F2D47">
      <w:pPr>
        <w:jc w:val="both"/>
      </w:pPr>
      <w:r>
        <w:t xml:space="preserve"> </w:t>
      </w:r>
    </w:p>
    <w:p w14:paraId="04600435" w14:textId="77777777" w:rsidR="006F2D47" w:rsidRDefault="006F2D47" w:rsidP="006F2D47">
      <w:pPr>
        <w:jc w:val="both"/>
      </w:pPr>
      <w:r>
        <w:t>(b) My failure to abide by the terms of this agreement shall be grounds for my immediate removal in accordance with the terms of this contract.</w:t>
      </w:r>
    </w:p>
    <w:p w14:paraId="728E12F5" w14:textId="77777777" w:rsidR="006F2D47" w:rsidRDefault="006F2D47" w:rsidP="006F2D47">
      <w:pPr>
        <w:jc w:val="both"/>
      </w:pPr>
      <w:r>
        <w:lastRenderedPageBreak/>
        <w:t xml:space="preserve"> </w:t>
      </w:r>
    </w:p>
    <w:p w14:paraId="4F7A3990" w14:textId="77777777" w:rsidR="006F2D47" w:rsidRDefault="006F2D47" w:rsidP="006F2D47">
      <w:r>
        <w:t>(c) I shall follow all established security safeguards for the protection of all such information and communications.</w:t>
      </w:r>
    </w:p>
    <w:p w14:paraId="1EFF2D32" w14:textId="77777777" w:rsidR="006F2D47" w:rsidRDefault="006F2D47" w:rsidP="006F2D47">
      <w:pPr>
        <w:jc w:val="both"/>
      </w:pPr>
      <w:r>
        <w:t xml:space="preserve"> </w:t>
      </w:r>
    </w:p>
    <w:p w14:paraId="3E758F83" w14:textId="77777777" w:rsidR="006F2D47" w:rsidRDefault="006F2D47" w:rsidP="006F2D47">
      <w:r>
        <w:t xml:space="preserve">(d) The details of any safeguards that may be revealed to me by NARA </w:t>
      </w:r>
      <w:proofErr w:type="gramStart"/>
      <w:r>
        <w:t>in the course of</w:t>
      </w:r>
      <w:proofErr w:type="gramEnd"/>
      <w:r>
        <w:t xml:space="preserve"> performance of this contract shall not be published or disclosed in any manner without the Contracting Officer's express written consent.</w:t>
      </w:r>
    </w:p>
    <w:p w14:paraId="3F0F5ED8" w14:textId="77777777" w:rsidR="006F2D47" w:rsidRDefault="006F2D47" w:rsidP="006F2D47">
      <w:pPr>
        <w:jc w:val="both"/>
      </w:pPr>
      <w:r>
        <w:t xml:space="preserve"> </w:t>
      </w:r>
    </w:p>
    <w:p w14:paraId="4BB65E88" w14:textId="77777777" w:rsidR="006F2D47" w:rsidRDefault="006F2D47" w:rsidP="006F2D47">
      <w:pPr>
        <w:rPr>
          <w:b/>
          <w:bCs/>
        </w:rPr>
      </w:pPr>
      <w:r>
        <w:rPr>
          <w:b/>
          <w:bCs/>
        </w:rPr>
        <w:t>6</w:t>
      </w:r>
      <w:proofErr w:type="gramStart"/>
      <w:r>
        <w:rPr>
          <w:b/>
          <w:bCs/>
        </w:rPr>
        <w:t xml:space="preserve">.     </w:t>
      </w:r>
      <w:r>
        <w:rPr>
          <w:b/>
          <w:bCs/>
        </w:rPr>
        <w:tab/>
        <w:t>SANCTIONS</w:t>
      </w:r>
      <w:proofErr w:type="gramEnd"/>
      <w:r>
        <w:rPr>
          <w:b/>
          <w:bCs/>
        </w:rPr>
        <w:t xml:space="preserve"> AND PENALTIES</w:t>
      </w:r>
    </w:p>
    <w:p w14:paraId="2E556DFC" w14:textId="77777777" w:rsidR="006F2D47" w:rsidRDefault="006F2D47" w:rsidP="006F2D47">
      <w:pPr>
        <w:jc w:val="both"/>
        <w:rPr>
          <w:b/>
          <w:bCs/>
        </w:rPr>
      </w:pPr>
      <w:r>
        <w:rPr>
          <w:b/>
          <w:bCs/>
        </w:rPr>
        <w:t xml:space="preserve"> </w:t>
      </w:r>
    </w:p>
    <w:p w14:paraId="1E692993" w14:textId="77777777" w:rsidR="006F2D47" w:rsidRDefault="006F2D47" w:rsidP="006F2D47">
      <w:r>
        <w:t>I understand that civil and/or criminal sanctions and penalties may cover any improper disclosure and/or use of confidential, proprietary and/or OIG Information on my part.  I acknowledge that the unauthorized disclosure of OIG Information can potentially impede an ongoing criminal investigation or assist unauthorized individuals to gain access to NARA's or the NARA OIG’s computer systems, which contain records about individuals which are protected by the Privacy Act of 1974 (5 U.S.C. § 552a) and other laws. I acknowledge that any breach of this Agreement may result in termination of my ability to perform work for NARA and the NARA OIG under the Contract, and that unauthorized disclosure of confidential, proprietary and/or OIG Information by Recipient may constitute a violation of federal criminal law for which I may be prosecuted.</w:t>
      </w:r>
    </w:p>
    <w:p w14:paraId="436CBBC0" w14:textId="77777777" w:rsidR="006F2D47" w:rsidRDefault="006F2D47" w:rsidP="006F2D47">
      <w:pPr>
        <w:jc w:val="both"/>
        <w:rPr>
          <w:b/>
          <w:bCs/>
        </w:rPr>
      </w:pPr>
      <w:r>
        <w:rPr>
          <w:b/>
          <w:bCs/>
        </w:rPr>
        <w:t xml:space="preserve"> </w:t>
      </w:r>
    </w:p>
    <w:p w14:paraId="3D6B9C4D" w14:textId="77777777" w:rsidR="006F2D47" w:rsidRDefault="006F2D47" w:rsidP="006F2D47">
      <w:pPr>
        <w:rPr>
          <w:b/>
          <w:bCs/>
        </w:rPr>
      </w:pPr>
      <w:r>
        <w:rPr>
          <w:b/>
          <w:bCs/>
        </w:rPr>
        <w:t>7</w:t>
      </w:r>
      <w:proofErr w:type="gramStart"/>
      <w:r>
        <w:rPr>
          <w:b/>
          <w:bCs/>
        </w:rPr>
        <w:t xml:space="preserve">.     </w:t>
      </w:r>
      <w:r>
        <w:rPr>
          <w:b/>
          <w:bCs/>
        </w:rPr>
        <w:tab/>
        <w:t>WHISTLEBLOWER</w:t>
      </w:r>
      <w:proofErr w:type="gramEnd"/>
      <w:r>
        <w:rPr>
          <w:b/>
          <w:bCs/>
        </w:rPr>
        <w:t xml:space="preserve"> PROTECTIONS</w:t>
      </w:r>
    </w:p>
    <w:p w14:paraId="645810DC" w14:textId="77777777" w:rsidR="006F2D47" w:rsidRDefault="006F2D47" w:rsidP="006F2D47">
      <w:pPr>
        <w:jc w:val="both"/>
      </w:pPr>
      <w:r>
        <w:t xml:space="preserve"> </w:t>
      </w:r>
    </w:p>
    <w:p w14:paraId="218BAE6D" w14:textId="77777777" w:rsidR="006F2D47" w:rsidRDefault="006F2D47" w:rsidP="006F2D47">
      <w:r>
        <w:t>The provisions of this agreement are consistent with and do not supersede, conflict with, or otherwise alter the employee obligations, rights, or liabilities created by existing statute or Executive order relating to (1) classified information, (2) communications to Congress, (3) the reporting to an Inspector General or the Office of Special Counsel of a violation of any law, rule, or regulation, or mismanagement, a gross waste of funds, an abuse of authority, or a substantial and specific danger to public health or safety, or (4) any other whistleblower protection.  The definitions, requirements, obligations, rights, sanctions, and liabilities created by controlling Executive orders and statutory provisions are incorporated into this agreement and are controlling.</w:t>
      </w:r>
    </w:p>
    <w:p w14:paraId="06AF51A9" w14:textId="77777777" w:rsidR="006F2D47" w:rsidRDefault="006F2D47" w:rsidP="006F2D47">
      <w:pPr>
        <w:jc w:val="both"/>
      </w:pPr>
      <w:r>
        <w:t xml:space="preserve"> </w:t>
      </w:r>
    </w:p>
    <w:p w14:paraId="0EDC6D81" w14:textId="77777777" w:rsidR="006F2D47" w:rsidRDefault="006F2D47" w:rsidP="006F2D47">
      <w:pPr>
        <w:jc w:val="both"/>
      </w:pPr>
      <w:r>
        <w:t xml:space="preserve"> </w:t>
      </w:r>
    </w:p>
    <w:p w14:paraId="3961AEAD" w14:textId="77777777" w:rsidR="006F2D47" w:rsidRDefault="006F2D47" w:rsidP="006F2D47">
      <w:pPr>
        <w:ind w:firstLine="4020"/>
        <w:jc w:val="both"/>
        <w:rPr>
          <w:b/>
          <w:bCs/>
        </w:rPr>
      </w:pPr>
      <w:r>
        <w:rPr>
          <w:b/>
          <w:bCs/>
        </w:rPr>
        <w:t>__________________________________________</w:t>
      </w:r>
    </w:p>
    <w:p w14:paraId="73770141" w14:textId="77777777" w:rsidR="006F2D47" w:rsidRDefault="006F2D47" w:rsidP="006F2D47">
      <w:pPr>
        <w:ind w:firstLine="4020"/>
        <w:jc w:val="both"/>
        <w:rPr>
          <w:b/>
          <w:bCs/>
        </w:rPr>
      </w:pPr>
      <w:r>
        <w:rPr>
          <w:b/>
          <w:bCs/>
        </w:rPr>
        <w:t>Name</w:t>
      </w:r>
    </w:p>
    <w:p w14:paraId="377815B9" w14:textId="77777777" w:rsidR="006F2D47" w:rsidRDefault="006F2D47" w:rsidP="006F2D47">
      <w:r>
        <w:t xml:space="preserve"> </w:t>
      </w:r>
    </w:p>
    <w:p w14:paraId="14E61E78" w14:textId="77777777" w:rsidR="006F2D47" w:rsidRDefault="006F2D47" w:rsidP="006F2D47">
      <w:pPr>
        <w:ind w:firstLine="4020"/>
        <w:rPr>
          <w:b/>
          <w:bCs/>
        </w:rPr>
      </w:pPr>
      <w:r>
        <w:rPr>
          <w:b/>
          <w:bCs/>
        </w:rPr>
        <w:t>__________________________________________</w:t>
      </w:r>
    </w:p>
    <w:p w14:paraId="5B2BA747" w14:textId="77777777" w:rsidR="006F2D47" w:rsidRDefault="006F2D47" w:rsidP="006F2D47">
      <w:pPr>
        <w:ind w:firstLine="4020"/>
        <w:rPr>
          <w:b/>
          <w:bCs/>
        </w:rPr>
      </w:pPr>
      <w:r>
        <w:rPr>
          <w:b/>
          <w:bCs/>
        </w:rPr>
        <w:t>Signature</w:t>
      </w:r>
    </w:p>
    <w:p w14:paraId="34BD25C9" w14:textId="77777777" w:rsidR="006F2D47" w:rsidRDefault="006F2D47" w:rsidP="006F2D47">
      <w:r>
        <w:t xml:space="preserve"> </w:t>
      </w:r>
    </w:p>
    <w:p w14:paraId="575F6570" w14:textId="77777777" w:rsidR="006F2D47" w:rsidRDefault="006F2D47" w:rsidP="006F2D47">
      <w:pPr>
        <w:ind w:firstLine="4020"/>
        <w:rPr>
          <w:b/>
          <w:bCs/>
        </w:rPr>
      </w:pPr>
      <w:r>
        <w:rPr>
          <w:b/>
          <w:bCs/>
        </w:rPr>
        <w:t>__________________________________________</w:t>
      </w:r>
    </w:p>
    <w:p w14:paraId="01C3563A" w14:textId="77777777" w:rsidR="006F2D47" w:rsidRDefault="006F2D47" w:rsidP="006F2D47">
      <w:pPr>
        <w:ind w:firstLine="4020"/>
        <w:rPr>
          <w:b/>
          <w:bCs/>
        </w:rPr>
      </w:pPr>
      <w:r>
        <w:rPr>
          <w:b/>
          <w:bCs/>
        </w:rPr>
        <w:t>Date</w:t>
      </w:r>
    </w:p>
    <w:p w14:paraId="3DCFAF0F" w14:textId="77777777" w:rsidR="006F2D47" w:rsidRDefault="006F2D47" w:rsidP="006F2D47"/>
    <w:p w14:paraId="637BB0EF" w14:textId="77777777" w:rsidR="006F2D47" w:rsidRDefault="006F2D47" w:rsidP="006F2D47">
      <w:pPr>
        <w:widowControl w:val="0"/>
        <w:jc w:val="center"/>
        <w:rPr>
          <w:b/>
          <w:bCs/>
        </w:rPr>
      </w:pPr>
      <w:r>
        <w:br w:type="page"/>
      </w:r>
    </w:p>
    <w:p w14:paraId="1B3FB38B" w14:textId="77777777" w:rsidR="006F2D47" w:rsidRDefault="006F2D47" w:rsidP="006F2D47">
      <w:pPr>
        <w:widowControl w:val="0"/>
        <w:jc w:val="center"/>
        <w:rPr>
          <w:b/>
          <w:bCs/>
        </w:rPr>
      </w:pPr>
      <w:r>
        <w:rPr>
          <w:b/>
          <w:bCs/>
        </w:rPr>
        <w:lastRenderedPageBreak/>
        <w:t>ATTACHMENT 6</w:t>
      </w:r>
    </w:p>
    <w:p w14:paraId="75D7927E" w14:textId="77777777" w:rsidR="006F2D47" w:rsidRDefault="006F2D47" w:rsidP="006F2D47">
      <w:pPr>
        <w:widowControl w:val="0"/>
        <w:jc w:val="center"/>
        <w:rPr>
          <w:b/>
          <w:bCs/>
        </w:rPr>
      </w:pPr>
      <w:r>
        <w:rPr>
          <w:b/>
          <w:bCs/>
        </w:rPr>
        <w:t>CONTRACT ADMINISTRATION</w:t>
      </w:r>
    </w:p>
    <w:p w14:paraId="6A1BD20C" w14:textId="77777777" w:rsidR="006F2D47" w:rsidRDefault="006F2D47" w:rsidP="006F2D47">
      <w:pPr>
        <w:widowControl w:val="0"/>
        <w:jc w:val="center"/>
        <w:rPr>
          <w:b/>
          <w:bCs/>
        </w:rPr>
      </w:pPr>
      <w:r>
        <w:rPr>
          <w:b/>
          <w:bCs/>
        </w:rPr>
        <w:t xml:space="preserve"> </w:t>
      </w:r>
    </w:p>
    <w:p w14:paraId="48561450" w14:textId="77777777" w:rsidR="006F2D47" w:rsidRDefault="006F2D47" w:rsidP="006F2D47">
      <w:pPr>
        <w:widowControl w:val="0"/>
        <w:jc w:val="center"/>
        <w:rPr>
          <w:b/>
          <w:bCs/>
        </w:rPr>
      </w:pPr>
      <w:r>
        <w:rPr>
          <w:b/>
          <w:bCs/>
        </w:rPr>
        <w:t xml:space="preserve"> </w:t>
      </w:r>
    </w:p>
    <w:p w14:paraId="295627DE" w14:textId="77777777" w:rsidR="006F2D47" w:rsidRDefault="006F2D47" w:rsidP="006F2D47">
      <w:pPr>
        <w:widowControl w:val="0"/>
        <w:rPr>
          <w:b/>
          <w:bCs/>
        </w:rPr>
      </w:pPr>
      <w:r>
        <w:rPr>
          <w:b/>
          <w:bCs/>
        </w:rPr>
        <w:t>1</w:t>
      </w:r>
      <w:proofErr w:type="gramStart"/>
      <w:r>
        <w:rPr>
          <w:b/>
          <w:bCs/>
        </w:rPr>
        <w:t>.  CONTRACTOR</w:t>
      </w:r>
      <w:proofErr w:type="gramEnd"/>
      <w:r>
        <w:rPr>
          <w:b/>
          <w:bCs/>
        </w:rPr>
        <w:t xml:space="preserve"> RESPONSIBILITY</w:t>
      </w:r>
    </w:p>
    <w:p w14:paraId="69442B37" w14:textId="77777777" w:rsidR="006F2D47" w:rsidRDefault="006F2D47" w:rsidP="006F2D47">
      <w:pPr>
        <w:widowControl w:val="0"/>
        <w:rPr>
          <w:b/>
          <w:bCs/>
        </w:rPr>
      </w:pPr>
      <w:r>
        <w:rPr>
          <w:b/>
          <w:bCs/>
        </w:rPr>
        <w:t xml:space="preserve"> </w:t>
      </w:r>
    </w:p>
    <w:p w14:paraId="773AC654" w14:textId="77777777" w:rsidR="006F2D47" w:rsidRDefault="006F2D47" w:rsidP="006F2D47">
      <w:pPr>
        <w:widowControl w:val="0"/>
      </w:pPr>
      <w:r>
        <w:t>The Contractor is responsible for the day-to-day inspection and monitoring of the Contractor work performed to ensure compliance with contract requirements.  The results of all Contractor quality control inspections conducted must be documented on inspection checklists and be made available to the Government during the term of the contract.</w:t>
      </w:r>
    </w:p>
    <w:p w14:paraId="24D76D31" w14:textId="77777777" w:rsidR="006F2D47" w:rsidRDefault="006F2D47" w:rsidP="006F2D47">
      <w:pPr>
        <w:widowControl w:val="0"/>
        <w:rPr>
          <w:b/>
          <w:bCs/>
        </w:rPr>
      </w:pPr>
      <w:r>
        <w:rPr>
          <w:b/>
          <w:bCs/>
        </w:rPr>
        <w:t xml:space="preserve"> </w:t>
      </w:r>
    </w:p>
    <w:p w14:paraId="7784C132" w14:textId="77777777" w:rsidR="006F2D47" w:rsidRDefault="006F2D47" w:rsidP="006F2D47">
      <w:pPr>
        <w:widowControl w:val="0"/>
        <w:rPr>
          <w:b/>
          <w:bCs/>
        </w:rPr>
      </w:pPr>
      <w:r>
        <w:rPr>
          <w:b/>
          <w:bCs/>
        </w:rPr>
        <w:t>2</w:t>
      </w:r>
      <w:proofErr w:type="gramStart"/>
      <w:r>
        <w:rPr>
          <w:b/>
          <w:bCs/>
        </w:rPr>
        <w:t>.  GOVERNMENT</w:t>
      </w:r>
      <w:proofErr w:type="gramEnd"/>
      <w:r>
        <w:rPr>
          <w:b/>
          <w:bCs/>
        </w:rPr>
        <w:t xml:space="preserve"> CONTRACT ADMINISTRATION</w:t>
      </w:r>
    </w:p>
    <w:p w14:paraId="3AF4978C" w14:textId="77777777" w:rsidR="006F2D47" w:rsidRDefault="006F2D47" w:rsidP="006F2D47">
      <w:pPr>
        <w:widowControl w:val="0"/>
        <w:rPr>
          <w:b/>
          <w:bCs/>
        </w:rPr>
      </w:pPr>
      <w:r>
        <w:rPr>
          <w:b/>
          <w:bCs/>
        </w:rPr>
        <w:t xml:space="preserve"> </w:t>
      </w:r>
    </w:p>
    <w:p w14:paraId="54669D6A" w14:textId="77777777" w:rsidR="006F2D47" w:rsidRDefault="006F2D47" w:rsidP="006F2D47">
      <w:pPr>
        <w:widowControl w:val="0"/>
      </w:pPr>
      <w:r>
        <w:t>(a</w:t>
      </w:r>
      <w:proofErr w:type="gramStart"/>
      <w:r>
        <w:t>)  This</w:t>
      </w:r>
      <w:proofErr w:type="gramEnd"/>
      <w:r>
        <w:t xml:space="preserve"> contract will be administered by:</w:t>
      </w:r>
    </w:p>
    <w:p w14:paraId="7FB1D740" w14:textId="77777777" w:rsidR="006F2D47" w:rsidRDefault="006F2D47" w:rsidP="006F2D47">
      <w:pPr>
        <w:widowControl w:val="0"/>
      </w:pPr>
      <w:r>
        <w:t xml:space="preserve"> </w:t>
      </w:r>
    </w:p>
    <w:p w14:paraId="649BBA18" w14:textId="77777777" w:rsidR="006F2D47" w:rsidRDefault="006F2D47" w:rsidP="006F2D47">
      <w:pPr>
        <w:widowControl w:val="0"/>
      </w:pPr>
      <w:r>
        <w:t>National Archives and Records Administration</w:t>
      </w:r>
    </w:p>
    <w:p w14:paraId="453F10B2" w14:textId="77777777" w:rsidR="006F2D47" w:rsidRDefault="006F2D47" w:rsidP="006F2D47">
      <w:pPr>
        <w:widowControl w:val="0"/>
      </w:pPr>
      <w:r w:rsidRPr="00F83582">
        <w:t>Business Support Services - Acquisitions</w:t>
      </w:r>
    </w:p>
    <w:p w14:paraId="1F705EAC" w14:textId="77777777" w:rsidR="006F2D47" w:rsidRDefault="006F2D47" w:rsidP="006F2D47">
      <w:pPr>
        <w:widowControl w:val="0"/>
      </w:pPr>
      <w:r>
        <w:t>Office of Acquisitions (BZ)</w:t>
      </w:r>
    </w:p>
    <w:p w14:paraId="34ECB671" w14:textId="77777777" w:rsidR="006F2D47" w:rsidRDefault="006F2D47" w:rsidP="006F2D47">
      <w:pPr>
        <w:widowControl w:val="0"/>
      </w:pPr>
      <w:r>
        <w:t>8601 Adelphi Road, Room 3340</w:t>
      </w:r>
    </w:p>
    <w:p w14:paraId="781FCB3D" w14:textId="77777777" w:rsidR="006F2D47" w:rsidRDefault="006F2D47" w:rsidP="006F2D47">
      <w:pPr>
        <w:widowControl w:val="0"/>
      </w:pPr>
      <w:r>
        <w:t>College Park, MD 20740-6001</w:t>
      </w:r>
    </w:p>
    <w:p w14:paraId="76C4DA38" w14:textId="77777777" w:rsidR="006F2D47" w:rsidRDefault="006F2D47" w:rsidP="006F2D47">
      <w:pPr>
        <w:widowControl w:val="0"/>
      </w:pPr>
      <w:r>
        <w:t xml:space="preserve"> </w:t>
      </w:r>
    </w:p>
    <w:p w14:paraId="78F4884E" w14:textId="77777777" w:rsidR="006F2D47" w:rsidRDefault="006F2D47" w:rsidP="006F2D47">
      <w:pPr>
        <w:widowControl w:val="0"/>
      </w:pPr>
      <w:r>
        <w:t>(b</w:t>
      </w:r>
      <w:proofErr w:type="gramStart"/>
      <w:r>
        <w:t>)  Contracting</w:t>
      </w:r>
      <w:proofErr w:type="gramEnd"/>
      <w:r>
        <w:t xml:space="preserve"> Officer (CO)</w:t>
      </w:r>
    </w:p>
    <w:p w14:paraId="581E232D" w14:textId="77777777" w:rsidR="006F2D47" w:rsidRDefault="006F2D47" w:rsidP="006F2D47">
      <w:pPr>
        <w:widowControl w:val="0"/>
      </w:pPr>
      <w:r>
        <w:t xml:space="preserve"> </w:t>
      </w:r>
    </w:p>
    <w:p w14:paraId="17386585" w14:textId="77777777" w:rsidR="006F2D47" w:rsidRDefault="006F2D47" w:rsidP="006F2D47">
      <w:pPr>
        <w:widowControl w:val="0"/>
      </w:pPr>
      <w:r>
        <w:t>Any Warranted BZ CO</w:t>
      </w:r>
    </w:p>
    <w:p w14:paraId="699B4F91" w14:textId="77777777" w:rsidR="006F2D47" w:rsidRDefault="006F2D47" w:rsidP="006F2D47">
      <w:pPr>
        <w:widowControl w:val="0"/>
      </w:pPr>
      <w:r>
        <w:t xml:space="preserve"> </w:t>
      </w:r>
    </w:p>
    <w:p w14:paraId="06486CFC" w14:textId="77777777" w:rsidR="006F2D47" w:rsidRDefault="006F2D47" w:rsidP="006F2D47">
      <w:pPr>
        <w:widowControl w:val="0"/>
      </w:pPr>
      <w:r>
        <w:t xml:space="preserve">The Contracting Officer (CO) has </w:t>
      </w:r>
      <w:proofErr w:type="gramStart"/>
      <w:r>
        <w:t>the overall</w:t>
      </w:r>
      <w:proofErr w:type="gramEnd"/>
      <w:r>
        <w:t xml:space="preserve"> responsibility for the administration of this contract.  Written communication to the Contract Specialist (CS) must </w:t>
      </w:r>
      <w:proofErr w:type="gramStart"/>
      <w:r>
        <w:t>reference</w:t>
      </w:r>
      <w:proofErr w:type="gramEnd"/>
      <w:r>
        <w:t xml:space="preserve"> the contract number and must be emailed or mailed with postage prepaid to the address listed above.</w:t>
      </w:r>
    </w:p>
    <w:p w14:paraId="2389A3F7" w14:textId="77777777" w:rsidR="006F2D47" w:rsidRDefault="006F2D47" w:rsidP="006F2D47">
      <w:pPr>
        <w:widowControl w:val="0"/>
      </w:pPr>
      <w:r>
        <w:t xml:space="preserve"> </w:t>
      </w:r>
    </w:p>
    <w:p w14:paraId="7263F8D8" w14:textId="77777777" w:rsidR="006F2D47" w:rsidRDefault="006F2D47" w:rsidP="006F2D47">
      <w:pPr>
        <w:widowControl w:val="0"/>
      </w:pPr>
      <w:r>
        <w:t>The CO alone, without delegation, is authorized to take actions on behalf of the Government to amend, modify, or deviate from the contract terms, conditions, requirements, specifications, details and/or delivery schedules; make final decisions on disputed deductions from contract payments for non-performance or unsatisfactory performance; terminate the contract for convenience or default; and issue final decisions regarding contract questions or matters under dispute.  However, the CO may delegate certain other responsibilities to authorized representatives.</w:t>
      </w:r>
    </w:p>
    <w:p w14:paraId="004E6691" w14:textId="77777777" w:rsidR="006F2D47" w:rsidRDefault="006F2D47" w:rsidP="006F2D47">
      <w:pPr>
        <w:widowControl w:val="0"/>
      </w:pPr>
      <w:r>
        <w:t xml:space="preserve"> </w:t>
      </w:r>
    </w:p>
    <w:p w14:paraId="5AC171F6" w14:textId="77777777" w:rsidR="006F2D47" w:rsidRDefault="006F2D47" w:rsidP="006F2D47">
      <w:pPr>
        <w:widowControl w:val="0"/>
        <w:rPr>
          <w:b/>
          <w:bCs/>
        </w:rPr>
      </w:pPr>
      <w:r>
        <w:rPr>
          <w:b/>
          <w:bCs/>
        </w:rPr>
        <w:t>3</w:t>
      </w:r>
      <w:proofErr w:type="gramStart"/>
      <w:r>
        <w:rPr>
          <w:b/>
          <w:bCs/>
        </w:rPr>
        <w:t>.  DESIGNATION</w:t>
      </w:r>
      <w:proofErr w:type="gramEnd"/>
      <w:r>
        <w:rPr>
          <w:b/>
          <w:bCs/>
        </w:rPr>
        <w:t xml:space="preserve"> OF CONTRACTING OFFICER’S REPRESENTATIVE (COR) (LEVEL 3)</w:t>
      </w:r>
    </w:p>
    <w:p w14:paraId="4A3DC76E" w14:textId="77777777" w:rsidR="006F2D47" w:rsidRDefault="006F2D47" w:rsidP="006F2D47">
      <w:pPr>
        <w:widowControl w:val="0"/>
        <w:ind w:left="720"/>
      </w:pPr>
      <w:r>
        <w:t xml:space="preserve"> </w:t>
      </w:r>
    </w:p>
    <w:p w14:paraId="3F189FC0" w14:textId="77777777" w:rsidR="006F2D47" w:rsidRDefault="006F2D47" w:rsidP="006F2D47">
      <w:pPr>
        <w:widowControl w:val="0"/>
      </w:pPr>
      <w:r>
        <w:t>(a</w:t>
      </w:r>
      <w:proofErr w:type="gramStart"/>
      <w:r>
        <w:t xml:space="preserve">)  COR:      </w:t>
      </w:r>
      <w:r>
        <w:tab/>
        <w:t>Reference</w:t>
      </w:r>
      <w:proofErr w:type="gramEnd"/>
      <w:r>
        <w:t xml:space="preserve"> award document</w:t>
      </w:r>
    </w:p>
    <w:p w14:paraId="2EB56BF5" w14:textId="77777777" w:rsidR="006F2D47" w:rsidRDefault="006F2D47" w:rsidP="006F2D47">
      <w:pPr>
        <w:widowControl w:val="0"/>
      </w:pPr>
      <w:r>
        <w:t xml:space="preserve"> </w:t>
      </w:r>
    </w:p>
    <w:p w14:paraId="00FB5C5E" w14:textId="77777777" w:rsidR="006F2D47" w:rsidRDefault="006F2D47" w:rsidP="006F2D47">
      <w:pPr>
        <w:widowControl w:val="0"/>
      </w:pPr>
      <w:r>
        <w:t>(b</w:t>
      </w:r>
      <w:proofErr w:type="gramStart"/>
      <w:r>
        <w:t>)  The</w:t>
      </w:r>
      <w:proofErr w:type="gramEnd"/>
      <w:r>
        <w:t xml:space="preserve"> individual named above is designated as the Contracting Officer's Representative (COR) to assist the Contracting Officer (CO) in the discharge of the CO's responsibilities.  The COR is responsible for </w:t>
      </w:r>
      <w:proofErr w:type="gramStart"/>
      <w:r>
        <w:t>monitoring,</w:t>
      </w:r>
      <w:proofErr w:type="gramEnd"/>
      <w:r>
        <w:t xml:space="preserve"> giving progress reports to the Contract Specialist (CS), and overall technical surveillance of services to be performed under this contract and should be contacted </w:t>
      </w:r>
      <w:r>
        <w:lastRenderedPageBreak/>
        <w:t xml:space="preserve">regarding questions or problems of a technical nature.  In no event will any understanding or agreement, modification, </w:t>
      </w:r>
      <w:proofErr w:type="gramStart"/>
      <w:r>
        <w:t>change</w:t>
      </w:r>
      <w:proofErr w:type="gramEnd"/>
      <w:r>
        <w:t xml:space="preserve"> order, or other matter deviating from the terms </w:t>
      </w:r>
      <w:proofErr w:type="gramStart"/>
      <w:r>
        <w:t>of</w:t>
      </w:r>
      <w:proofErr w:type="gramEnd"/>
      <w:r>
        <w:t xml:space="preserve"> the contract between the Contractor and any person other than the CO be effective or binding upon the Government.</w:t>
      </w:r>
    </w:p>
    <w:p w14:paraId="461324C4" w14:textId="77777777" w:rsidR="006F2D47" w:rsidRDefault="006F2D47" w:rsidP="006F2D47">
      <w:pPr>
        <w:widowControl w:val="0"/>
      </w:pPr>
      <w:r>
        <w:t xml:space="preserve"> </w:t>
      </w:r>
    </w:p>
    <w:p w14:paraId="677649E5" w14:textId="77777777" w:rsidR="006F2D47" w:rsidRDefault="006F2D47" w:rsidP="006F2D47">
      <w:pPr>
        <w:widowControl w:val="0"/>
      </w:pPr>
      <w:r>
        <w:t>(c) When, in the opinion of the Contractor, the COR requests effort outside the existing scope of the contract, the Contractor must promptly notify the CO in writing.</w:t>
      </w:r>
    </w:p>
    <w:p w14:paraId="3FFDC190" w14:textId="77777777" w:rsidR="006F2D47" w:rsidRDefault="006F2D47" w:rsidP="006F2D47">
      <w:pPr>
        <w:widowControl w:val="0"/>
      </w:pPr>
      <w:r>
        <w:t xml:space="preserve"> </w:t>
      </w:r>
    </w:p>
    <w:p w14:paraId="04F79652" w14:textId="77777777" w:rsidR="006F2D47" w:rsidRDefault="006F2D47" w:rsidP="006F2D47">
      <w:pPr>
        <w:widowControl w:val="0"/>
      </w:pPr>
      <w:r>
        <w:t>(d</w:t>
      </w:r>
      <w:proofErr w:type="gramStart"/>
      <w:r>
        <w:t>)  No</w:t>
      </w:r>
      <w:proofErr w:type="gramEnd"/>
      <w:r>
        <w:t xml:space="preserve"> action will be taken by the Contractor under such technical instruction unless the CO has issued a contractual change.</w:t>
      </w:r>
    </w:p>
    <w:p w14:paraId="294E7592" w14:textId="77777777" w:rsidR="006F2D47" w:rsidRDefault="006F2D47" w:rsidP="006F2D47">
      <w:pPr>
        <w:widowControl w:val="0"/>
      </w:pPr>
      <w:r>
        <w:t xml:space="preserve"> </w:t>
      </w:r>
    </w:p>
    <w:p w14:paraId="42013B34" w14:textId="77777777" w:rsidR="006F2D47" w:rsidRDefault="006F2D47" w:rsidP="006F2D47">
      <w:pPr>
        <w:widowControl w:val="0"/>
      </w:pPr>
      <w:r>
        <w:t>(e) The responsibilities of the COR include, but are not limited to, the following:</w:t>
      </w:r>
    </w:p>
    <w:p w14:paraId="44491993" w14:textId="77777777" w:rsidR="006F2D47" w:rsidRDefault="006F2D47" w:rsidP="006F2D47">
      <w:pPr>
        <w:widowControl w:val="0"/>
      </w:pPr>
      <w:r>
        <w:t xml:space="preserve"> </w:t>
      </w:r>
    </w:p>
    <w:p w14:paraId="4366F485" w14:textId="77777777" w:rsidR="006F2D47" w:rsidRDefault="006F2D47" w:rsidP="006F2D47">
      <w:pPr>
        <w:widowControl w:val="0"/>
      </w:pPr>
      <w:r>
        <w:t xml:space="preserve">(1) Serve as the point of contact through which the Contractor can relay questions or problems of a technical nature to the CS and the </w:t>
      </w:r>
      <w:proofErr w:type="gramStart"/>
      <w:r>
        <w:t>CO;</w:t>
      </w:r>
      <w:proofErr w:type="gramEnd"/>
    </w:p>
    <w:p w14:paraId="5FBF5D2B" w14:textId="77777777" w:rsidR="006F2D47" w:rsidRDefault="006F2D47" w:rsidP="006F2D47">
      <w:pPr>
        <w:widowControl w:val="0"/>
      </w:pPr>
      <w:r>
        <w:t xml:space="preserve"> </w:t>
      </w:r>
    </w:p>
    <w:p w14:paraId="4B662611" w14:textId="77777777" w:rsidR="006F2D47" w:rsidRDefault="006F2D47" w:rsidP="006F2D47">
      <w:pPr>
        <w:widowControl w:val="0"/>
      </w:pPr>
      <w:r>
        <w:t xml:space="preserve">(2) Be responsible for the inspection and acceptance of the services performed and determining the adequacy of performance by the Contractor in accordance with the terms and conditions of this </w:t>
      </w:r>
      <w:proofErr w:type="gramStart"/>
      <w:r>
        <w:t>contract;</w:t>
      </w:r>
      <w:proofErr w:type="gramEnd"/>
    </w:p>
    <w:p w14:paraId="28CF4626" w14:textId="77777777" w:rsidR="006F2D47" w:rsidRDefault="006F2D47" w:rsidP="006F2D47">
      <w:pPr>
        <w:widowControl w:val="0"/>
      </w:pPr>
      <w:r>
        <w:t xml:space="preserve"> </w:t>
      </w:r>
    </w:p>
    <w:p w14:paraId="32C2EFD4" w14:textId="77777777" w:rsidR="006F2D47" w:rsidRDefault="006F2D47" w:rsidP="006F2D47">
      <w:pPr>
        <w:widowControl w:val="0"/>
      </w:pPr>
      <w:r>
        <w:t>(3) Confer with representatives of the Contractor regarding any non-performance or unsatisfactory performance; follow through to assure that all non-performance or unsatisfactory performance is performed/</w:t>
      </w:r>
      <w:proofErr w:type="gramStart"/>
      <w:r>
        <w:t>corrected</w:t>
      </w:r>
      <w:proofErr w:type="gramEnd"/>
      <w:r>
        <w:t xml:space="preserve"> or payment adjustment is recommended to the CS/</w:t>
      </w:r>
      <w:proofErr w:type="gramStart"/>
      <w:r>
        <w:t>CO;</w:t>
      </w:r>
      <w:proofErr w:type="gramEnd"/>
    </w:p>
    <w:p w14:paraId="7B77718D" w14:textId="77777777" w:rsidR="006F2D47" w:rsidRDefault="006F2D47" w:rsidP="006F2D47">
      <w:pPr>
        <w:widowControl w:val="0"/>
      </w:pPr>
      <w:r>
        <w:t xml:space="preserve"> </w:t>
      </w:r>
    </w:p>
    <w:p w14:paraId="304C30C0" w14:textId="77777777" w:rsidR="006F2D47" w:rsidRDefault="006F2D47" w:rsidP="006F2D47">
      <w:pPr>
        <w:widowControl w:val="0"/>
      </w:pPr>
      <w:r>
        <w:t xml:space="preserve">(4) Review and certify invoices in accordance with invoicing instructions </w:t>
      </w:r>
      <w:proofErr w:type="gramStart"/>
      <w:r>
        <w:t>of</w:t>
      </w:r>
      <w:proofErr w:type="gramEnd"/>
      <w:r>
        <w:t xml:space="preserve"> the contract.  Maintain a file with copies of these </w:t>
      </w:r>
      <w:proofErr w:type="gramStart"/>
      <w:r>
        <w:t>documents;</w:t>
      </w:r>
      <w:proofErr w:type="gramEnd"/>
    </w:p>
    <w:p w14:paraId="75F6F968" w14:textId="77777777" w:rsidR="006F2D47" w:rsidRDefault="006F2D47" w:rsidP="006F2D47">
      <w:pPr>
        <w:widowControl w:val="0"/>
      </w:pPr>
      <w:r>
        <w:t xml:space="preserve"> </w:t>
      </w:r>
    </w:p>
    <w:p w14:paraId="1ECB0BCF" w14:textId="77777777" w:rsidR="006F2D47" w:rsidRDefault="006F2D47" w:rsidP="006F2D47">
      <w:pPr>
        <w:widowControl w:val="0"/>
      </w:pPr>
      <w:r>
        <w:t xml:space="preserve">(5) Review and evaluate Contractor's </w:t>
      </w:r>
      <w:proofErr w:type="gramStart"/>
      <w:r>
        <w:t>deliverables;</w:t>
      </w:r>
      <w:proofErr w:type="gramEnd"/>
    </w:p>
    <w:p w14:paraId="6E90D5F2" w14:textId="77777777" w:rsidR="006F2D47" w:rsidRDefault="006F2D47" w:rsidP="006F2D47">
      <w:pPr>
        <w:widowControl w:val="0"/>
      </w:pPr>
      <w:r>
        <w:t xml:space="preserve"> </w:t>
      </w:r>
    </w:p>
    <w:p w14:paraId="456C8546" w14:textId="77777777" w:rsidR="006F2D47" w:rsidRDefault="006F2D47" w:rsidP="006F2D47">
      <w:pPr>
        <w:widowControl w:val="0"/>
      </w:pPr>
      <w:r>
        <w:t xml:space="preserve">(6) Advise the CS of any performance problems and make recommendations for corrective action to correct performance </w:t>
      </w:r>
      <w:proofErr w:type="gramStart"/>
      <w:r>
        <w:t>issues;</w:t>
      </w:r>
      <w:proofErr w:type="gramEnd"/>
    </w:p>
    <w:p w14:paraId="6F4198AE" w14:textId="77777777" w:rsidR="006F2D47" w:rsidRDefault="006F2D47" w:rsidP="006F2D47">
      <w:pPr>
        <w:widowControl w:val="0"/>
      </w:pPr>
      <w:r>
        <w:t xml:space="preserve"> </w:t>
      </w:r>
    </w:p>
    <w:p w14:paraId="428B4BA3" w14:textId="77777777" w:rsidR="006F2D47" w:rsidRDefault="006F2D47" w:rsidP="006F2D47">
      <w:pPr>
        <w:widowControl w:val="0"/>
      </w:pPr>
      <w:r>
        <w:t>(7) Furnish the CS with any requests for change, deviation, or waiver (whether generated by Government personnel or Contractor personnel), including all supporting paperwork in connection with such change, deviation, or waiver; and</w:t>
      </w:r>
    </w:p>
    <w:p w14:paraId="74E192F0" w14:textId="77777777" w:rsidR="006F2D47" w:rsidRDefault="006F2D47" w:rsidP="006F2D47">
      <w:pPr>
        <w:widowControl w:val="0"/>
      </w:pPr>
      <w:r>
        <w:t xml:space="preserve"> </w:t>
      </w:r>
    </w:p>
    <w:p w14:paraId="0CCF0284" w14:textId="77777777" w:rsidR="006F2D47" w:rsidRDefault="006F2D47" w:rsidP="006F2D47">
      <w:pPr>
        <w:widowControl w:val="0"/>
      </w:pPr>
      <w:r>
        <w:t>(8) Submit a written evaluation to the CS/CO within 60 days of contract completion or annually on the anniversary date for contracts that include options. The evaluation should include:</w:t>
      </w:r>
    </w:p>
    <w:p w14:paraId="7CA04935" w14:textId="77777777" w:rsidR="006F2D47" w:rsidRDefault="006F2D47" w:rsidP="006F2D47">
      <w:pPr>
        <w:widowControl w:val="0"/>
      </w:pPr>
      <w:r>
        <w:t xml:space="preserve"> </w:t>
      </w:r>
    </w:p>
    <w:p w14:paraId="2C256C7E" w14:textId="77777777" w:rsidR="006F2D47" w:rsidRDefault="006F2D47" w:rsidP="006F2D47">
      <w:pPr>
        <w:widowControl w:val="0"/>
      </w:pPr>
      <w:r>
        <w:t xml:space="preserve">        </w:t>
      </w:r>
      <w:r>
        <w:tab/>
        <w:t>(</w:t>
      </w:r>
      <w:proofErr w:type="spellStart"/>
      <w:r>
        <w:t>i</w:t>
      </w:r>
      <w:proofErr w:type="spellEnd"/>
      <w:r>
        <w:t>) The quality and timeliness of the Contractor's performance; and</w:t>
      </w:r>
    </w:p>
    <w:p w14:paraId="32BFE987" w14:textId="77777777" w:rsidR="006F2D47" w:rsidRDefault="006F2D47" w:rsidP="006F2D47">
      <w:pPr>
        <w:widowControl w:val="0"/>
      </w:pPr>
      <w:r>
        <w:t xml:space="preserve"> </w:t>
      </w:r>
    </w:p>
    <w:p w14:paraId="076EAC06" w14:textId="77777777" w:rsidR="006F2D47" w:rsidRDefault="006F2D47" w:rsidP="006F2D47">
      <w:pPr>
        <w:widowControl w:val="0"/>
      </w:pPr>
      <w:r>
        <w:t xml:space="preserve">        </w:t>
      </w:r>
      <w:r>
        <w:tab/>
        <w:t>(ii) A statement as to the uses made of any deliverables furnished by the Contractor.</w:t>
      </w:r>
    </w:p>
    <w:p w14:paraId="3BCA1CB3" w14:textId="77777777" w:rsidR="006F2D47" w:rsidRDefault="006F2D47" w:rsidP="006F2D47">
      <w:pPr>
        <w:widowControl w:val="0"/>
      </w:pPr>
      <w:r>
        <w:t xml:space="preserve"> </w:t>
      </w:r>
    </w:p>
    <w:p w14:paraId="53BBD38C" w14:textId="77777777" w:rsidR="006F2D47" w:rsidRDefault="006F2D47" w:rsidP="006F2D47">
      <w:pPr>
        <w:widowControl w:val="0"/>
      </w:pPr>
      <w:r>
        <w:t xml:space="preserve">(f) In addition to the specific duties as listed above, you are also responsible for knowing the employment status of the Contractor’s employees. When you are notified that the Contractor’s employee is leaving the contract or the work site has changed, you must notify BX of the new </w:t>
      </w:r>
      <w:r>
        <w:lastRenderedPageBreak/>
        <w:t xml:space="preserve">status.  You should also ensure that the Contractor’s employee returns the NARA issued identification when they no longer need access to the buildings.  Your signature is required on the Contractor’s Identification Card Authorization </w:t>
      </w:r>
      <w:proofErr w:type="gramStart"/>
      <w:r>
        <w:t>in order for</w:t>
      </w:r>
      <w:proofErr w:type="gramEnd"/>
      <w:r>
        <w:t xml:space="preserve"> the Contractor’s employee to be issued a NARA identification badge and a proximity card.  An identification badge and proximity card will not be issued without a signed Authorization that includes an expiration date.  Please refer to NARA Directive 275 for more information on Contractor’s employees’ identification badge issuance.</w:t>
      </w:r>
    </w:p>
    <w:p w14:paraId="67AF7780" w14:textId="77777777" w:rsidR="006F2D47" w:rsidRDefault="006F2D47" w:rsidP="006F2D47">
      <w:pPr>
        <w:widowControl w:val="0"/>
      </w:pPr>
      <w:r>
        <w:t xml:space="preserve"> </w:t>
      </w:r>
    </w:p>
    <w:p w14:paraId="51885AF1" w14:textId="77777777" w:rsidR="006F2D47" w:rsidRDefault="006F2D47" w:rsidP="006F2D47">
      <w:pPr>
        <w:widowControl w:val="0"/>
        <w:rPr>
          <w:b/>
          <w:bCs/>
          <w:color w:val="222222"/>
        </w:rPr>
      </w:pPr>
      <w:r>
        <w:rPr>
          <w:b/>
          <w:bCs/>
        </w:rPr>
        <w:t xml:space="preserve">4.  </w:t>
      </w:r>
      <w:r>
        <w:rPr>
          <w:b/>
          <w:bCs/>
          <w:color w:val="222222"/>
        </w:rPr>
        <w:t xml:space="preserve">ELECTRONIC INVOICING AND PAYMENT REQUIREMENTS – INVOICE PROCESSING PLATFORM (IPP) (JANUARY 2020) </w:t>
      </w:r>
    </w:p>
    <w:p w14:paraId="7715A989" w14:textId="77777777" w:rsidR="006F2D47" w:rsidRDefault="006F2D47" w:rsidP="006F2D47">
      <w:pPr>
        <w:widowControl w:val="0"/>
        <w:rPr>
          <w:i/>
          <w:iCs/>
          <w:color w:val="222222"/>
        </w:rPr>
      </w:pPr>
      <w:r>
        <w:rPr>
          <w:i/>
          <w:iCs/>
          <w:color w:val="222222"/>
        </w:rPr>
        <w:t xml:space="preserve"> </w:t>
      </w:r>
    </w:p>
    <w:p w14:paraId="1515F2BF" w14:textId="77777777" w:rsidR="006F2D47" w:rsidRDefault="006F2D47" w:rsidP="006F2D47">
      <w:pPr>
        <w:widowControl w:val="0"/>
        <w:rPr>
          <w:color w:val="222222"/>
        </w:rPr>
      </w:pPr>
      <w:r>
        <w:rPr>
          <w:color w:val="222222"/>
        </w:rPr>
        <w:t xml:space="preserve">Payment requests must be submitted electronically through the U. S. Department of the Treasury's Invoice Processing Platform System (IPP). </w:t>
      </w:r>
    </w:p>
    <w:p w14:paraId="060E342D" w14:textId="77777777" w:rsidR="006F2D47" w:rsidRDefault="006F2D47" w:rsidP="006F2D47">
      <w:pPr>
        <w:widowControl w:val="0"/>
        <w:rPr>
          <w:color w:val="222222"/>
        </w:rPr>
      </w:pPr>
      <w:r>
        <w:rPr>
          <w:color w:val="222222"/>
        </w:rPr>
        <w:t xml:space="preserve"> </w:t>
      </w:r>
    </w:p>
    <w:p w14:paraId="69F44AF5" w14:textId="77777777" w:rsidR="006F2D47" w:rsidRDefault="006F2D47" w:rsidP="006F2D47">
      <w:pPr>
        <w:widowControl w:val="0"/>
        <w:rPr>
          <w:color w:val="222222"/>
        </w:rPr>
      </w:pPr>
      <w:r>
        <w:rPr>
          <w:color w:val="222222"/>
        </w:rPr>
        <w:t>"Payment request" means any request for contract financing payment or invoice payment by the Contractor.  To constitute a proper invoice, the payment request must comply with the requirements identified in the applicable Prompt Payment clause included in the contract, or the clause 52.212-4 Contract Terms and Conditions – Commercial Products and Commercial Services included in commercial item contracts.  The IPP website address is:</w:t>
      </w:r>
      <w:hyperlink r:id="rId27">
        <w:r>
          <w:rPr>
            <w:color w:val="222222"/>
          </w:rPr>
          <w:t xml:space="preserve"> </w:t>
        </w:r>
      </w:hyperlink>
      <w:hyperlink r:id="rId28">
        <w:r>
          <w:rPr>
            <w:color w:val="1155CC"/>
            <w:u w:val="single"/>
          </w:rPr>
          <w:t>https://www.ipp.gov</w:t>
        </w:r>
      </w:hyperlink>
      <w:r>
        <w:rPr>
          <w:color w:val="222222"/>
        </w:rPr>
        <w:t xml:space="preserve">. </w:t>
      </w:r>
    </w:p>
    <w:p w14:paraId="5BEC8413" w14:textId="77777777" w:rsidR="006F2D47" w:rsidRDefault="006F2D47" w:rsidP="006F2D47">
      <w:pPr>
        <w:widowControl w:val="0"/>
        <w:rPr>
          <w:color w:val="222222"/>
        </w:rPr>
      </w:pPr>
      <w:r>
        <w:rPr>
          <w:color w:val="222222"/>
        </w:rPr>
        <w:t xml:space="preserve"> </w:t>
      </w:r>
    </w:p>
    <w:p w14:paraId="1B93BC66" w14:textId="77777777" w:rsidR="006F2D47" w:rsidRDefault="006F2D47" w:rsidP="006F2D47">
      <w:pPr>
        <w:widowControl w:val="0"/>
        <w:rPr>
          <w:color w:val="222222"/>
        </w:rPr>
      </w:pPr>
      <w:r>
        <w:rPr>
          <w:color w:val="222222"/>
        </w:rPr>
        <w:t>Under this contract, the following documents are required to be submitted as an attachment to the IPP invoice</w:t>
      </w:r>
      <w:proofErr w:type="gramStart"/>
      <w:r>
        <w:rPr>
          <w:color w:val="222222"/>
        </w:rPr>
        <w:t>:  Invoice</w:t>
      </w:r>
      <w:proofErr w:type="gramEnd"/>
      <w:r>
        <w:rPr>
          <w:color w:val="222222"/>
        </w:rPr>
        <w:t xml:space="preserve"> shall be submitted after Government’s acceptance of all deliverables. The invoice shall contain information required by FAR 52.212-4(g).</w:t>
      </w:r>
    </w:p>
    <w:p w14:paraId="0DAF5353" w14:textId="77777777" w:rsidR="006F2D47" w:rsidRDefault="006F2D47" w:rsidP="006F2D47">
      <w:pPr>
        <w:widowControl w:val="0"/>
        <w:rPr>
          <w:color w:val="222222"/>
        </w:rPr>
      </w:pPr>
      <w:r>
        <w:rPr>
          <w:color w:val="222222"/>
        </w:rPr>
        <w:t xml:space="preserve"> </w:t>
      </w:r>
    </w:p>
    <w:p w14:paraId="1A1C4875" w14:textId="77777777" w:rsidR="006F2D47" w:rsidRDefault="006F2D47" w:rsidP="006F2D47">
      <w:pPr>
        <w:widowControl w:val="0"/>
        <w:rPr>
          <w:color w:val="222222"/>
        </w:rPr>
      </w:pPr>
      <w:r>
        <w:rPr>
          <w:color w:val="222222"/>
        </w:rPr>
        <w:t>Contractor Invoice to include:</w:t>
      </w:r>
    </w:p>
    <w:p w14:paraId="4A1477E9" w14:textId="77777777" w:rsidR="006F2D47" w:rsidRDefault="006F2D47" w:rsidP="006F2D47">
      <w:pPr>
        <w:widowControl w:val="0"/>
        <w:rPr>
          <w:color w:val="222222"/>
        </w:rPr>
      </w:pPr>
      <w:r>
        <w:rPr>
          <w:color w:val="222222"/>
        </w:rPr>
        <w:t xml:space="preserve"> </w:t>
      </w:r>
    </w:p>
    <w:p w14:paraId="0E490375" w14:textId="77777777" w:rsidR="006F2D47" w:rsidRDefault="006F2D47" w:rsidP="006F2D47">
      <w:pPr>
        <w:widowControl w:val="0"/>
        <w:rPr>
          <w:color w:val="222222"/>
        </w:rPr>
      </w:pPr>
      <w:r>
        <w:rPr>
          <w:color w:val="222222"/>
        </w:rPr>
        <w:t xml:space="preserve">1. Award </w:t>
      </w:r>
      <w:proofErr w:type="gramStart"/>
      <w:r>
        <w:rPr>
          <w:color w:val="222222"/>
        </w:rPr>
        <w:t>number;</w:t>
      </w:r>
      <w:proofErr w:type="gramEnd"/>
    </w:p>
    <w:p w14:paraId="221662DE" w14:textId="77777777" w:rsidR="006F2D47" w:rsidRDefault="006F2D47" w:rsidP="006F2D47">
      <w:pPr>
        <w:widowControl w:val="0"/>
        <w:rPr>
          <w:color w:val="222222"/>
        </w:rPr>
      </w:pPr>
      <w:r>
        <w:rPr>
          <w:color w:val="222222"/>
        </w:rPr>
        <w:t xml:space="preserve">2. </w:t>
      </w:r>
      <w:proofErr w:type="gramStart"/>
      <w:r>
        <w:rPr>
          <w:color w:val="222222"/>
        </w:rPr>
        <w:t>CLIN//</w:t>
      </w:r>
      <w:proofErr w:type="gramEnd"/>
      <w:r>
        <w:rPr>
          <w:color w:val="222222"/>
        </w:rPr>
        <w:t xml:space="preserve">Item number of </w:t>
      </w:r>
      <w:proofErr w:type="gramStart"/>
      <w:r>
        <w:rPr>
          <w:color w:val="222222"/>
        </w:rPr>
        <w:t>deliverable;</w:t>
      </w:r>
      <w:proofErr w:type="gramEnd"/>
    </w:p>
    <w:p w14:paraId="4FDB9D70" w14:textId="77777777" w:rsidR="006F2D47" w:rsidRDefault="006F2D47" w:rsidP="006F2D47">
      <w:pPr>
        <w:widowControl w:val="0"/>
        <w:rPr>
          <w:color w:val="222222"/>
        </w:rPr>
      </w:pPr>
      <w:r>
        <w:rPr>
          <w:color w:val="222222"/>
        </w:rPr>
        <w:t xml:space="preserve">3. Description of </w:t>
      </w:r>
      <w:proofErr w:type="gramStart"/>
      <w:r>
        <w:rPr>
          <w:color w:val="222222"/>
        </w:rPr>
        <w:t>deliverable;</w:t>
      </w:r>
      <w:proofErr w:type="gramEnd"/>
    </w:p>
    <w:p w14:paraId="3733B3C5" w14:textId="77777777" w:rsidR="006F2D47" w:rsidRDefault="006F2D47" w:rsidP="006F2D47">
      <w:pPr>
        <w:widowControl w:val="0"/>
        <w:rPr>
          <w:color w:val="222222"/>
        </w:rPr>
      </w:pPr>
      <w:r>
        <w:rPr>
          <w:color w:val="222222"/>
        </w:rPr>
        <w:t xml:space="preserve">4. Price of </w:t>
      </w:r>
      <w:proofErr w:type="gramStart"/>
      <w:r>
        <w:rPr>
          <w:color w:val="222222"/>
        </w:rPr>
        <w:t>deliverable;</w:t>
      </w:r>
      <w:proofErr w:type="gramEnd"/>
    </w:p>
    <w:p w14:paraId="55845D7D" w14:textId="77777777" w:rsidR="006F2D47" w:rsidRDefault="006F2D47" w:rsidP="006F2D47">
      <w:pPr>
        <w:widowControl w:val="0"/>
        <w:rPr>
          <w:color w:val="222222"/>
        </w:rPr>
      </w:pPr>
      <w:r>
        <w:rPr>
          <w:color w:val="222222"/>
        </w:rPr>
        <w:t xml:space="preserve">5. Quantity of </w:t>
      </w:r>
      <w:proofErr w:type="gramStart"/>
      <w:r>
        <w:rPr>
          <w:color w:val="222222"/>
        </w:rPr>
        <w:t>deliverable;</w:t>
      </w:r>
      <w:proofErr w:type="gramEnd"/>
    </w:p>
    <w:p w14:paraId="520364D8" w14:textId="77777777" w:rsidR="006F2D47" w:rsidRDefault="006F2D47" w:rsidP="006F2D47">
      <w:pPr>
        <w:widowControl w:val="0"/>
        <w:rPr>
          <w:color w:val="222222"/>
        </w:rPr>
      </w:pPr>
      <w:r>
        <w:rPr>
          <w:color w:val="222222"/>
        </w:rPr>
        <w:t xml:space="preserve">6. </w:t>
      </w:r>
      <w:proofErr w:type="gramStart"/>
      <w:r>
        <w:rPr>
          <w:color w:val="222222"/>
        </w:rPr>
        <w:t>Date deliverable</w:t>
      </w:r>
      <w:proofErr w:type="gramEnd"/>
      <w:r>
        <w:rPr>
          <w:color w:val="222222"/>
        </w:rPr>
        <w:t xml:space="preserve"> was provided to the Government for inspection if applicable; and</w:t>
      </w:r>
    </w:p>
    <w:p w14:paraId="6740838A" w14:textId="77777777" w:rsidR="006F2D47" w:rsidRDefault="006F2D47" w:rsidP="006F2D47">
      <w:pPr>
        <w:widowControl w:val="0"/>
        <w:rPr>
          <w:color w:val="222222"/>
        </w:rPr>
      </w:pPr>
      <w:r>
        <w:rPr>
          <w:color w:val="222222"/>
        </w:rPr>
        <w:t>7. Serial number/part number, if applicable.</w:t>
      </w:r>
    </w:p>
    <w:p w14:paraId="31033381" w14:textId="77777777" w:rsidR="006F2D47" w:rsidRDefault="006F2D47" w:rsidP="006F2D47">
      <w:pPr>
        <w:widowControl w:val="0"/>
        <w:rPr>
          <w:color w:val="222222"/>
        </w:rPr>
      </w:pPr>
      <w:r>
        <w:rPr>
          <w:color w:val="222222"/>
        </w:rPr>
        <w:t xml:space="preserve"> </w:t>
      </w:r>
    </w:p>
    <w:p w14:paraId="62DBA4B1" w14:textId="77777777" w:rsidR="006F2D47" w:rsidRDefault="006F2D47" w:rsidP="006F2D47">
      <w:pPr>
        <w:widowControl w:val="0"/>
        <w:rPr>
          <w:color w:val="222222"/>
        </w:rPr>
      </w:pPr>
      <w:r>
        <w:rPr>
          <w:color w:val="222222"/>
        </w:rPr>
        <w:t xml:space="preserve">The Contractor must use the IPP website to register, access and use IPP for submitting requests for payment.  Contractor assistance with enrollment can be obtained by contacting the IPP Customer Support Helpdesk by sending an email to </w:t>
      </w:r>
      <w:r>
        <w:t>IPPCustomerSupport@fiscal.treasury.gov</w:t>
      </w:r>
      <w:r>
        <w:rPr>
          <w:color w:val="222222"/>
        </w:rPr>
        <w:t xml:space="preserve"> or phone (866) 973-3131.</w:t>
      </w:r>
    </w:p>
    <w:p w14:paraId="1F4A096C" w14:textId="77777777" w:rsidR="006F2D47" w:rsidRDefault="006F2D47" w:rsidP="006F2D47">
      <w:pPr>
        <w:widowControl w:val="0"/>
        <w:rPr>
          <w:color w:val="222222"/>
        </w:rPr>
      </w:pPr>
      <w:r>
        <w:rPr>
          <w:color w:val="222222"/>
        </w:rPr>
        <w:t xml:space="preserve"> </w:t>
      </w:r>
    </w:p>
    <w:p w14:paraId="76583605" w14:textId="77777777" w:rsidR="006F2D47" w:rsidRDefault="006F2D47" w:rsidP="006F2D47">
      <w:pPr>
        <w:widowControl w:val="0"/>
        <w:rPr>
          <w:color w:val="222222"/>
        </w:rPr>
      </w:pPr>
      <w:r>
        <w:rPr>
          <w:color w:val="222222"/>
        </w:rPr>
        <w:t>If the Contractor is unable to comply with the requirement to use IPP for submitting invoices for payment, the Contractor must submit a waiver request in writing to the Contracting Officer with its proposal or quotation.</w:t>
      </w:r>
    </w:p>
    <w:p w14:paraId="311D4A17" w14:textId="77777777" w:rsidR="006F2D47" w:rsidRDefault="006F2D47" w:rsidP="006F2D47">
      <w:pPr>
        <w:widowControl w:val="0"/>
        <w:rPr>
          <w:color w:val="222222"/>
        </w:rPr>
      </w:pPr>
      <w:r>
        <w:rPr>
          <w:color w:val="222222"/>
        </w:rPr>
        <w:t xml:space="preserve"> </w:t>
      </w:r>
    </w:p>
    <w:p w14:paraId="4BB019F7" w14:textId="77777777" w:rsidR="006F2D47" w:rsidRDefault="006F2D47" w:rsidP="006F2D47">
      <w:pPr>
        <w:widowControl w:val="0"/>
        <w:rPr>
          <w:color w:val="222222"/>
        </w:rPr>
      </w:pPr>
    </w:p>
    <w:p w14:paraId="3DE0E8C1" w14:textId="77777777" w:rsidR="006F2D47" w:rsidRDefault="006F2D47" w:rsidP="006F2D47">
      <w:pPr>
        <w:widowControl w:val="0"/>
        <w:rPr>
          <w:color w:val="222222"/>
        </w:rPr>
      </w:pPr>
    </w:p>
    <w:p w14:paraId="784E0DA6" w14:textId="77777777" w:rsidR="006F2D47" w:rsidRDefault="006F2D47" w:rsidP="006F2D47">
      <w:pPr>
        <w:widowControl w:val="0"/>
        <w:rPr>
          <w:color w:val="222222"/>
        </w:rPr>
      </w:pPr>
    </w:p>
    <w:p w14:paraId="656E9BD4" w14:textId="77777777" w:rsidR="006F2D47" w:rsidRDefault="006F2D47" w:rsidP="006F2D47">
      <w:pPr>
        <w:widowControl w:val="0"/>
        <w:jc w:val="center"/>
        <w:rPr>
          <w:b/>
          <w:bCs/>
        </w:rPr>
      </w:pPr>
      <w:r>
        <w:rPr>
          <w:b/>
          <w:bCs/>
        </w:rPr>
        <w:t>ATTACHMENT 7</w:t>
      </w:r>
    </w:p>
    <w:p w14:paraId="5F5CFE0A" w14:textId="77777777" w:rsidR="006F2D47" w:rsidRDefault="006F2D47" w:rsidP="006F2D47">
      <w:pPr>
        <w:widowControl w:val="0"/>
        <w:jc w:val="center"/>
        <w:rPr>
          <w:b/>
          <w:bCs/>
        </w:rPr>
      </w:pPr>
      <w:r>
        <w:rPr>
          <w:b/>
          <w:bCs/>
        </w:rPr>
        <w:t>NARA TERMS AND CONDITIONS</w:t>
      </w:r>
    </w:p>
    <w:p w14:paraId="0D8AA04D" w14:textId="77777777" w:rsidR="006F2D47" w:rsidRDefault="006F2D47" w:rsidP="006F2D47">
      <w:pPr>
        <w:widowControl w:val="0"/>
        <w:jc w:val="center"/>
        <w:rPr>
          <w:b/>
          <w:bCs/>
        </w:rPr>
      </w:pPr>
      <w:r>
        <w:rPr>
          <w:b/>
          <w:bCs/>
        </w:rPr>
        <w:t>(Addenda to FAR Clause 52.212-4)</w:t>
      </w:r>
    </w:p>
    <w:p w14:paraId="1A345535" w14:textId="77777777" w:rsidR="006F2D47" w:rsidRDefault="006F2D47" w:rsidP="006F2D47">
      <w:pPr>
        <w:widowControl w:val="0"/>
        <w:rPr>
          <w:b/>
          <w:bCs/>
        </w:rPr>
      </w:pPr>
      <w:r>
        <w:rPr>
          <w:b/>
          <w:bCs/>
        </w:rPr>
        <w:t xml:space="preserve"> </w:t>
      </w:r>
    </w:p>
    <w:p w14:paraId="64B5A4AC" w14:textId="77777777" w:rsidR="006F2D47" w:rsidRDefault="006F2D47" w:rsidP="006F2D47">
      <w:pPr>
        <w:widowControl w:val="0"/>
        <w:rPr>
          <w:b/>
          <w:bCs/>
        </w:rPr>
      </w:pPr>
      <w:r>
        <w:rPr>
          <w:b/>
          <w:bCs/>
        </w:rPr>
        <w:t xml:space="preserve"> </w:t>
      </w:r>
    </w:p>
    <w:p w14:paraId="277B5332" w14:textId="77777777" w:rsidR="006F2D47" w:rsidRDefault="006F2D47" w:rsidP="006F2D47">
      <w:pPr>
        <w:widowControl w:val="0"/>
        <w:rPr>
          <w:b/>
          <w:bCs/>
        </w:rPr>
      </w:pPr>
      <w:r>
        <w:rPr>
          <w:b/>
          <w:bCs/>
        </w:rPr>
        <w:t>1</w:t>
      </w:r>
      <w:proofErr w:type="gramStart"/>
      <w:r>
        <w:rPr>
          <w:b/>
          <w:bCs/>
        </w:rPr>
        <w:t xml:space="preserve">.     </w:t>
      </w:r>
      <w:r>
        <w:rPr>
          <w:b/>
          <w:bCs/>
        </w:rPr>
        <w:tab/>
        <w:t>COOPERATION</w:t>
      </w:r>
      <w:proofErr w:type="gramEnd"/>
      <w:r>
        <w:rPr>
          <w:b/>
          <w:bCs/>
        </w:rPr>
        <w:t xml:space="preserve"> WITH OTHER ONSITE NARA CONTRACTORS</w:t>
      </w:r>
    </w:p>
    <w:p w14:paraId="4133708B" w14:textId="77777777" w:rsidR="006F2D47" w:rsidRDefault="006F2D47" w:rsidP="006F2D47">
      <w:pPr>
        <w:widowControl w:val="0"/>
      </w:pPr>
      <w:r>
        <w:t xml:space="preserve"> </w:t>
      </w:r>
    </w:p>
    <w:p w14:paraId="6D7153FE" w14:textId="77777777" w:rsidR="006F2D47" w:rsidRDefault="006F2D47" w:rsidP="006F2D47">
      <w:pPr>
        <w:widowControl w:val="0"/>
      </w:pPr>
      <w:r>
        <w:t>(a</w:t>
      </w:r>
      <w:proofErr w:type="gramStart"/>
      <w:r>
        <w:t>)  When</w:t>
      </w:r>
      <w:proofErr w:type="gramEnd"/>
      <w:r>
        <w:t xml:space="preserve"> the Government undertakes or awards other contracts for additional work at the facilities the Contractor shall: (1) fully cooperate with the other Contractors and Government employees and (2) carefully fit its own work to such other additional contracted work as may be directed by the COR.  The Contractor shall not commit or permit any act, which will interfere with the performance of work awarded to another Contractor or with the performance of other Government employees.</w:t>
      </w:r>
    </w:p>
    <w:p w14:paraId="2FB02CC3" w14:textId="77777777" w:rsidR="006F2D47" w:rsidRDefault="006F2D47" w:rsidP="006F2D47">
      <w:pPr>
        <w:widowControl w:val="0"/>
      </w:pPr>
      <w:r>
        <w:t xml:space="preserve"> </w:t>
      </w:r>
    </w:p>
    <w:p w14:paraId="14B2077D" w14:textId="77777777" w:rsidR="006F2D47" w:rsidRDefault="006F2D47" w:rsidP="006F2D47">
      <w:pPr>
        <w:widowControl w:val="0"/>
      </w:pPr>
      <w:r>
        <w:t>(b</w:t>
      </w:r>
      <w:proofErr w:type="gramStart"/>
      <w:r>
        <w:t>)  In</w:t>
      </w:r>
      <w:proofErr w:type="gramEnd"/>
      <w:r>
        <w:t xml:space="preserve"> any case where, </w:t>
      </w:r>
      <w:proofErr w:type="gramStart"/>
      <w:r>
        <w:t>in the course of</w:t>
      </w:r>
      <w:proofErr w:type="gramEnd"/>
      <w:r>
        <w:t xml:space="preserve"> fulfilling the contract requirements, the Contractor disturbs any work guaranteed under another separate contract, the Contractor shall restore such disturbed work to a condition satisfactory to the COR and guarantee such restored work to the same extent as it was guaranteed under the other contract.</w:t>
      </w:r>
    </w:p>
    <w:p w14:paraId="0CD6074D" w14:textId="77777777" w:rsidR="006F2D47" w:rsidRDefault="006F2D47" w:rsidP="006F2D47">
      <w:pPr>
        <w:widowControl w:val="0"/>
      </w:pPr>
      <w:r>
        <w:t xml:space="preserve"> </w:t>
      </w:r>
    </w:p>
    <w:p w14:paraId="09E2D3FE" w14:textId="77777777" w:rsidR="006F2D47" w:rsidRDefault="006F2D47" w:rsidP="006F2D47">
      <w:pPr>
        <w:widowControl w:val="0"/>
        <w:rPr>
          <w:b/>
          <w:bCs/>
        </w:rPr>
      </w:pPr>
      <w:r>
        <w:rPr>
          <w:b/>
          <w:bCs/>
        </w:rPr>
        <w:t>2</w:t>
      </w:r>
      <w:proofErr w:type="gramStart"/>
      <w:r>
        <w:rPr>
          <w:b/>
          <w:bCs/>
        </w:rPr>
        <w:t xml:space="preserve">.     </w:t>
      </w:r>
      <w:r>
        <w:rPr>
          <w:b/>
          <w:bCs/>
        </w:rPr>
        <w:tab/>
        <w:t>CONFIDENTIAL</w:t>
      </w:r>
      <w:proofErr w:type="gramEnd"/>
      <w:r>
        <w:rPr>
          <w:b/>
          <w:bCs/>
        </w:rPr>
        <w:t xml:space="preserve"> INFORMATION</w:t>
      </w:r>
    </w:p>
    <w:p w14:paraId="5DEB6188" w14:textId="77777777" w:rsidR="006F2D47" w:rsidRDefault="006F2D47" w:rsidP="006F2D47">
      <w:pPr>
        <w:widowControl w:val="0"/>
      </w:pPr>
      <w:r>
        <w:t xml:space="preserve"> </w:t>
      </w:r>
    </w:p>
    <w:p w14:paraId="2A098955" w14:textId="77777777" w:rsidR="006F2D47" w:rsidRDefault="006F2D47" w:rsidP="006F2D47">
      <w:pPr>
        <w:widowControl w:val="0"/>
      </w:pPr>
      <w:r>
        <w:t xml:space="preserve">(a)  Confidential information is any information that, if subject to unauthorized access, modification, loss, or misuse could adversely affect the national interest, the conduct of Federal programs, or the privacy of individuals, but has not been specifically authorized under criteria established by an Executive Order or an Act of Congress to be kept secret in the interest of national defense or foreign policy.  Confidential information also includes proprietary data and information for which other restrictions on access apply.   </w:t>
      </w:r>
      <w:r>
        <w:tab/>
      </w:r>
    </w:p>
    <w:p w14:paraId="4AE63D12" w14:textId="77777777" w:rsidR="006F2D47" w:rsidRDefault="006F2D47" w:rsidP="006F2D47">
      <w:pPr>
        <w:widowControl w:val="0"/>
      </w:pPr>
      <w:r>
        <w:t xml:space="preserve"> </w:t>
      </w:r>
    </w:p>
    <w:p w14:paraId="7DC1C868" w14:textId="77777777" w:rsidR="006F2D47" w:rsidRDefault="006F2D47" w:rsidP="006F2D47">
      <w:pPr>
        <w:widowControl w:val="0"/>
      </w:pPr>
      <w:r>
        <w:t>(b</w:t>
      </w:r>
      <w:proofErr w:type="gramStart"/>
      <w:r>
        <w:t>)  The</w:t>
      </w:r>
      <w:proofErr w:type="gramEnd"/>
      <w:r>
        <w:t xml:space="preserve"> Contracting Officer and the Contractor may, by mutual consent, identify elsewhere in this contract specific information and/or categories of information which the Government will furnish to the Contractor or that the Contractor is expected to generate which is confidential.  Similarly, the Contracting Officer and the Contractor may, by mutual consent, identify such confidential information from time to time during the performance of the contract.</w:t>
      </w:r>
      <w:r>
        <w:rPr>
          <w:color w:val="222222"/>
          <w:highlight w:val="white"/>
        </w:rPr>
        <w:t xml:space="preserve"> </w:t>
      </w:r>
      <w:r>
        <w:t>Failure to agree will be settled pursuant to the “Disputes” clause.</w:t>
      </w:r>
    </w:p>
    <w:p w14:paraId="0E323B11" w14:textId="77777777" w:rsidR="006F2D47" w:rsidRDefault="006F2D47" w:rsidP="006F2D47">
      <w:pPr>
        <w:widowControl w:val="0"/>
      </w:pPr>
      <w:r>
        <w:t xml:space="preserve"> </w:t>
      </w:r>
    </w:p>
    <w:p w14:paraId="3810A343" w14:textId="77777777" w:rsidR="006F2D47" w:rsidRDefault="006F2D47" w:rsidP="006F2D47">
      <w:pPr>
        <w:widowControl w:val="0"/>
      </w:pPr>
      <w:r>
        <w:t xml:space="preserve">(c)  While </w:t>
      </w:r>
      <w:proofErr w:type="gramStart"/>
      <w:r>
        <w:t>in the course of</w:t>
      </w:r>
      <w:proofErr w:type="gramEnd"/>
      <w:r>
        <w:t xml:space="preserve"> performance of this contract, the Contractor may have access to confidential information and communications, including but not limited to Personally Identifiable Information (PII).  Confidential information may be contained in printed material or </w:t>
      </w:r>
      <w:proofErr w:type="gramStart"/>
      <w:r>
        <w:t>on</w:t>
      </w:r>
      <w:proofErr w:type="gramEnd"/>
      <w:r>
        <w:t xml:space="preserve"> electronic media.  The Contractor will preserve the confidentiality of all such information and communications and agrees not to disclose, release, disseminate, or publish any such information or communications for any purposes whatsoever without the prior approval of the Contracting Officer.  Failure to comply with the provisions of this paragraph will be grounds for Termination for Cause and the Contractor may be liable for damages.  This provision shall survive the expiration or termination of the period of performance of this contract.</w:t>
      </w:r>
    </w:p>
    <w:p w14:paraId="715421FF" w14:textId="77777777" w:rsidR="006F2D47" w:rsidRDefault="006F2D47" w:rsidP="006F2D47">
      <w:pPr>
        <w:widowControl w:val="0"/>
      </w:pPr>
      <w:r>
        <w:t xml:space="preserve"> </w:t>
      </w:r>
    </w:p>
    <w:p w14:paraId="43A9199D" w14:textId="77777777" w:rsidR="006F2D47" w:rsidRDefault="006F2D47" w:rsidP="006F2D47">
      <w:pPr>
        <w:widowControl w:val="0"/>
      </w:pPr>
      <w:r>
        <w:lastRenderedPageBreak/>
        <w:t>(d) If it is established elsewhere in this contract that information to be utilized under this contract, or a portion thereof, is subject to the Privacy Act, the Contractor will follow the rules and procedures of disclosure set forth in the Privacy Act of 1974, 5 U.S.C. 552a, and implementing regulations and policies, with respect to systems of records determined to be subject to the Privacy Act.</w:t>
      </w:r>
    </w:p>
    <w:p w14:paraId="49487E1E" w14:textId="77777777" w:rsidR="006F2D47" w:rsidRDefault="006F2D47" w:rsidP="006F2D47">
      <w:pPr>
        <w:widowControl w:val="0"/>
      </w:pPr>
      <w:r>
        <w:t xml:space="preserve"> </w:t>
      </w:r>
    </w:p>
    <w:p w14:paraId="7D1B15D1" w14:textId="77777777" w:rsidR="006F2D47" w:rsidRDefault="006F2D47" w:rsidP="006F2D47">
      <w:pPr>
        <w:widowControl w:val="0"/>
      </w:pPr>
      <w:r>
        <w:t>(e)  During the course of the performance of this contract, the Contractor may have access to and use of data and information which may be considered proprietary by other contractors, or which may otherwise be of such a nature that its dissemination or use, other than in performance of this contract, would be adverse to the interest of NARA and these other contractors.</w:t>
      </w:r>
    </w:p>
    <w:p w14:paraId="1320F9BA" w14:textId="77777777" w:rsidR="006F2D47" w:rsidRDefault="006F2D47" w:rsidP="006F2D47">
      <w:pPr>
        <w:widowControl w:val="0"/>
      </w:pPr>
      <w:r>
        <w:t xml:space="preserve"> </w:t>
      </w:r>
    </w:p>
    <w:p w14:paraId="7318FF5A" w14:textId="77777777" w:rsidR="006F2D47" w:rsidRDefault="006F2D47" w:rsidP="006F2D47">
      <w:pPr>
        <w:widowControl w:val="0"/>
      </w:pPr>
      <w:r>
        <w:t>(f)  Except as may be otherwise agreed to with these other contractors, the Contractor agrees that it will not use, disclose or reproduce proprietary data and information belonging to these other contractors other than as required in the performance of this contract; provided, however, that nothing herein shall be construed as: (1) precluding the use of any such data or information independently acquired by the Contractor without such limitation; or (2) prohibiting an agreement at no cost to NARA between the Contractor and these contractors which provides for greater rights to the Contractor.</w:t>
      </w:r>
    </w:p>
    <w:p w14:paraId="21091509" w14:textId="77777777" w:rsidR="006F2D47" w:rsidRDefault="006F2D47" w:rsidP="006F2D47">
      <w:pPr>
        <w:widowControl w:val="0"/>
      </w:pPr>
      <w:r>
        <w:t xml:space="preserve"> </w:t>
      </w:r>
    </w:p>
    <w:p w14:paraId="7478BF20" w14:textId="77777777" w:rsidR="006F2D47" w:rsidRDefault="006F2D47" w:rsidP="006F2D47">
      <w:pPr>
        <w:widowControl w:val="0"/>
      </w:pPr>
      <w:r>
        <w:t>(g</w:t>
      </w:r>
      <w:proofErr w:type="gramStart"/>
      <w:r>
        <w:t>)  When</w:t>
      </w:r>
      <w:proofErr w:type="gramEnd"/>
      <w:r>
        <w:t xml:space="preserve"> considering a request to disclose, release, disseminate, or publish confidential information, the Contracting Officer will consult with appropriate program and legal officials.</w:t>
      </w:r>
    </w:p>
    <w:p w14:paraId="57492C0E" w14:textId="77777777" w:rsidR="006F2D47" w:rsidRDefault="006F2D47" w:rsidP="006F2D47">
      <w:pPr>
        <w:widowControl w:val="0"/>
      </w:pPr>
      <w:r>
        <w:t xml:space="preserve"> </w:t>
      </w:r>
    </w:p>
    <w:p w14:paraId="2D2BF1A0" w14:textId="77777777" w:rsidR="006F2D47" w:rsidRDefault="006F2D47" w:rsidP="006F2D47">
      <w:pPr>
        <w:widowControl w:val="0"/>
      </w:pPr>
      <w:r>
        <w:t>(h)  At the discretion of the Contracting Officer, the Contractor’s employees may be required to sign a non-disclosure agreement prior to performing any work under this contract.</w:t>
      </w:r>
    </w:p>
    <w:p w14:paraId="09E1471E" w14:textId="77777777" w:rsidR="006F2D47" w:rsidRDefault="006F2D47" w:rsidP="006F2D47">
      <w:pPr>
        <w:widowControl w:val="0"/>
      </w:pPr>
      <w:r>
        <w:t xml:space="preserve"> </w:t>
      </w:r>
    </w:p>
    <w:p w14:paraId="22720206" w14:textId="77777777" w:rsidR="006F2D47" w:rsidRDefault="006F2D47" w:rsidP="006F2D47">
      <w:pPr>
        <w:widowControl w:val="0"/>
      </w:pPr>
      <w:r>
        <w:t>(</w:t>
      </w:r>
      <w:proofErr w:type="spellStart"/>
      <w:r>
        <w:t>i</w:t>
      </w:r>
      <w:proofErr w:type="spellEnd"/>
      <w:proofErr w:type="gramStart"/>
      <w:r>
        <w:t>)  The</w:t>
      </w:r>
      <w:proofErr w:type="gramEnd"/>
      <w:r>
        <w:t xml:space="preserve"> terms of this paragraph apply to all Contractor employees, subcontractors, and consultants and must be incorporated into any subcontract.</w:t>
      </w:r>
    </w:p>
    <w:p w14:paraId="0AC45588" w14:textId="77777777" w:rsidR="006F2D47" w:rsidRDefault="006F2D47" w:rsidP="006F2D47">
      <w:pPr>
        <w:widowControl w:val="0"/>
      </w:pPr>
    </w:p>
    <w:p w14:paraId="29120279" w14:textId="77777777" w:rsidR="006F2D47" w:rsidRDefault="006F2D47" w:rsidP="006F2D47">
      <w:pPr>
        <w:widowControl w:val="0"/>
      </w:pPr>
      <w:r>
        <w:rPr>
          <w:b/>
          <w:bCs/>
        </w:rPr>
        <w:t>3</w:t>
      </w:r>
      <w:proofErr w:type="gramStart"/>
      <w:r>
        <w:rPr>
          <w:b/>
          <w:bCs/>
        </w:rPr>
        <w:t xml:space="preserve">.     </w:t>
      </w:r>
      <w:r>
        <w:rPr>
          <w:b/>
          <w:bCs/>
        </w:rPr>
        <w:tab/>
        <w:t>SAFEGUARDING</w:t>
      </w:r>
      <w:proofErr w:type="gramEnd"/>
      <w:r>
        <w:rPr>
          <w:b/>
          <w:bCs/>
        </w:rPr>
        <w:t xml:space="preserve"> OF CONTROLLED UNCLASSIFIED INFORMATION (JUL 2015) </w:t>
      </w:r>
      <w:r>
        <w:t>(Relying on NIST 800-171, Final Public Draft April 2015)</w:t>
      </w:r>
    </w:p>
    <w:p w14:paraId="32F59B0C" w14:textId="77777777" w:rsidR="006F2D47" w:rsidRDefault="006F2D47" w:rsidP="006F2D47">
      <w:pPr>
        <w:widowControl w:val="0"/>
      </w:pPr>
      <w:r>
        <w:t xml:space="preserve"> </w:t>
      </w:r>
    </w:p>
    <w:p w14:paraId="1349F2F4" w14:textId="77777777" w:rsidR="006F2D47" w:rsidRDefault="006F2D47" w:rsidP="006F2D47">
      <w:pPr>
        <w:widowControl w:val="0"/>
      </w:pPr>
      <w:r>
        <w:t xml:space="preserve">  </w:t>
      </w:r>
      <w:r>
        <w:tab/>
        <w:t>(a</w:t>
      </w:r>
      <w:proofErr w:type="gramStart"/>
      <w:r>
        <w:t xml:space="preserve">)  </w:t>
      </w:r>
      <w:r>
        <w:rPr>
          <w:i/>
          <w:iCs/>
        </w:rPr>
        <w:t>Definitions</w:t>
      </w:r>
      <w:proofErr w:type="gramEnd"/>
      <w:r>
        <w:t>. As used in this clause—</w:t>
      </w:r>
    </w:p>
    <w:p w14:paraId="16FA3B15" w14:textId="77777777" w:rsidR="006F2D47" w:rsidRDefault="006F2D47" w:rsidP="006F2D47">
      <w:pPr>
        <w:widowControl w:val="0"/>
      </w:pPr>
      <w:r>
        <w:t xml:space="preserve"> </w:t>
      </w:r>
    </w:p>
    <w:p w14:paraId="18B95033" w14:textId="77777777" w:rsidR="006F2D47" w:rsidRDefault="006F2D47" w:rsidP="006F2D47">
      <w:pPr>
        <w:widowControl w:val="0"/>
      </w:pPr>
      <w:r>
        <w:t>“Adequate security” means protective measures that are commensurate with the consequences and probability of loss, misuse, or unauthorized access to, or modification of information.</w:t>
      </w:r>
    </w:p>
    <w:p w14:paraId="18467784" w14:textId="77777777" w:rsidR="006F2D47" w:rsidRDefault="006F2D47" w:rsidP="006F2D47">
      <w:pPr>
        <w:widowControl w:val="0"/>
      </w:pPr>
      <w:r>
        <w:t xml:space="preserve"> </w:t>
      </w:r>
    </w:p>
    <w:p w14:paraId="6263C543" w14:textId="77777777" w:rsidR="006F2D47" w:rsidRDefault="006F2D47" w:rsidP="006F2D47">
      <w:pPr>
        <w:widowControl w:val="0"/>
      </w:pPr>
      <w:r>
        <w:t>“Attribution information” means information that identifies the Contractor, whether directly or indirectly, by the grouping of information that can be traced back to the Contractor (e.g., program description or facility locations).</w:t>
      </w:r>
    </w:p>
    <w:p w14:paraId="28939207" w14:textId="77777777" w:rsidR="006F2D47" w:rsidRDefault="006F2D47" w:rsidP="006F2D47">
      <w:pPr>
        <w:widowControl w:val="0"/>
      </w:pPr>
      <w:r>
        <w:t xml:space="preserve"> </w:t>
      </w:r>
    </w:p>
    <w:p w14:paraId="4055E598" w14:textId="77777777" w:rsidR="006F2D47" w:rsidRDefault="006F2D47" w:rsidP="006F2D47">
      <w:pPr>
        <w:widowControl w:val="0"/>
      </w:pPr>
      <w:r>
        <w:t>“Compromise” means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3A55C3E6" w14:textId="77777777" w:rsidR="006F2D47" w:rsidRDefault="006F2D47" w:rsidP="006F2D47">
      <w:pPr>
        <w:widowControl w:val="0"/>
      </w:pPr>
      <w:r>
        <w:t xml:space="preserve"> </w:t>
      </w:r>
    </w:p>
    <w:p w14:paraId="07491391" w14:textId="77777777" w:rsidR="006F2D47" w:rsidRDefault="006F2D47" w:rsidP="006F2D47">
      <w:pPr>
        <w:widowControl w:val="0"/>
      </w:pPr>
      <w:r>
        <w:t xml:space="preserve">“Contractor information system” means an information system belonging to, or operated by or </w:t>
      </w:r>
      <w:r>
        <w:lastRenderedPageBreak/>
        <w:t>for, the Contractor.</w:t>
      </w:r>
    </w:p>
    <w:p w14:paraId="19806052" w14:textId="77777777" w:rsidR="006F2D47" w:rsidRDefault="006F2D47" w:rsidP="006F2D47">
      <w:pPr>
        <w:widowControl w:val="0"/>
      </w:pPr>
      <w:r>
        <w:t xml:space="preserve"> </w:t>
      </w:r>
    </w:p>
    <w:p w14:paraId="6CFBD791" w14:textId="77777777" w:rsidR="006F2D47" w:rsidRDefault="006F2D47" w:rsidP="006F2D47">
      <w:pPr>
        <w:widowControl w:val="0"/>
      </w:pPr>
      <w:r>
        <w:t>“Controlled unclassified information” is information that requires safeguarding or dissemination controls pursuant to and consistent with applicable law, regulations, and government-wide policies but is not classified under Executive Order 13526 or the Atomic Energy Act, as amended.  The term does not include information that is lawfully publicly available without restrictions.</w:t>
      </w:r>
    </w:p>
    <w:p w14:paraId="1489D535" w14:textId="77777777" w:rsidR="006F2D47" w:rsidRDefault="006F2D47" w:rsidP="006F2D47">
      <w:pPr>
        <w:widowControl w:val="0"/>
      </w:pPr>
      <w:r>
        <w:t xml:space="preserve"> </w:t>
      </w:r>
    </w:p>
    <w:p w14:paraId="06C50BBA" w14:textId="77777777" w:rsidR="006F2D47" w:rsidRDefault="006F2D47" w:rsidP="006F2D47">
      <w:pPr>
        <w:widowControl w:val="0"/>
      </w:pPr>
      <w:r>
        <w:t xml:space="preserve">“Cyber incident” means actions taken </w:t>
      </w:r>
      <w:proofErr w:type="gramStart"/>
      <w:r>
        <w:t>through the use of</w:t>
      </w:r>
      <w:proofErr w:type="gramEnd"/>
      <w:r>
        <w:t xml:space="preserve"> computer networks that result in an actual or potentially adverse effect on an information system and/or the information residing therein.</w:t>
      </w:r>
    </w:p>
    <w:p w14:paraId="505F9E42" w14:textId="77777777" w:rsidR="006F2D47" w:rsidRDefault="006F2D47" w:rsidP="006F2D47">
      <w:pPr>
        <w:widowControl w:val="0"/>
      </w:pPr>
      <w:r>
        <w:t xml:space="preserve"> </w:t>
      </w:r>
    </w:p>
    <w:p w14:paraId="7F4732F3" w14:textId="77777777" w:rsidR="006F2D47" w:rsidRDefault="006F2D47" w:rsidP="006F2D47">
      <w:pPr>
        <w:widowControl w:val="0"/>
      </w:pPr>
      <w:r>
        <w:t>“Exfiltration” means any unauthorized release of data from within an information system. This includes copying the data through covert network channels or the copying of data to unauthorized media.</w:t>
      </w:r>
    </w:p>
    <w:p w14:paraId="697A8079" w14:textId="77777777" w:rsidR="006F2D47" w:rsidRDefault="006F2D47" w:rsidP="006F2D47">
      <w:pPr>
        <w:widowControl w:val="0"/>
      </w:pPr>
      <w:r>
        <w:t xml:space="preserve"> </w:t>
      </w:r>
    </w:p>
    <w:p w14:paraId="1B9F86E3" w14:textId="77777777" w:rsidR="006F2D47" w:rsidRDefault="006F2D47" w:rsidP="006F2D47">
      <w:pPr>
        <w:widowControl w:val="0"/>
      </w:pPr>
      <w:r>
        <w:t>“Media” means physical devices or writing surfaces including, but is not limited to, magnetic tapes, optical disks, magnetic disks, large-scale integration memory chips, and printouts onto which information is recorded, stored, or printed within an information system.</w:t>
      </w:r>
    </w:p>
    <w:p w14:paraId="52067FA4" w14:textId="77777777" w:rsidR="006F2D47" w:rsidRDefault="006F2D47" w:rsidP="006F2D47">
      <w:pPr>
        <w:widowControl w:val="0"/>
      </w:pPr>
      <w:r>
        <w:t xml:space="preserve"> </w:t>
      </w:r>
    </w:p>
    <w:p w14:paraId="5E5B93DD" w14:textId="77777777" w:rsidR="006F2D47" w:rsidRDefault="006F2D47" w:rsidP="006F2D47">
      <w:pPr>
        <w:widowControl w:val="0"/>
      </w:pPr>
      <w:r>
        <w:t xml:space="preserve">  </w:t>
      </w:r>
      <w:r>
        <w:tab/>
        <w:t>(b</w:t>
      </w:r>
      <w:proofErr w:type="gramStart"/>
      <w:r>
        <w:t xml:space="preserve">)  </w:t>
      </w:r>
      <w:r>
        <w:rPr>
          <w:i/>
          <w:iCs/>
        </w:rPr>
        <w:t>Safeguarding</w:t>
      </w:r>
      <w:proofErr w:type="gramEnd"/>
      <w:r>
        <w:rPr>
          <w:i/>
          <w:iCs/>
        </w:rPr>
        <w:t xml:space="preserve"> requirements and procedures for controlled unclassified information</w:t>
      </w:r>
      <w:r>
        <w:t>. The Contractor shall provide adequate security to safeguard unclassified controlled technical information from compromise. To provide adequate security, the Contractor shall—</w:t>
      </w:r>
    </w:p>
    <w:p w14:paraId="7A446497" w14:textId="77777777" w:rsidR="006F2D47" w:rsidRDefault="006F2D47" w:rsidP="006F2D47">
      <w:pPr>
        <w:widowControl w:val="0"/>
      </w:pPr>
      <w:r>
        <w:t xml:space="preserve"> </w:t>
      </w:r>
    </w:p>
    <w:p w14:paraId="2CD3F6DC" w14:textId="77777777" w:rsidR="006F2D47" w:rsidRDefault="006F2D47" w:rsidP="006F2D47">
      <w:pPr>
        <w:widowControl w:val="0"/>
      </w:pPr>
      <w:r>
        <w:t xml:space="preserve">        </w:t>
      </w:r>
      <w:r>
        <w:tab/>
        <w:t>(1</w:t>
      </w:r>
      <w:proofErr w:type="gramStart"/>
      <w:r>
        <w:t>)  Implement</w:t>
      </w:r>
      <w:proofErr w:type="gramEnd"/>
      <w:r>
        <w:t xml:space="preserve"> information systems security in its project, enterprise, or company-wide unclassified information technology system(s) that may have unclassified controlled technical information resident on or transiting through them. The information systems security program shall implement, at a minimum—</w:t>
      </w:r>
    </w:p>
    <w:p w14:paraId="5AB20F17" w14:textId="77777777" w:rsidR="006F2D47" w:rsidRDefault="006F2D47" w:rsidP="006F2D47">
      <w:pPr>
        <w:widowControl w:val="0"/>
      </w:pPr>
      <w:r>
        <w:t xml:space="preserve"> </w:t>
      </w:r>
    </w:p>
    <w:p w14:paraId="7BF9D5E5" w14:textId="77777777" w:rsidR="006F2D47" w:rsidRDefault="006F2D47" w:rsidP="006F2D47">
      <w:pPr>
        <w:widowControl w:val="0"/>
      </w:pPr>
      <w:r>
        <w:t xml:space="preserve">                </w:t>
      </w:r>
      <w:r>
        <w:tab/>
        <w:t>(</w:t>
      </w:r>
      <w:proofErr w:type="spellStart"/>
      <w:r>
        <w:t>i</w:t>
      </w:r>
      <w:proofErr w:type="spellEnd"/>
      <w:proofErr w:type="gramStart"/>
      <w:r>
        <w:t>)  The</w:t>
      </w:r>
      <w:proofErr w:type="gramEnd"/>
      <w:r>
        <w:t xml:space="preserve"> specified National Institute of Standards and Technology (NIST) Special Publication (SP) 800-171 security controls identified in Chapter 3 and the corresponding appendices, and reflected in the following </w:t>
      </w:r>
      <w:proofErr w:type="gramStart"/>
      <w:r>
        <w:t>table;</w:t>
      </w:r>
      <w:proofErr w:type="gramEnd"/>
      <w:r>
        <w:t xml:space="preserve"> or</w:t>
      </w:r>
    </w:p>
    <w:p w14:paraId="3A8FABA7" w14:textId="77777777" w:rsidR="006F2D47" w:rsidRDefault="006F2D47" w:rsidP="006F2D47">
      <w:pPr>
        <w:widowControl w:val="0"/>
      </w:pPr>
      <w:r>
        <w:t xml:space="preserve"> </w:t>
      </w:r>
    </w:p>
    <w:p w14:paraId="34B8EA14" w14:textId="77777777" w:rsidR="006F2D47" w:rsidRDefault="006F2D47" w:rsidP="006F2D47">
      <w:pPr>
        <w:widowControl w:val="0"/>
      </w:pPr>
      <w:r>
        <w:t xml:space="preserve">                </w:t>
      </w:r>
      <w:r>
        <w:tab/>
        <w:t>(ii)  If a NIST control is not implemented, the Contractor shall submit to the Contracting Officer a written explanation of how—</w:t>
      </w:r>
    </w:p>
    <w:p w14:paraId="34F8D4E3" w14:textId="77777777" w:rsidR="006F2D47" w:rsidRDefault="006F2D47" w:rsidP="006F2D47">
      <w:pPr>
        <w:widowControl w:val="0"/>
      </w:pPr>
      <w:r>
        <w:t xml:space="preserve"> </w:t>
      </w:r>
    </w:p>
    <w:p w14:paraId="490BD737" w14:textId="77777777" w:rsidR="006F2D47" w:rsidRDefault="006F2D47" w:rsidP="006F2D47">
      <w:pPr>
        <w:widowControl w:val="0"/>
      </w:pPr>
      <w:r>
        <w:t xml:space="preserve">                        </w:t>
      </w:r>
      <w:r>
        <w:tab/>
        <w:t>(A</w:t>
      </w:r>
      <w:proofErr w:type="gramStart"/>
      <w:r>
        <w:t>)  The</w:t>
      </w:r>
      <w:proofErr w:type="gramEnd"/>
      <w:r>
        <w:t xml:space="preserve"> required security control identified in NIST </w:t>
      </w:r>
      <w:proofErr w:type="gramStart"/>
      <w:r>
        <w:t>800-171</w:t>
      </w:r>
      <w:proofErr w:type="gramEnd"/>
      <w:r>
        <w:t xml:space="preserve"> and the following table is not applicable; or</w:t>
      </w:r>
    </w:p>
    <w:p w14:paraId="664C2F25" w14:textId="77777777" w:rsidR="006F2D47" w:rsidRDefault="006F2D47" w:rsidP="006F2D47">
      <w:pPr>
        <w:widowControl w:val="0"/>
      </w:pPr>
      <w:r>
        <w:t xml:space="preserve"> </w:t>
      </w:r>
    </w:p>
    <w:p w14:paraId="13B99A4D" w14:textId="77777777" w:rsidR="006F2D47" w:rsidRDefault="006F2D47" w:rsidP="006F2D47">
      <w:pPr>
        <w:widowControl w:val="0"/>
      </w:pPr>
      <w:r>
        <w:t xml:space="preserve">                        </w:t>
      </w:r>
      <w:r>
        <w:tab/>
        <w:t>(B</w:t>
      </w:r>
      <w:proofErr w:type="gramStart"/>
      <w:r>
        <w:t>)  An</w:t>
      </w:r>
      <w:proofErr w:type="gramEnd"/>
      <w:r>
        <w:t xml:space="preserve"> alternative control or protective measure is used to achieve equivalent protection.</w:t>
      </w:r>
    </w:p>
    <w:p w14:paraId="5261391D" w14:textId="77777777" w:rsidR="006F2D47" w:rsidRDefault="006F2D47" w:rsidP="006F2D47">
      <w:pPr>
        <w:widowControl w:val="0"/>
      </w:pPr>
      <w:r>
        <w:t xml:space="preserve"> </w:t>
      </w:r>
    </w:p>
    <w:p w14:paraId="76D8EFC3" w14:textId="77777777" w:rsidR="006F2D47" w:rsidRDefault="006F2D47" w:rsidP="006F2D47">
      <w:pPr>
        <w:widowControl w:val="0"/>
      </w:pPr>
      <w:r>
        <w:t xml:space="preserve">        </w:t>
      </w:r>
      <w:r>
        <w:tab/>
        <w:t>(2</w:t>
      </w:r>
      <w:proofErr w:type="gramStart"/>
      <w:r>
        <w:t>)  Apply</w:t>
      </w:r>
      <w:proofErr w:type="gramEnd"/>
      <w:r>
        <w:t xml:space="preserve"> other information systems security requirements when the Contractor reasonably determines that information systems security measures, in addition to those identified in paragraph (b)(1) of this clause, may be required to provide adequate security in a dynamic environment based on an assessed risk or vulnerability.</w:t>
      </w:r>
    </w:p>
    <w:p w14:paraId="7B73110F" w14:textId="77777777" w:rsidR="006F2D47" w:rsidRDefault="006F2D47" w:rsidP="006F2D47">
      <w:pPr>
        <w:widowControl w:val="0"/>
      </w:pPr>
      <w:r>
        <w:lastRenderedPageBreak/>
        <w:t xml:space="preserve"> </w:t>
      </w:r>
    </w:p>
    <w:p w14:paraId="08626B28" w14:textId="77777777" w:rsidR="006F2D47" w:rsidRDefault="006F2D47" w:rsidP="006F2D47">
      <w:pPr>
        <w:widowControl w:val="0"/>
      </w:pPr>
      <w:r>
        <w:t xml:space="preserve">                        </w:t>
      </w:r>
      <w:r>
        <w:tab/>
        <w:t>Table 1 -- Minimum Security Controls for Safeguarding</w:t>
      </w:r>
    </w:p>
    <w:p w14:paraId="42B59700" w14:textId="77777777" w:rsidR="006F2D47" w:rsidRDefault="006F2D47" w:rsidP="006F2D47">
      <w:pPr>
        <w:widowControl w:val="0"/>
      </w:pPr>
      <w:r>
        <w:t xml:space="preserve"> </w:t>
      </w:r>
    </w:p>
    <w:p w14:paraId="4B6EC10D" w14:textId="77777777" w:rsidR="006F2D47" w:rsidRDefault="006F2D47" w:rsidP="006F2D47">
      <w:pPr>
        <w:widowControl w:val="0"/>
      </w:pPr>
      <w:r>
        <w:t>Minimum required security controls for unclassified controlled technical information requiring safeguarding in accordance with paragraph (d) of this clause. (A description of the security controls is in the NIST SP 800-53, “Security and Privacy Controls for Federal Information Systems and Organizations” (</w:t>
      </w:r>
      <w:hyperlink r:id="rId29">
        <w:r>
          <w:rPr>
            <w:color w:val="800080"/>
            <w:u w:val="single"/>
          </w:rPr>
          <w:t>http://csrc.nist.gov/publications/PubsSPs.html</w:t>
        </w:r>
      </w:hyperlink>
      <w:r>
        <w:t>).)</w:t>
      </w:r>
    </w:p>
    <w:p w14:paraId="72F0F8B2" w14:textId="77777777" w:rsidR="006F2D47" w:rsidRDefault="006F2D47" w:rsidP="006F2D47">
      <w:pPr>
        <w:widowControl w:val="0"/>
      </w:pPr>
      <w:r>
        <w:t xml:space="preserve"> </w:t>
      </w:r>
    </w:p>
    <w:tbl>
      <w:tblPr>
        <w:tblStyle w:val="11"/>
        <w:tblW w:w="9195" w:type="dxa"/>
        <w:tblBorders>
          <w:top w:val="nil"/>
          <w:left w:val="nil"/>
          <w:bottom w:val="nil"/>
          <w:right w:val="nil"/>
          <w:insideH w:val="nil"/>
          <w:insideV w:val="nil"/>
        </w:tblBorders>
        <w:tblLayout w:type="fixed"/>
        <w:tblLook w:val="0600" w:firstRow="0" w:lastRow="0" w:firstColumn="0" w:lastColumn="0" w:noHBand="1" w:noVBand="1"/>
      </w:tblPr>
      <w:tblGrid>
        <w:gridCol w:w="1500"/>
        <w:gridCol w:w="1875"/>
        <w:gridCol w:w="1890"/>
        <w:gridCol w:w="1920"/>
        <w:gridCol w:w="1635"/>
        <w:gridCol w:w="375"/>
      </w:tblGrid>
      <w:tr w:rsidR="006F2D47" w14:paraId="2E80A6D7" w14:textId="77777777" w:rsidTr="00D55E44">
        <w:trPr>
          <w:trHeight w:val="5730"/>
        </w:trPr>
        <w:tc>
          <w:tcPr>
            <w:tcW w:w="150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1B0DD"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Access Control</w:t>
            </w:r>
          </w:p>
          <w:p w14:paraId="076ACCD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AC-2</w:t>
            </w:r>
          </w:p>
          <w:p w14:paraId="2741946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AC-3</w:t>
            </w:r>
          </w:p>
          <w:p w14:paraId="19E5DDC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AC-4</w:t>
            </w:r>
          </w:p>
          <w:p w14:paraId="227ABA6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AC-5</w:t>
            </w:r>
          </w:p>
          <w:p w14:paraId="594E768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AC-6</w:t>
            </w:r>
          </w:p>
          <w:p w14:paraId="322538B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AC-6 (1)</w:t>
            </w:r>
          </w:p>
          <w:p w14:paraId="58FC7B2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AC-6 (5)</w:t>
            </w:r>
          </w:p>
          <w:p w14:paraId="690D3805"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AC-6(2)</w:t>
            </w:r>
          </w:p>
          <w:p w14:paraId="3B2B022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AC-6(9)</w:t>
            </w:r>
          </w:p>
          <w:p w14:paraId="7BFDEF4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AC-6(10)</w:t>
            </w:r>
          </w:p>
          <w:p w14:paraId="57D051BA"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AC-7</w:t>
            </w:r>
          </w:p>
          <w:p w14:paraId="6DDC209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AC-8</w:t>
            </w:r>
          </w:p>
          <w:p w14:paraId="30DA25E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AC-11</w:t>
            </w:r>
          </w:p>
          <w:p w14:paraId="3BECF6D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AC-11(1)</w:t>
            </w:r>
          </w:p>
          <w:p w14:paraId="0CC693D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AC-12</w:t>
            </w:r>
          </w:p>
          <w:p w14:paraId="39224AA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AC-17(1)</w:t>
            </w:r>
          </w:p>
          <w:p w14:paraId="73963D8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AC-17(2)</w:t>
            </w:r>
          </w:p>
          <w:p w14:paraId="65C28C7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AC-17(3)</w:t>
            </w:r>
          </w:p>
          <w:p w14:paraId="73930B1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AC-17(</w:t>
            </w:r>
            <w:proofErr w:type="gramStart"/>
            <w:r>
              <w:rPr>
                <w:rFonts w:ascii="Times New Roman" w:eastAsia="Times New Roman" w:hAnsi="Times New Roman" w:cs="Times New Roman"/>
                <w:sz w:val="24"/>
                <w:szCs w:val="24"/>
              </w:rPr>
              <w:t>4)AC</w:t>
            </w:r>
            <w:proofErr w:type="gramEnd"/>
            <w:r>
              <w:rPr>
                <w:rFonts w:ascii="Times New Roman" w:eastAsia="Times New Roman" w:hAnsi="Times New Roman" w:cs="Times New Roman"/>
                <w:sz w:val="24"/>
                <w:szCs w:val="24"/>
              </w:rPr>
              <w:t>-18</w:t>
            </w:r>
          </w:p>
          <w:p w14:paraId="6B1D6019"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AC-18(1)</w:t>
            </w:r>
          </w:p>
          <w:p w14:paraId="60FC8AE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AC-19</w:t>
            </w:r>
          </w:p>
          <w:p w14:paraId="5369A87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AC-19(5)</w:t>
            </w:r>
          </w:p>
          <w:p w14:paraId="176FDFC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AC- 20</w:t>
            </w:r>
          </w:p>
          <w:p w14:paraId="39E992C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AC-20(1)</w:t>
            </w:r>
          </w:p>
          <w:p w14:paraId="50B0342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AC-20(2)</w:t>
            </w:r>
          </w:p>
          <w:p w14:paraId="12CCC86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AC-22</w:t>
            </w:r>
          </w:p>
        </w:tc>
        <w:tc>
          <w:tcPr>
            <w:tcW w:w="1875" w:type="dxa"/>
            <w:vMerge w:val="restart"/>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530FF45"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Audit &amp; Accountability</w:t>
            </w:r>
          </w:p>
          <w:p w14:paraId="53BDCA7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AU-2</w:t>
            </w:r>
          </w:p>
          <w:p w14:paraId="330D0D4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AU-2(3)</w:t>
            </w:r>
          </w:p>
          <w:p w14:paraId="16C217C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AU-3</w:t>
            </w:r>
          </w:p>
          <w:p w14:paraId="2F18259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AU-3(a)</w:t>
            </w:r>
          </w:p>
          <w:p w14:paraId="4C66A69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AU-5</w:t>
            </w:r>
          </w:p>
          <w:p w14:paraId="1912949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AU-6</w:t>
            </w:r>
          </w:p>
          <w:p w14:paraId="78DAA67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AU-6(1)</w:t>
            </w:r>
          </w:p>
          <w:p w14:paraId="77300B1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AU-6(3)</w:t>
            </w:r>
          </w:p>
          <w:p w14:paraId="0927AEF5"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AU-7</w:t>
            </w:r>
          </w:p>
          <w:p w14:paraId="526FA8D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AU-8</w:t>
            </w:r>
          </w:p>
          <w:p w14:paraId="20AE51E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AU-8(1)</w:t>
            </w:r>
          </w:p>
          <w:p w14:paraId="5A87B03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AU-9</w:t>
            </w:r>
          </w:p>
          <w:p w14:paraId="227F8CB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AU-9(4)</w:t>
            </w:r>
          </w:p>
          <w:p w14:paraId="1246097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AU-12</w:t>
            </w:r>
          </w:p>
        </w:tc>
        <w:tc>
          <w:tcPr>
            <w:tcW w:w="1890" w:type="dxa"/>
            <w:vMerge w:val="restart"/>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3E52066"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Identification and Authentication</w:t>
            </w:r>
          </w:p>
          <w:p w14:paraId="2818B58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IA-2</w:t>
            </w:r>
          </w:p>
          <w:p w14:paraId="56F9F3E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IA-2(1)</w:t>
            </w:r>
          </w:p>
          <w:p w14:paraId="4E0E032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IA-2(2)</w:t>
            </w:r>
          </w:p>
          <w:p w14:paraId="0A9B2DF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IA-2(3)</w:t>
            </w:r>
          </w:p>
          <w:p w14:paraId="7E3FCEF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IA-2(8)</w:t>
            </w:r>
          </w:p>
          <w:p w14:paraId="70F409A9"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IA-2(9)</w:t>
            </w:r>
          </w:p>
          <w:p w14:paraId="5D23851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IA-5</w:t>
            </w:r>
          </w:p>
          <w:p w14:paraId="36B698F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IA-4</w:t>
            </w:r>
          </w:p>
          <w:p w14:paraId="1616A64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IA-5(1)</w:t>
            </w:r>
          </w:p>
          <w:p w14:paraId="7DF6B3C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IA-6</w:t>
            </w:r>
          </w:p>
          <w:p w14:paraId="7C5B06D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B237A58"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Media Protection</w:t>
            </w:r>
          </w:p>
          <w:p w14:paraId="2B195A0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MP-2</w:t>
            </w:r>
          </w:p>
          <w:p w14:paraId="069EE8F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MP-3</w:t>
            </w:r>
          </w:p>
          <w:p w14:paraId="195C880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MP-4</w:t>
            </w:r>
          </w:p>
          <w:p w14:paraId="0DDB39C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MP-5</w:t>
            </w:r>
          </w:p>
          <w:p w14:paraId="2E445AD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MP-5(4)</w:t>
            </w:r>
          </w:p>
          <w:p w14:paraId="0F5DB1E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MP-6</w:t>
            </w:r>
          </w:p>
          <w:p w14:paraId="187E2BC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MP-7</w:t>
            </w:r>
          </w:p>
          <w:p w14:paraId="3B61603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MP-7(1)</w:t>
            </w:r>
          </w:p>
          <w:p w14:paraId="21B59E7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CP-9</w:t>
            </w:r>
          </w:p>
          <w:p w14:paraId="4F8CE55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35" w:type="dxa"/>
            <w:vMerge w:val="restart"/>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B471797"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System &amp; Comm Protection</w:t>
            </w:r>
          </w:p>
          <w:p w14:paraId="2160E5A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SC-2</w:t>
            </w:r>
          </w:p>
          <w:p w14:paraId="1D5723C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SC-4</w:t>
            </w:r>
          </w:p>
          <w:p w14:paraId="3304DA5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SC-7</w:t>
            </w:r>
          </w:p>
          <w:p w14:paraId="5C39334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SC-7(5)</w:t>
            </w:r>
          </w:p>
          <w:p w14:paraId="1970949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SC-7(7)</w:t>
            </w:r>
          </w:p>
          <w:p w14:paraId="0F022DD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SC-8</w:t>
            </w:r>
          </w:p>
          <w:p w14:paraId="61A6678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SC-8(1)</w:t>
            </w:r>
          </w:p>
          <w:p w14:paraId="47DE83A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SC-(1)</w:t>
            </w:r>
          </w:p>
          <w:p w14:paraId="3E6C8C4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SC-(12)</w:t>
            </w:r>
          </w:p>
          <w:p w14:paraId="654F7DDA"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SC-13</w:t>
            </w:r>
          </w:p>
          <w:p w14:paraId="359BF52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SC-15</w:t>
            </w:r>
          </w:p>
          <w:p w14:paraId="3B18B4A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SC-18</w:t>
            </w:r>
          </w:p>
          <w:p w14:paraId="3DD7628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SC-19</w:t>
            </w:r>
          </w:p>
          <w:p w14:paraId="0AECAD0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SC-23</w:t>
            </w:r>
          </w:p>
          <w:p w14:paraId="34B72F1A"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SC-28</w:t>
            </w:r>
          </w:p>
          <w:p w14:paraId="7296C37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75" w:type="dxa"/>
            <w:tcBorders>
              <w:top w:val="nil"/>
              <w:left w:val="nil"/>
              <w:bottom w:val="nil"/>
              <w:right w:val="nil"/>
            </w:tcBorders>
            <w:tcMar>
              <w:top w:w="100" w:type="dxa"/>
              <w:left w:w="100" w:type="dxa"/>
              <w:bottom w:w="100" w:type="dxa"/>
              <w:right w:w="100" w:type="dxa"/>
            </w:tcMar>
          </w:tcPr>
          <w:p w14:paraId="1CD4E5C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524E2195" w14:textId="77777777" w:rsidTr="00D55E44">
        <w:trPr>
          <w:trHeight w:val="235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D56E2"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014AC83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CF07F1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tcBorders>
              <w:top w:val="nil"/>
              <w:left w:val="nil"/>
              <w:bottom w:val="single" w:sz="4" w:space="0" w:color="000000"/>
              <w:right w:val="single" w:sz="4" w:space="0" w:color="000000"/>
            </w:tcBorders>
            <w:tcMar>
              <w:top w:w="100" w:type="dxa"/>
              <w:left w:w="100" w:type="dxa"/>
              <w:bottom w:w="100" w:type="dxa"/>
              <w:right w:w="100" w:type="dxa"/>
            </w:tcMar>
          </w:tcPr>
          <w:p w14:paraId="214942C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Personnel Security</w:t>
            </w:r>
          </w:p>
          <w:p w14:paraId="1294412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PS-3</w:t>
            </w:r>
          </w:p>
          <w:p w14:paraId="5C931C8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PS-4</w:t>
            </w:r>
          </w:p>
          <w:p w14:paraId="12B9B269"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PS-5</w:t>
            </w:r>
          </w:p>
        </w:tc>
        <w:tc>
          <w:tcPr>
            <w:tcW w:w="163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8FE15A5"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4691614A"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787DB71C" w14:textId="77777777" w:rsidTr="00D55E44">
        <w:trPr>
          <w:trHeight w:val="480"/>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B38D5"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E7005D8"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A9CE75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0064C7F6"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3557CE6F"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Physical and Environmental Protection</w:t>
            </w:r>
          </w:p>
          <w:p w14:paraId="0497364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PE-2</w:t>
            </w:r>
          </w:p>
          <w:p w14:paraId="380AA56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PE-3</w:t>
            </w:r>
          </w:p>
          <w:p w14:paraId="0B7919B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PE-5</w:t>
            </w:r>
          </w:p>
          <w:p w14:paraId="3FDB860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PE-6</w:t>
            </w:r>
          </w:p>
          <w:p w14:paraId="63B07AA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PE-17</w:t>
            </w:r>
          </w:p>
        </w:tc>
        <w:tc>
          <w:tcPr>
            <w:tcW w:w="163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045E2B8B"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2BB922E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1F3C57F9" w14:textId="77777777" w:rsidTr="00D55E44">
        <w:trPr>
          <w:trHeight w:val="187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6A549"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05F9B96"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1EE0C0EE"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Incident Response</w:t>
            </w:r>
          </w:p>
          <w:p w14:paraId="2F56329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IR-2</w:t>
            </w:r>
          </w:p>
          <w:p w14:paraId="18E0AE2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IR-3(2)</w:t>
            </w:r>
          </w:p>
          <w:p w14:paraId="7E86682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IR-4</w:t>
            </w:r>
          </w:p>
          <w:p w14:paraId="0555C94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IR-5</w:t>
            </w:r>
          </w:p>
          <w:p w14:paraId="4716817A"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IR-6</w:t>
            </w:r>
          </w:p>
          <w:p w14:paraId="45720E5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IR-7</w:t>
            </w:r>
          </w:p>
          <w:p w14:paraId="439E1F5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20" w:type="dxa"/>
            <w:vMerge/>
            <w:tcBorders>
              <w:top w:val="nil"/>
              <w:left w:val="nil"/>
              <w:bottom w:val="single" w:sz="4" w:space="0" w:color="000000"/>
              <w:right w:val="single" w:sz="4" w:space="0" w:color="000000"/>
            </w:tcBorders>
            <w:tcMar>
              <w:top w:w="100" w:type="dxa"/>
              <w:left w:w="100" w:type="dxa"/>
              <w:bottom w:w="100" w:type="dxa"/>
              <w:right w:w="100" w:type="dxa"/>
            </w:tcMar>
          </w:tcPr>
          <w:p w14:paraId="242420DF"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63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90DD891"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4339E61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4A04DC21" w14:textId="77777777" w:rsidTr="00D55E44">
        <w:trPr>
          <w:trHeight w:val="187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7A29A"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64F5E228"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Configuration Management</w:t>
            </w:r>
          </w:p>
          <w:p w14:paraId="47F20E2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CM-2</w:t>
            </w:r>
          </w:p>
          <w:p w14:paraId="2C166835"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CM-3</w:t>
            </w:r>
          </w:p>
          <w:p w14:paraId="72A871E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CM-4</w:t>
            </w:r>
          </w:p>
          <w:p w14:paraId="43266AA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CM-5</w:t>
            </w:r>
          </w:p>
          <w:p w14:paraId="33D7853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CM-6</w:t>
            </w:r>
          </w:p>
          <w:p w14:paraId="6E1EF11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CM-7</w:t>
            </w:r>
          </w:p>
          <w:p w14:paraId="3414C6B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CM-7(1)</w:t>
            </w:r>
          </w:p>
          <w:p w14:paraId="1C184AF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CM-7(2)</w:t>
            </w:r>
          </w:p>
          <w:p w14:paraId="6B00186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CM-7(4)</w:t>
            </w:r>
          </w:p>
          <w:p w14:paraId="7DB5163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CM-7(5)</w:t>
            </w:r>
          </w:p>
          <w:p w14:paraId="2722EE8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CM-8</w:t>
            </w:r>
          </w:p>
          <w:p w14:paraId="0224F50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CM-8(1)</w:t>
            </w:r>
          </w:p>
          <w:p w14:paraId="5ED8D46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CM-11</w:t>
            </w:r>
          </w:p>
          <w:p w14:paraId="3F5A2CF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90" w:type="dxa"/>
            <w:vMerge/>
            <w:tcBorders>
              <w:top w:val="nil"/>
              <w:left w:val="nil"/>
              <w:bottom w:val="single" w:sz="4" w:space="0" w:color="000000"/>
              <w:right w:val="single" w:sz="4" w:space="0" w:color="000000"/>
            </w:tcBorders>
            <w:tcMar>
              <w:top w:w="100" w:type="dxa"/>
              <w:left w:w="100" w:type="dxa"/>
              <w:bottom w:w="100" w:type="dxa"/>
              <w:right w:w="100" w:type="dxa"/>
            </w:tcMar>
          </w:tcPr>
          <w:p w14:paraId="017D037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tcBorders>
              <w:top w:val="nil"/>
              <w:left w:val="nil"/>
              <w:bottom w:val="single" w:sz="4" w:space="0" w:color="000000"/>
              <w:right w:val="single" w:sz="4" w:space="0" w:color="000000"/>
            </w:tcBorders>
            <w:tcMar>
              <w:top w:w="100" w:type="dxa"/>
              <w:left w:w="100" w:type="dxa"/>
              <w:bottom w:w="100" w:type="dxa"/>
              <w:right w:w="100" w:type="dxa"/>
            </w:tcMar>
          </w:tcPr>
          <w:p w14:paraId="33FB8583"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63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33DC7C9"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04263D2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2828F45D" w14:textId="77777777" w:rsidTr="00D55E44">
        <w:trPr>
          <w:trHeight w:val="157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7DCB76"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nil"/>
              <w:left w:val="nil"/>
              <w:bottom w:val="single" w:sz="4" w:space="0" w:color="000000"/>
              <w:right w:val="single" w:sz="4" w:space="0" w:color="000000"/>
            </w:tcBorders>
            <w:tcMar>
              <w:top w:w="100" w:type="dxa"/>
              <w:left w:w="100" w:type="dxa"/>
              <w:bottom w:w="100" w:type="dxa"/>
              <w:right w:w="100" w:type="dxa"/>
            </w:tcMar>
          </w:tcPr>
          <w:p w14:paraId="6FF32FC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tcBorders>
              <w:top w:val="nil"/>
              <w:left w:val="nil"/>
              <w:bottom w:val="single" w:sz="4" w:space="0" w:color="000000"/>
              <w:right w:val="single" w:sz="4" w:space="0" w:color="000000"/>
            </w:tcBorders>
            <w:tcMar>
              <w:top w:w="100" w:type="dxa"/>
              <w:left w:w="100" w:type="dxa"/>
              <w:bottom w:w="100" w:type="dxa"/>
              <w:right w:w="100" w:type="dxa"/>
            </w:tcMar>
          </w:tcPr>
          <w:p w14:paraId="5F7DC5AE"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771587F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35" w:type="dxa"/>
            <w:vMerge/>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00CF954"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5CC5B7CC"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3A168F2C" w14:textId="77777777" w:rsidTr="00D55E44">
        <w:trPr>
          <w:trHeight w:val="157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352C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nil"/>
              <w:left w:val="nil"/>
              <w:bottom w:val="single" w:sz="4" w:space="0" w:color="000000"/>
              <w:right w:val="single" w:sz="4" w:space="0" w:color="000000"/>
            </w:tcBorders>
            <w:tcMar>
              <w:top w:w="100" w:type="dxa"/>
              <w:left w:w="100" w:type="dxa"/>
              <w:bottom w:w="100" w:type="dxa"/>
              <w:right w:w="100" w:type="dxa"/>
            </w:tcMar>
          </w:tcPr>
          <w:p w14:paraId="39FC5319"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tcBorders>
              <w:top w:val="nil"/>
              <w:left w:val="nil"/>
              <w:bottom w:val="single" w:sz="4" w:space="0" w:color="000000"/>
              <w:right w:val="single" w:sz="4" w:space="0" w:color="000000"/>
            </w:tcBorders>
            <w:tcMar>
              <w:top w:w="100" w:type="dxa"/>
              <w:left w:w="100" w:type="dxa"/>
              <w:bottom w:w="100" w:type="dxa"/>
              <w:right w:w="100" w:type="dxa"/>
            </w:tcMar>
          </w:tcPr>
          <w:p w14:paraId="200CAAA5"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tcBorders>
              <w:top w:val="nil"/>
              <w:left w:val="nil"/>
              <w:bottom w:val="single" w:sz="4" w:space="0" w:color="000000"/>
              <w:right w:val="single" w:sz="4" w:space="0" w:color="000000"/>
            </w:tcBorders>
            <w:tcMar>
              <w:top w:w="100" w:type="dxa"/>
              <w:left w:w="100" w:type="dxa"/>
              <w:bottom w:w="100" w:type="dxa"/>
              <w:right w:w="100" w:type="dxa"/>
            </w:tcMar>
          </w:tcPr>
          <w:p w14:paraId="20FB3723"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635"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607F0039"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System &amp; Information Integrity</w:t>
            </w:r>
          </w:p>
          <w:p w14:paraId="033861A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SI-2</w:t>
            </w:r>
          </w:p>
          <w:p w14:paraId="2506059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SI-3</w:t>
            </w:r>
          </w:p>
          <w:p w14:paraId="7310B90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SI-4</w:t>
            </w:r>
          </w:p>
          <w:p w14:paraId="6398716E"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SI-4(4)</w:t>
            </w:r>
          </w:p>
          <w:p w14:paraId="6A4461E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SI-5</w:t>
            </w:r>
          </w:p>
          <w:p w14:paraId="5C6CA5B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75" w:type="dxa"/>
            <w:tcBorders>
              <w:top w:val="nil"/>
              <w:left w:val="nil"/>
              <w:bottom w:val="nil"/>
              <w:right w:val="nil"/>
            </w:tcBorders>
            <w:tcMar>
              <w:top w:w="100" w:type="dxa"/>
              <w:left w:w="100" w:type="dxa"/>
              <w:bottom w:w="100" w:type="dxa"/>
              <w:right w:w="100" w:type="dxa"/>
            </w:tcMar>
          </w:tcPr>
          <w:p w14:paraId="4F1D822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653E85CA" w14:textId="77777777" w:rsidTr="00D55E44">
        <w:trPr>
          <w:trHeight w:val="157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F5AA3"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nil"/>
              <w:left w:val="nil"/>
              <w:bottom w:val="single" w:sz="4" w:space="0" w:color="000000"/>
              <w:right w:val="single" w:sz="4" w:space="0" w:color="000000"/>
            </w:tcBorders>
            <w:tcMar>
              <w:top w:w="100" w:type="dxa"/>
              <w:left w:w="100" w:type="dxa"/>
              <w:bottom w:w="100" w:type="dxa"/>
              <w:right w:w="100" w:type="dxa"/>
            </w:tcMar>
          </w:tcPr>
          <w:p w14:paraId="46C4D5EA"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084F3C6A"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Maintenance</w:t>
            </w:r>
          </w:p>
          <w:p w14:paraId="62CD7025"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MA-2</w:t>
            </w:r>
          </w:p>
          <w:p w14:paraId="7E5419C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MA-3</w:t>
            </w:r>
          </w:p>
          <w:p w14:paraId="7B6DB51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MA-3(1)</w:t>
            </w:r>
          </w:p>
          <w:p w14:paraId="3AC83BF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MA-3(2)</w:t>
            </w:r>
          </w:p>
          <w:p w14:paraId="2EB271F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MA-4</w:t>
            </w:r>
          </w:p>
          <w:p w14:paraId="0ECBD44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MA-5</w:t>
            </w:r>
          </w:p>
        </w:tc>
        <w:tc>
          <w:tcPr>
            <w:tcW w:w="1920" w:type="dxa"/>
            <w:vMerge/>
            <w:tcBorders>
              <w:top w:val="nil"/>
              <w:left w:val="nil"/>
              <w:bottom w:val="single" w:sz="4" w:space="0" w:color="000000"/>
              <w:right w:val="single" w:sz="4" w:space="0" w:color="000000"/>
            </w:tcBorders>
            <w:tcMar>
              <w:top w:w="100" w:type="dxa"/>
              <w:left w:w="100" w:type="dxa"/>
              <w:bottom w:w="100" w:type="dxa"/>
              <w:right w:w="100" w:type="dxa"/>
            </w:tcMar>
          </w:tcPr>
          <w:p w14:paraId="3C9B4158"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635" w:type="dxa"/>
            <w:vMerge/>
            <w:tcBorders>
              <w:top w:val="nil"/>
              <w:left w:val="nil"/>
              <w:bottom w:val="single" w:sz="4" w:space="0" w:color="000000"/>
              <w:right w:val="single" w:sz="4" w:space="0" w:color="000000"/>
            </w:tcBorders>
            <w:tcMar>
              <w:top w:w="100" w:type="dxa"/>
              <w:left w:w="100" w:type="dxa"/>
              <w:bottom w:w="100" w:type="dxa"/>
              <w:right w:w="100" w:type="dxa"/>
            </w:tcMar>
          </w:tcPr>
          <w:p w14:paraId="2B26A47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048108E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0212D222" w14:textId="77777777" w:rsidTr="00D55E44">
        <w:trPr>
          <w:trHeight w:val="1575"/>
        </w:trPr>
        <w:tc>
          <w:tcPr>
            <w:tcW w:w="15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F7F5C"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nil"/>
              <w:left w:val="nil"/>
              <w:bottom w:val="single" w:sz="4" w:space="0" w:color="000000"/>
              <w:right w:val="single" w:sz="4" w:space="0" w:color="000000"/>
            </w:tcBorders>
            <w:tcMar>
              <w:top w:w="100" w:type="dxa"/>
              <w:left w:w="100" w:type="dxa"/>
              <w:bottom w:w="100" w:type="dxa"/>
              <w:right w:w="100" w:type="dxa"/>
            </w:tcMar>
          </w:tcPr>
          <w:p w14:paraId="43E5B241"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tcBorders>
              <w:top w:val="nil"/>
              <w:left w:val="nil"/>
              <w:bottom w:val="single" w:sz="4" w:space="0" w:color="000000"/>
              <w:right w:val="single" w:sz="4" w:space="0" w:color="000000"/>
            </w:tcBorders>
            <w:tcMar>
              <w:top w:w="100" w:type="dxa"/>
              <w:left w:w="100" w:type="dxa"/>
              <w:bottom w:w="100" w:type="dxa"/>
              <w:right w:w="100" w:type="dxa"/>
            </w:tcMar>
          </w:tcPr>
          <w:p w14:paraId="5DF44C8A"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00293DAD"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Risk Assessment</w:t>
            </w:r>
          </w:p>
          <w:p w14:paraId="492FCCC5"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RA-3</w:t>
            </w:r>
          </w:p>
          <w:p w14:paraId="49CF80E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RA-5</w:t>
            </w:r>
          </w:p>
          <w:p w14:paraId="388FFB6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RA-5(5)</w:t>
            </w:r>
          </w:p>
          <w:p w14:paraId="06AC52B9"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EE2E7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787779"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35" w:type="dxa"/>
            <w:vMerge/>
            <w:tcBorders>
              <w:top w:val="nil"/>
              <w:left w:val="nil"/>
              <w:bottom w:val="single" w:sz="4" w:space="0" w:color="000000"/>
              <w:right w:val="single" w:sz="4" w:space="0" w:color="000000"/>
            </w:tcBorders>
            <w:tcMar>
              <w:top w:w="100" w:type="dxa"/>
              <w:left w:w="100" w:type="dxa"/>
              <w:bottom w:w="100" w:type="dxa"/>
              <w:right w:w="100" w:type="dxa"/>
            </w:tcMar>
          </w:tcPr>
          <w:p w14:paraId="778C2F4D"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57FF8EB6"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438001FD" w14:textId="77777777" w:rsidTr="00D55E44">
        <w:trPr>
          <w:trHeight w:val="480"/>
        </w:trPr>
        <w:tc>
          <w:tcPr>
            <w:tcW w:w="1500" w:type="dxa"/>
            <w:vMerge w:val="restart"/>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14190D"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Awareness &amp; </w:t>
            </w:r>
            <w:r>
              <w:rPr>
                <w:rFonts w:ascii="Times New Roman" w:eastAsia="Times New Roman" w:hAnsi="Times New Roman" w:cs="Times New Roman"/>
                <w:sz w:val="24"/>
                <w:szCs w:val="24"/>
                <w:u w:val="single"/>
              </w:rPr>
              <w:lastRenderedPageBreak/>
              <w:t>Training</w:t>
            </w:r>
          </w:p>
          <w:p w14:paraId="4911D22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AT-2</w:t>
            </w:r>
          </w:p>
          <w:p w14:paraId="4BB714A1"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AT-2(2)</w:t>
            </w:r>
          </w:p>
          <w:p w14:paraId="499F39C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AT-3</w:t>
            </w:r>
          </w:p>
        </w:tc>
        <w:tc>
          <w:tcPr>
            <w:tcW w:w="1875" w:type="dxa"/>
            <w:vMerge w:val="restart"/>
            <w:tcBorders>
              <w:top w:val="nil"/>
              <w:left w:val="nil"/>
              <w:bottom w:val="single" w:sz="4" w:space="0" w:color="000000"/>
              <w:right w:val="single" w:sz="4" w:space="0" w:color="000000"/>
            </w:tcBorders>
            <w:tcMar>
              <w:top w:w="100" w:type="dxa"/>
              <w:left w:w="100" w:type="dxa"/>
              <w:bottom w:w="100" w:type="dxa"/>
              <w:right w:w="100" w:type="dxa"/>
            </w:tcMar>
          </w:tcPr>
          <w:p w14:paraId="7C779613"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 xml:space="preserve">Contingency </w:t>
            </w:r>
            <w:r>
              <w:rPr>
                <w:rFonts w:ascii="Times New Roman" w:eastAsia="Times New Roman" w:hAnsi="Times New Roman" w:cs="Times New Roman"/>
                <w:sz w:val="24"/>
                <w:szCs w:val="24"/>
                <w:u w:val="single"/>
              </w:rPr>
              <w:lastRenderedPageBreak/>
              <w:t>Planning</w:t>
            </w:r>
          </w:p>
          <w:p w14:paraId="12C5458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CP-9</w:t>
            </w:r>
          </w:p>
        </w:tc>
        <w:tc>
          <w:tcPr>
            <w:tcW w:w="1890" w:type="dxa"/>
            <w:vMerge/>
            <w:tcBorders>
              <w:top w:val="nil"/>
              <w:left w:val="nil"/>
              <w:bottom w:val="single" w:sz="4" w:space="0" w:color="000000"/>
              <w:right w:val="single" w:sz="4" w:space="0" w:color="000000"/>
            </w:tcBorders>
            <w:tcMar>
              <w:top w:w="100" w:type="dxa"/>
              <w:left w:w="100" w:type="dxa"/>
              <w:bottom w:w="100" w:type="dxa"/>
              <w:right w:w="100" w:type="dxa"/>
            </w:tcMar>
          </w:tcPr>
          <w:p w14:paraId="3507F6DF"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tcBorders>
              <w:top w:val="nil"/>
              <w:left w:val="nil"/>
              <w:bottom w:val="single" w:sz="4" w:space="0" w:color="000000"/>
              <w:right w:val="single" w:sz="4" w:space="0" w:color="000000"/>
            </w:tcBorders>
            <w:tcMar>
              <w:top w:w="100" w:type="dxa"/>
              <w:left w:w="100" w:type="dxa"/>
              <w:bottom w:w="100" w:type="dxa"/>
              <w:right w:w="100" w:type="dxa"/>
            </w:tcMar>
          </w:tcPr>
          <w:p w14:paraId="0D96ABC5"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635" w:type="dxa"/>
            <w:vMerge/>
            <w:tcBorders>
              <w:top w:val="nil"/>
              <w:left w:val="nil"/>
              <w:bottom w:val="single" w:sz="4" w:space="0" w:color="000000"/>
              <w:right w:val="single" w:sz="4" w:space="0" w:color="000000"/>
            </w:tcBorders>
            <w:tcMar>
              <w:top w:w="100" w:type="dxa"/>
              <w:left w:w="100" w:type="dxa"/>
              <w:bottom w:w="100" w:type="dxa"/>
              <w:right w:w="100" w:type="dxa"/>
            </w:tcMar>
          </w:tcPr>
          <w:p w14:paraId="6848677A"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375" w:type="dxa"/>
            <w:tcBorders>
              <w:top w:val="nil"/>
              <w:left w:val="nil"/>
              <w:bottom w:val="nil"/>
              <w:right w:val="nil"/>
            </w:tcBorders>
            <w:tcMar>
              <w:top w:w="100" w:type="dxa"/>
              <w:left w:w="100" w:type="dxa"/>
              <w:bottom w:w="100" w:type="dxa"/>
              <w:right w:w="100" w:type="dxa"/>
            </w:tcMar>
          </w:tcPr>
          <w:p w14:paraId="3CB69507"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454D927F" w14:textId="77777777" w:rsidTr="00D55E44">
        <w:trPr>
          <w:trHeight w:val="2355"/>
        </w:trPr>
        <w:tc>
          <w:tcPr>
            <w:tcW w:w="150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0D91596"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75" w:type="dxa"/>
            <w:vMerge/>
            <w:tcBorders>
              <w:top w:val="nil"/>
              <w:left w:val="nil"/>
              <w:bottom w:val="single" w:sz="4" w:space="0" w:color="000000"/>
              <w:right w:val="single" w:sz="4" w:space="0" w:color="000000"/>
            </w:tcBorders>
            <w:tcMar>
              <w:top w:w="100" w:type="dxa"/>
              <w:left w:w="100" w:type="dxa"/>
              <w:bottom w:w="100" w:type="dxa"/>
              <w:right w:w="100" w:type="dxa"/>
            </w:tcMar>
          </w:tcPr>
          <w:p w14:paraId="431DEAB1"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890" w:type="dxa"/>
            <w:vMerge/>
            <w:tcBorders>
              <w:top w:val="nil"/>
              <w:left w:val="nil"/>
              <w:bottom w:val="single" w:sz="4" w:space="0" w:color="000000"/>
              <w:right w:val="single" w:sz="4" w:space="0" w:color="000000"/>
            </w:tcBorders>
            <w:tcMar>
              <w:top w:w="100" w:type="dxa"/>
              <w:left w:w="100" w:type="dxa"/>
              <w:bottom w:w="100" w:type="dxa"/>
              <w:right w:w="100" w:type="dxa"/>
            </w:tcMar>
          </w:tcPr>
          <w:p w14:paraId="6DC161EA"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920" w:type="dxa"/>
            <w:vMerge/>
            <w:tcBorders>
              <w:top w:val="nil"/>
              <w:left w:val="nil"/>
              <w:bottom w:val="single" w:sz="4" w:space="0" w:color="000000"/>
              <w:right w:val="single" w:sz="4" w:space="0" w:color="000000"/>
            </w:tcBorders>
            <w:tcMar>
              <w:top w:w="100" w:type="dxa"/>
              <w:left w:w="100" w:type="dxa"/>
              <w:bottom w:w="100" w:type="dxa"/>
              <w:right w:w="100" w:type="dxa"/>
            </w:tcMar>
          </w:tcPr>
          <w:p w14:paraId="2ED63124" w14:textId="77777777" w:rsidR="006F2D47" w:rsidRDefault="006F2D47" w:rsidP="00D55E44">
            <w:pPr>
              <w:widowControl w:val="0"/>
              <w:pBdr>
                <w:top w:val="nil"/>
                <w:left w:val="nil"/>
                <w:bottom w:val="nil"/>
                <w:right w:val="nil"/>
                <w:between w:val="nil"/>
              </w:pBdr>
              <w:rPr>
                <w:rFonts w:ascii="Times New Roman" w:eastAsia="Times New Roman" w:hAnsi="Times New Roman" w:cs="Times New Roman"/>
                <w:sz w:val="24"/>
                <w:szCs w:val="24"/>
              </w:rPr>
            </w:pPr>
          </w:p>
        </w:tc>
        <w:tc>
          <w:tcPr>
            <w:tcW w:w="1635" w:type="dxa"/>
            <w:tcBorders>
              <w:top w:val="nil"/>
              <w:left w:val="nil"/>
              <w:bottom w:val="single" w:sz="4" w:space="0" w:color="000000"/>
              <w:right w:val="single" w:sz="4" w:space="0" w:color="000000"/>
            </w:tcBorders>
            <w:tcMar>
              <w:top w:w="100" w:type="dxa"/>
              <w:left w:w="100" w:type="dxa"/>
              <w:bottom w:w="100" w:type="dxa"/>
              <w:right w:w="100" w:type="dxa"/>
            </w:tcMar>
          </w:tcPr>
          <w:p w14:paraId="6A27F18A"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Security Assessment</w:t>
            </w:r>
          </w:p>
          <w:p w14:paraId="196A3591"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CA-2</w:t>
            </w:r>
          </w:p>
          <w:p w14:paraId="1A95CDE0"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CA-5</w:t>
            </w:r>
          </w:p>
          <w:p w14:paraId="0007C7D2"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CA-7</w:t>
            </w:r>
          </w:p>
        </w:tc>
        <w:tc>
          <w:tcPr>
            <w:tcW w:w="375" w:type="dxa"/>
            <w:tcBorders>
              <w:top w:val="nil"/>
              <w:left w:val="nil"/>
              <w:bottom w:val="nil"/>
              <w:right w:val="nil"/>
            </w:tcBorders>
            <w:tcMar>
              <w:top w:w="100" w:type="dxa"/>
              <w:left w:w="100" w:type="dxa"/>
              <w:bottom w:w="100" w:type="dxa"/>
              <w:right w:w="100" w:type="dxa"/>
            </w:tcMar>
          </w:tcPr>
          <w:p w14:paraId="458974A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BF9F976" w14:textId="77777777" w:rsidR="006F2D47" w:rsidRDefault="006F2D47" w:rsidP="006F2D47">
      <w:pPr>
        <w:widowControl w:val="0"/>
      </w:pPr>
      <w:r>
        <w:t xml:space="preserve"> </w:t>
      </w:r>
    </w:p>
    <w:tbl>
      <w:tblPr>
        <w:tblStyle w:val="10"/>
        <w:tblW w:w="9360" w:type="dxa"/>
        <w:tblBorders>
          <w:top w:val="nil"/>
          <w:left w:val="nil"/>
          <w:bottom w:val="nil"/>
          <w:right w:val="nil"/>
          <w:insideH w:val="nil"/>
          <w:insideV w:val="nil"/>
        </w:tblBorders>
        <w:tblLayout w:type="fixed"/>
        <w:tblLook w:val="0600" w:firstRow="0" w:lastRow="0" w:firstColumn="0" w:lastColumn="0" w:noHBand="1" w:noVBand="1"/>
      </w:tblPr>
      <w:tblGrid>
        <w:gridCol w:w="4590"/>
        <w:gridCol w:w="4770"/>
      </w:tblGrid>
      <w:tr w:rsidR="006F2D47" w14:paraId="1B208BFC"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4FE41036" w14:textId="77777777" w:rsidR="006F2D47" w:rsidRDefault="006F2D47" w:rsidP="00D55E44">
            <w:pPr>
              <w:widowControl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Legend:</w:t>
            </w:r>
          </w:p>
        </w:tc>
        <w:tc>
          <w:tcPr>
            <w:tcW w:w="4770" w:type="dxa"/>
            <w:tcBorders>
              <w:top w:val="nil"/>
              <w:left w:val="nil"/>
              <w:bottom w:val="nil"/>
              <w:right w:val="nil"/>
            </w:tcBorders>
            <w:tcMar>
              <w:top w:w="20" w:type="dxa"/>
              <w:left w:w="20" w:type="dxa"/>
              <w:bottom w:w="20" w:type="dxa"/>
              <w:right w:w="20" w:type="dxa"/>
            </w:tcMar>
          </w:tcPr>
          <w:p w14:paraId="7B4EDA7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F2D47" w14:paraId="026F4F77"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4AA6FA3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AC: Access Control</w:t>
            </w:r>
          </w:p>
        </w:tc>
        <w:tc>
          <w:tcPr>
            <w:tcW w:w="4770" w:type="dxa"/>
            <w:tcBorders>
              <w:top w:val="nil"/>
              <w:left w:val="nil"/>
              <w:bottom w:val="nil"/>
              <w:right w:val="nil"/>
            </w:tcBorders>
            <w:tcMar>
              <w:top w:w="20" w:type="dxa"/>
              <w:left w:w="20" w:type="dxa"/>
              <w:bottom w:w="20" w:type="dxa"/>
              <w:right w:w="20" w:type="dxa"/>
            </w:tcMar>
          </w:tcPr>
          <w:p w14:paraId="02DA0E9D"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MA: Maintenance</w:t>
            </w:r>
          </w:p>
        </w:tc>
      </w:tr>
      <w:tr w:rsidR="006F2D47" w14:paraId="2E7F0DA1"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0348451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AT: Awareness and Training</w:t>
            </w:r>
          </w:p>
        </w:tc>
        <w:tc>
          <w:tcPr>
            <w:tcW w:w="4770" w:type="dxa"/>
            <w:tcBorders>
              <w:top w:val="nil"/>
              <w:left w:val="nil"/>
              <w:bottom w:val="nil"/>
              <w:right w:val="nil"/>
            </w:tcBorders>
            <w:tcMar>
              <w:top w:w="20" w:type="dxa"/>
              <w:left w:w="20" w:type="dxa"/>
              <w:bottom w:w="20" w:type="dxa"/>
              <w:right w:w="20" w:type="dxa"/>
            </w:tcMar>
          </w:tcPr>
          <w:p w14:paraId="068EC743"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MP: Media Protection</w:t>
            </w:r>
          </w:p>
        </w:tc>
      </w:tr>
      <w:tr w:rsidR="006F2D47" w14:paraId="510DFD7F"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5B3AA44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 Auditing and Accountability</w:t>
            </w:r>
          </w:p>
        </w:tc>
        <w:tc>
          <w:tcPr>
            <w:tcW w:w="4770" w:type="dxa"/>
            <w:tcBorders>
              <w:top w:val="nil"/>
              <w:left w:val="nil"/>
              <w:bottom w:val="nil"/>
              <w:right w:val="nil"/>
            </w:tcBorders>
            <w:tcMar>
              <w:top w:w="20" w:type="dxa"/>
              <w:left w:w="20" w:type="dxa"/>
              <w:bottom w:w="20" w:type="dxa"/>
              <w:right w:w="20" w:type="dxa"/>
            </w:tcMar>
          </w:tcPr>
          <w:p w14:paraId="73BDBD2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 Physical &amp; Environmental Protection</w:t>
            </w:r>
          </w:p>
        </w:tc>
      </w:tr>
      <w:tr w:rsidR="006F2D47" w14:paraId="1773FF7B"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20C2CEE0"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CM: Configuration Management</w:t>
            </w:r>
          </w:p>
        </w:tc>
        <w:tc>
          <w:tcPr>
            <w:tcW w:w="4770" w:type="dxa"/>
            <w:tcBorders>
              <w:top w:val="nil"/>
              <w:left w:val="nil"/>
              <w:bottom w:val="nil"/>
              <w:right w:val="nil"/>
            </w:tcBorders>
            <w:tcMar>
              <w:top w:w="20" w:type="dxa"/>
              <w:left w:w="20" w:type="dxa"/>
              <w:bottom w:w="20" w:type="dxa"/>
              <w:right w:w="20" w:type="dxa"/>
            </w:tcMar>
          </w:tcPr>
          <w:p w14:paraId="6C8723C4"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PS: Personnel Security</w:t>
            </w:r>
          </w:p>
        </w:tc>
      </w:tr>
      <w:tr w:rsidR="006F2D47" w14:paraId="51B9777A"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581CCD1A"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CP: Contingency Planning</w:t>
            </w:r>
          </w:p>
        </w:tc>
        <w:tc>
          <w:tcPr>
            <w:tcW w:w="4770" w:type="dxa"/>
            <w:tcBorders>
              <w:top w:val="nil"/>
              <w:left w:val="nil"/>
              <w:bottom w:val="nil"/>
              <w:right w:val="nil"/>
            </w:tcBorders>
            <w:tcMar>
              <w:top w:w="20" w:type="dxa"/>
              <w:left w:w="20" w:type="dxa"/>
              <w:bottom w:w="20" w:type="dxa"/>
              <w:right w:w="20" w:type="dxa"/>
            </w:tcMar>
          </w:tcPr>
          <w:p w14:paraId="63F539DB"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RA: Risk Assessment</w:t>
            </w:r>
          </w:p>
        </w:tc>
      </w:tr>
      <w:tr w:rsidR="006F2D47" w14:paraId="75FE4C0B"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532952E5"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IA: Identification and Authentication</w:t>
            </w:r>
          </w:p>
        </w:tc>
        <w:tc>
          <w:tcPr>
            <w:tcW w:w="4770" w:type="dxa"/>
            <w:tcBorders>
              <w:top w:val="nil"/>
              <w:left w:val="nil"/>
              <w:bottom w:val="nil"/>
              <w:right w:val="nil"/>
            </w:tcBorders>
            <w:tcMar>
              <w:top w:w="20" w:type="dxa"/>
              <w:left w:w="20" w:type="dxa"/>
              <w:bottom w:w="20" w:type="dxa"/>
              <w:right w:w="20" w:type="dxa"/>
            </w:tcMar>
          </w:tcPr>
          <w:p w14:paraId="735DF148"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 System &amp; Communications Protection</w:t>
            </w:r>
          </w:p>
        </w:tc>
      </w:tr>
      <w:tr w:rsidR="006F2D47" w14:paraId="373861A7" w14:textId="77777777" w:rsidTr="00D55E44">
        <w:trPr>
          <w:trHeight w:val="330"/>
        </w:trPr>
        <w:tc>
          <w:tcPr>
            <w:tcW w:w="4590" w:type="dxa"/>
            <w:tcBorders>
              <w:top w:val="nil"/>
              <w:left w:val="nil"/>
              <w:bottom w:val="nil"/>
              <w:right w:val="nil"/>
            </w:tcBorders>
            <w:tcMar>
              <w:top w:w="20" w:type="dxa"/>
              <w:left w:w="20" w:type="dxa"/>
              <w:bottom w:w="20" w:type="dxa"/>
              <w:right w:w="20" w:type="dxa"/>
            </w:tcMar>
          </w:tcPr>
          <w:p w14:paraId="37B8299F"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IR: Incident Response</w:t>
            </w:r>
          </w:p>
        </w:tc>
        <w:tc>
          <w:tcPr>
            <w:tcW w:w="4770" w:type="dxa"/>
            <w:tcBorders>
              <w:top w:val="nil"/>
              <w:left w:val="nil"/>
              <w:bottom w:val="nil"/>
              <w:right w:val="nil"/>
            </w:tcBorders>
            <w:tcMar>
              <w:top w:w="20" w:type="dxa"/>
              <w:left w:w="20" w:type="dxa"/>
              <w:bottom w:w="20" w:type="dxa"/>
              <w:right w:w="20" w:type="dxa"/>
            </w:tcMar>
          </w:tcPr>
          <w:p w14:paraId="2F219AB2" w14:textId="77777777" w:rsidR="006F2D47" w:rsidRDefault="006F2D47" w:rsidP="00D55E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 System &amp; Information Integrity</w:t>
            </w:r>
          </w:p>
        </w:tc>
      </w:tr>
    </w:tbl>
    <w:p w14:paraId="090705FC" w14:textId="77777777" w:rsidR="006F2D47" w:rsidRDefault="006F2D47" w:rsidP="006F2D47">
      <w:pPr>
        <w:widowControl w:val="0"/>
      </w:pPr>
      <w:r>
        <w:t xml:space="preserve"> </w:t>
      </w:r>
    </w:p>
    <w:p w14:paraId="6D7D3E81" w14:textId="77777777" w:rsidR="006F2D47" w:rsidRDefault="006F2D47" w:rsidP="006F2D47">
      <w:pPr>
        <w:widowControl w:val="0"/>
      </w:pPr>
      <w:r>
        <w:t xml:space="preserve">  </w:t>
      </w:r>
      <w:r>
        <w:tab/>
        <w:t>(c</w:t>
      </w:r>
      <w:proofErr w:type="gramStart"/>
      <w:r>
        <w:t xml:space="preserve">)  </w:t>
      </w:r>
      <w:r>
        <w:rPr>
          <w:i/>
          <w:iCs/>
        </w:rPr>
        <w:t>Other</w:t>
      </w:r>
      <w:proofErr w:type="gramEnd"/>
      <w:r>
        <w:rPr>
          <w:i/>
          <w:iCs/>
        </w:rPr>
        <w:t xml:space="preserve"> requirements</w:t>
      </w:r>
      <w:r>
        <w:t>. This clause does not relieve the Contractor of the requirements specified by applicable statutes or other Federal safeguarding requirements for Controlled Unclassified Information (CUI) as established by Executive Order 13556, as well as regulations and guidance established pursuant thereto.</w:t>
      </w:r>
    </w:p>
    <w:p w14:paraId="78D3D046" w14:textId="77777777" w:rsidR="006F2D47" w:rsidRDefault="006F2D47" w:rsidP="006F2D47">
      <w:pPr>
        <w:widowControl w:val="0"/>
      </w:pPr>
      <w:r>
        <w:t xml:space="preserve"> </w:t>
      </w:r>
    </w:p>
    <w:p w14:paraId="70E9FF8B" w14:textId="77777777" w:rsidR="006F2D47" w:rsidRDefault="006F2D47" w:rsidP="006F2D47">
      <w:pPr>
        <w:widowControl w:val="0"/>
        <w:rPr>
          <w:i/>
          <w:iCs/>
        </w:rPr>
      </w:pPr>
      <w:r>
        <w:t xml:space="preserve">  </w:t>
      </w:r>
      <w:r>
        <w:tab/>
        <w:t>(d</w:t>
      </w:r>
      <w:proofErr w:type="gramStart"/>
      <w:r>
        <w:t xml:space="preserve">)  </w:t>
      </w:r>
      <w:r>
        <w:rPr>
          <w:i/>
          <w:iCs/>
        </w:rPr>
        <w:t>Cyber</w:t>
      </w:r>
      <w:proofErr w:type="gramEnd"/>
      <w:r>
        <w:rPr>
          <w:i/>
          <w:iCs/>
        </w:rPr>
        <w:t xml:space="preserve"> incident and compromise reporting.</w:t>
      </w:r>
    </w:p>
    <w:p w14:paraId="5BFD69E9" w14:textId="77777777" w:rsidR="006F2D47" w:rsidRDefault="006F2D47" w:rsidP="006F2D47">
      <w:pPr>
        <w:widowControl w:val="0"/>
      </w:pPr>
      <w:r>
        <w:t xml:space="preserve"> </w:t>
      </w:r>
    </w:p>
    <w:p w14:paraId="23D4F792" w14:textId="77777777" w:rsidR="006F2D47" w:rsidRDefault="006F2D47" w:rsidP="006F2D47">
      <w:pPr>
        <w:widowControl w:val="0"/>
      </w:pPr>
      <w:r>
        <w:t xml:space="preserve">        </w:t>
      </w:r>
      <w:r>
        <w:tab/>
        <w:t>(1</w:t>
      </w:r>
      <w:proofErr w:type="gramStart"/>
      <w:r>
        <w:t xml:space="preserve">)  </w:t>
      </w:r>
      <w:r>
        <w:rPr>
          <w:i/>
          <w:iCs/>
        </w:rPr>
        <w:t>Reporting</w:t>
      </w:r>
      <w:proofErr w:type="gramEnd"/>
      <w:r>
        <w:rPr>
          <w:i/>
          <w:iCs/>
        </w:rPr>
        <w:t xml:space="preserve"> requirement</w:t>
      </w:r>
      <w:r>
        <w:t>. The Contractor shall report as much of the following information as can be obtained to NARA’s Chief Information Security Officer within 72 hours of discovery of any cyber incident, as described in paragraph (d)(2) of this clause, that affects unclassified controlled technical information resident on or transiting through the Contractor’s unclassified information systems:</w:t>
      </w:r>
    </w:p>
    <w:p w14:paraId="3C2A7368" w14:textId="77777777" w:rsidR="006F2D47" w:rsidRDefault="006F2D47" w:rsidP="006F2D47">
      <w:pPr>
        <w:widowControl w:val="0"/>
      </w:pPr>
      <w:r>
        <w:t xml:space="preserve"> </w:t>
      </w:r>
    </w:p>
    <w:p w14:paraId="439A2EAE" w14:textId="77777777" w:rsidR="006F2D47" w:rsidRDefault="006F2D47" w:rsidP="006F2D47">
      <w:pPr>
        <w:widowControl w:val="0"/>
      </w:pPr>
      <w:r>
        <w:t xml:space="preserve">                </w:t>
      </w:r>
      <w:r>
        <w:tab/>
        <w:t>(</w:t>
      </w:r>
      <w:proofErr w:type="spellStart"/>
      <w:r>
        <w:t>i</w:t>
      </w:r>
      <w:proofErr w:type="spellEnd"/>
      <w:proofErr w:type="gramStart"/>
      <w:r>
        <w:t>)  Data</w:t>
      </w:r>
      <w:proofErr w:type="gramEnd"/>
      <w:r>
        <w:t xml:space="preserve"> Universal Numbering System (DUNS).</w:t>
      </w:r>
    </w:p>
    <w:p w14:paraId="0CFD9125" w14:textId="77777777" w:rsidR="006F2D47" w:rsidRDefault="006F2D47" w:rsidP="006F2D47">
      <w:pPr>
        <w:widowControl w:val="0"/>
      </w:pPr>
      <w:r>
        <w:t xml:space="preserve"> </w:t>
      </w:r>
    </w:p>
    <w:p w14:paraId="76B5FA4D" w14:textId="77777777" w:rsidR="006F2D47" w:rsidRDefault="006F2D47" w:rsidP="006F2D47">
      <w:pPr>
        <w:widowControl w:val="0"/>
      </w:pPr>
      <w:r>
        <w:t xml:space="preserve">                </w:t>
      </w:r>
      <w:r>
        <w:tab/>
        <w:t>(ii</w:t>
      </w:r>
      <w:proofErr w:type="gramStart"/>
      <w:r>
        <w:t>)  Contract</w:t>
      </w:r>
      <w:proofErr w:type="gramEnd"/>
      <w:r>
        <w:t xml:space="preserve"> Order numbers affected unless all contracts by the company are affected.</w:t>
      </w:r>
    </w:p>
    <w:p w14:paraId="3E504F36" w14:textId="77777777" w:rsidR="006F2D47" w:rsidRDefault="006F2D47" w:rsidP="006F2D47">
      <w:pPr>
        <w:widowControl w:val="0"/>
      </w:pPr>
      <w:r>
        <w:t xml:space="preserve"> </w:t>
      </w:r>
    </w:p>
    <w:p w14:paraId="29FBB28B" w14:textId="77777777" w:rsidR="006F2D47" w:rsidRDefault="006F2D47" w:rsidP="006F2D47">
      <w:pPr>
        <w:widowControl w:val="0"/>
      </w:pPr>
      <w:r>
        <w:t xml:space="preserve">                </w:t>
      </w:r>
      <w:r>
        <w:tab/>
        <w:t>(iii</w:t>
      </w:r>
      <w:proofErr w:type="gramStart"/>
      <w:r>
        <w:t>)  Facility</w:t>
      </w:r>
      <w:proofErr w:type="gramEnd"/>
      <w:r>
        <w:t xml:space="preserve"> location of the event is different than the prime Contractor location.</w:t>
      </w:r>
    </w:p>
    <w:p w14:paraId="37FD55DD" w14:textId="77777777" w:rsidR="006F2D47" w:rsidRDefault="006F2D47" w:rsidP="006F2D47">
      <w:pPr>
        <w:widowControl w:val="0"/>
      </w:pPr>
      <w:r>
        <w:t xml:space="preserve"> </w:t>
      </w:r>
    </w:p>
    <w:p w14:paraId="0CD3D12F" w14:textId="77777777" w:rsidR="006F2D47" w:rsidRDefault="006F2D47" w:rsidP="006F2D47">
      <w:pPr>
        <w:widowControl w:val="0"/>
      </w:pPr>
      <w:r>
        <w:t xml:space="preserve">                </w:t>
      </w:r>
      <w:r>
        <w:tab/>
        <w:t>(iv</w:t>
      </w:r>
      <w:proofErr w:type="gramStart"/>
      <w:r>
        <w:t>)  Point</w:t>
      </w:r>
      <w:proofErr w:type="gramEnd"/>
      <w:r>
        <w:t xml:space="preserve"> of contact if different than the POC recorded in the System for Award Management (address, position, telephone, email).</w:t>
      </w:r>
    </w:p>
    <w:p w14:paraId="350CC002" w14:textId="77777777" w:rsidR="006F2D47" w:rsidRDefault="006F2D47" w:rsidP="006F2D47">
      <w:pPr>
        <w:widowControl w:val="0"/>
      </w:pPr>
      <w:r>
        <w:t xml:space="preserve"> </w:t>
      </w:r>
    </w:p>
    <w:p w14:paraId="452ECE97" w14:textId="77777777" w:rsidR="006F2D47" w:rsidRDefault="006F2D47" w:rsidP="006F2D47">
      <w:pPr>
        <w:widowControl w:val="0"/>
      </w:pPr>
      <w:r>
        <w:t xml:space="preserve">                </w:t>
      </w:r>
      <w:r>
        <w:tab/>
        <w:t>(v</w:t>
      </w:r>
      <w:proofErr w:type="gramStart"/>
      <w:r>
        <w:t>)  Contracting</w:t>
      </w:r>
      <w:proofErr w:type="gramEnd"/>
      <w:r>
        <w:t xml:space="preserve"> Officer point of contact (address, position, telephone, email).</w:t>
      </w:r>
    </w:p>
    <w:p w14:paraId="2FB843BC" w14:textId="77777777" w:rsidR="006F2D47" w:rsidRDefault="006F2D47" w:rsidP="006F2D47">
      <w:pPr>
        <w:widowControl w:val="0"/>
      </w:pPr>
      <w:r>
        <w:lastRenderedPageBreak/>
        <w:t xml:space="preserve"> </w:t>
      </w:r>
    </w:p>
    <w:p w14:paraId="4B0B44B5" w14:textId="77777777" w:rsidR="006F2D47" w:rsidRDefault="006F2D47" w:rsidP="006F2D47">
      <w:pPr>
        <w:widowControl w:val="0"/>
      </w:pPr>
      <w:r>
        <w:t xml:space="preserve">                </w:t>
      </w:r>
      <w:r>
        <w:tab/>
        <w:t>(vi</w:t>
      </w:r>
      <w:proofErr w:type="gramStart"/>
      <w:r>
        <w:t>)  Contract</w:t>
      </w:r>
      <w:proofErr w:type="gramEnd"/>
      <w:r>
        <w:t xml:space="preserve"> Order clearance level.</w:t>
      </w:r>
    </w:p>
    <w:p w14:paraId="0A57C38D" w14:textId="77777777" w:rsidR="006F2D47" w:rsidRDefault="006F2D47" w:rsidP="006F2D47">
      <w:pPr>
        <w:widowControl w:val="0"/>
      </w:pPr>
      <w:r>
        <w:t xml:space="preserve"> </w:t>
      </w:r>
    </w:p>
    <w:p w14:paraId="63F5ABFF" w14:textId="77777777" w:rsidR="006F2D47" w:rsidRDefault="006F2D47" w:rsidP="006F2D47">
      <w:pPr>
        <w:widowControl w:val="0"/>
      </w:pPr>
      <w:r>
        <w:t xml:space="preserve">                </w:t>
      </w:r>
      <w:r>
        <w:tab/>
        <w:t>(vii</w:t>
      </w:r>
      <w:proofErr w:type="gramStart"/>
      <w:r>
        <w:t>)  Name</w:t>
      </w:r>
      <w:proofErr w:type="gramEnd"/>
      <w:r>
        <w:t xml:space="preserve"> of subcontractor if this was an incident on a subcontractor network.</w:t>
      </w:r>
    </w:p>
    <w:p w14:paraId="62D4432E" w14:textId="77777777" w:rsidR="006F2D47" w:rsidRDefault="006F2D47" w:rsidP="006F2D47">
      <w:pPr>
        <w:widowControl w:val="0"/>
      </w:pPr>
      <w:r>
        <w:t xml:space="preserve"> </w:t>
      </w:r>
    </w:p>
    <w:p w14:paraId="04222AFC" w14:textId="77777777" w:rsidR="006F2D47" w:rsidRDefault="006F2D47" w:rsidP="006F2D47">
      <w:pPr>
        <w:widowControl w:val="0"/>
      </w:pPr>
      <w:r>
        <w:t xml:space="preserve">                </w:t>
      </w:r>
      <w:r>
        <w:tab/>
        <w:t>(viii</w:t>
      </w:r>
      <w:proofErr w:type="gramStart"/>
      <w:r>
        <w:t>)  NARA</w:t>
      </w:r>
      <w:proofErr w:type="gramEnd"/>
      <w:r>
        <w:t xml:space="preserve"> programs, platforms or systems involved.</w:t>
      </w:r>
    </w:p>
    <w:p w14:paraId="2DD7AEE9" w14:textId="77777777" w:rsidR="006F2D47" w:rsidRDefault="006F2D47" w:rsidP="006F2D47">
      <w:pPr>
        <w:widowControl w:val="0"/>
      </w:pPr>
      <w:r>
        <w:t xml:space="preserve"> </w:t>
      </w:r>
    </w:p>
    <w:p w14:paraId="465DDE4F" w14:textId="77777777" w:rsidR="006F2D47" w:rsidRDefault="006F2D47" w:rsidP="006F2D47">
      <w:pPr>
        <w:widowControl w:val="0"/>
      </w:pPr>
      <w:r>
        <w:t xml:space="preserve">                </w:t>
      </w:r>
      <w:r>
        <w:tab/>
        <w:t>(ix</w:t>
      </w:r>
      <w:proofErr w:type="gramStart"/>
      <w:r>
        <w:t>)  Location</w:t>
      </w:r>
      <w:proofErr w:type="gramEnd"/>
      <w:r>
        <w:t>(s) of compromise.</w:t>
      </w:r>
    </w:p>
    <w:p w14:paraId="1A266959" w14:textId="77777777" w:rsidR="006F2D47" w:rsidRDefault="006F2D47" w:rsidP="006F2D47">
      <w:pPr>
        <w:widowControl w:val="0"/>
      </w:pPr>
      <w:r>
        <w:t xml:space="preserve"> </w:t>
      </w:r>
    </w:p>
    <w:p w14:paraId="4EA43D58" w14:textId="77777777" w:rsidR="006F2D47" w:rsidRDefault="006F2D47" w:rsidP="006F2D47">
      <w:pPr>
        <w:widowControl w:val="0"/>
      </w:pPr>
      <w:r>
        <w:t xml:space="preserve">                </w:t>
      </w:r>
      <w:r>
        <w:tab/>
        <w:t>(x</w:t>
      </w:r>
      <w:proofErr w:type="gramStart"/>
      <w:r>
        <w:t>)  Date</w:t>
      </w:r>
      <w:proofErr w:type="gramEnd"/>
      <w:r>
        <w:t xml:space="preserve"> incident discovered.</w:t>
      </w:r>
    </w:p>
    <w:p w14:paraId="0DD233C9" w14:textId="77777777" w:rsidR="006F2D47" w:rsidRDefault="006F2D47" w:rsidP="006F2D47">
      <w:pPr>
        <w:widowControl w:val="0"/>
      </w:pPr>
      <w:r>
        <w:t xml:space="preserve"> </w:t>
      </w:r>
    </w:p>
    <w:p w14:paraId="54195F30" w14:textId="77777777" w:rsidR="006F2D47" w:rsidRDefault="006F2D47" w:rsidP="006F2D47">
      <w:pPr>
        <w:widowControl w:val="0"/>
      </w:pPr>
      <w:r>
        <w:t xml:space="preserve">                </w:t>
      </w:r>
      <w:r>
        <w:tab/>
        <w:t>(xi</w:t>
      </w:r>
      <w:proofErr w:type="gramStart"/>
      <w:r>
        <w:t>)  Type</w:t>
      </w:r>
      <w:proofErr w:type="gramEnd"/>
      <w:r>
        <w:t xml:space="preserve"> of compromise (e.g., unauthorized access, inadvertent release, other).</w:t>
      </w:r>
    </w:p>
    <w:p w14:paraId="6C65A4FA" w14:textId="77777777" w:rsidR="006F2D47" w:rsidRDefault="006F2D47" w:rsidP="006F2D47">
      <w:pPr>
        <w:widowControl w:val="0"/>
      </w:pPr>
      <w:r>
        <w:t xml:space="preserve"> </w:t>
      </w:r>
    </w:p>
    <w:p w14:paraId="12770448" w14:textId="77777777" w:rsidR="006F2D47" w:rsidRDefault="006F2D47" w:rsidP="006F2D47">
      <w:pPr>
        <w:widowControl w:val="0"/>
      </w:pPr>
      <w:r>
        <w:t xml:space="preserve">                </w:t>
      </w:r>
      <w:r>
        <w:tab/>
        <w:t>(xii</w:t>
      </w:r>
      <w:proofErr w:type="gramStart"/>
      <w:r>
        <w:t>)  Description</w:t>
      </w:r>
      <w:proofErr w:type="gramEnd"/>
      <w:r>
        <w:t xml:space="preserve"> of information compromised.</w:t>
      </w:r>
    </w:p>
    <w:p w14:paraId="7AEC0290" w14:textId="77777777" w:rsidR="006F2D47" w:rsidRDefault="006F2D47" w:rsidP="006F2D47">
      <w:pPr>
        <w:widowControl w:val="0"/>
      </w:pPr>
      <w:r>
        <w:t xml:space="preserve"> </w:t>
      </w:r>
    </w:p>
    <w:p w14:paraId="4B2B484C" w14:textId="77777777" w:rsidR="006F2D47" w:rsidRDefault="006F2D47" w:rsidP="006F2D47">
      <w:pPr>
        <w:widowControl w:val="0"/>
      </w:pPr>
      <w:r>
        <w:t xml:space="preserve">                </w:t>
      </w:r>
      <w:r>
        <w:tab/>
        <w:t>(xiii</w:t>
      </w:r>
      <w:proofErr w:type="gramStart"/>
      <w:r>
        <w:t>)  Any</w:t>
      </w:r>
      <w:proofErr w:type="gramEnd"/>
      <w:r>
        <w:t xml:space="preserve"> additional information relevant to the information compromise.</w:t>
      </w:r>
    </w:p>
    <w:p w14:paraId="56815A5C" w14:textId="77777777" w:rsidR="006F2D47" w:rsidRDefault="006F2D47" w:rsidP="006F2D47">
      <w:pPr>
        <w:widowControl w:val="0"/>
      </w:pPr>
      <w:r>
        <w:t xml:space="preserve"> </w:t>
      </w:r>
    </w:p>
    <w:p w14:paraId="3B745197" w14:textId="77777777" w:rsidR="006F2D47" w:rsidRDefault="006F2D47" w:rsidP="006F2D47">
      <w:pPr>
        <w:widowControl w:val="0"/>
      </w:pPr>
      <w:r>
        <w:t xml:space="preserve">        </w:t>
      </w:r>
      <w:r>
        <w:tab/>
        <w:t>(2</w:t>
      </w:r>
      <w:proofErr w:type="gramStart"/>
      <w:r>
        <w:t xml:space="preserve">)  </w:t>
      </w:r>
      <w:r>
        <w:rPr>
          <w:i/>
          <w:iCs/>
        </w:rPr>
        <w:t>Reportable</w:t>
      </w:r>
      <w:proofErr w:type="gramEnd"/>
      <w:r>
        <w:rPr>
          <w:i/>
          <w:iCs/>
        </w:rPr>
        <w:t xml:space="preserve"> cyber incidents</w:t>
      </w:r>
      <w:r>
        <w:t>. Reportable cyber incidents include the following:</w:t>
      </w:r>
    </w:p>
    <w:p w14:paraId="786AE358" w14:textId="77777777" w:rsidR="006F2D47" w:rsidRDefault="006F2D47" w:rsidP="006F2D47">
      <w:pPr>
        <w:widowControl w:val="0"/>
      </w:pPr>
      <w:r>
        <w:t xml:space="preserve"> </w:t>
      </w:r>
    </w:p>
    <w:p w14:paraId="37A0B0D6" w14:textId="77777777" w:rsidR="006F2D47" w:rsidRDefault="006F2D47" w:rsidP="006F2D47">
      <w:pPr>
        <w:widowControl w:val="0"/>
      </w:pPr>
      <w:r>
        <w:t xml:space="preserve">                </w:t>
      </w:r>
      <w:r>
        <w:tab/>
        <w:t>(</w:t>
      </w:r>
      <w:proofErr w:type="spellStart"/>
      <w:r>
        <w:t>i</w:t>
      </w:r>
      <w:proofErr w:type="spellEnd"/>
      <w:proofErr w:type="gramStart"/>
      <w:r>
        <w:t>)  A</w:t>
      </w:r>
      <w:proofErr w:type="gramEnd"/>
      <w:r>
        <w:t xml:space="preserve"> cyber incident involving possible exfiltration, manipulation, or other loss or compromise of any unclassified controlled technical information resident on or transiting through Contractor’s, or its subcontractors’, unclassified information systems.</w:t>
      </w:r>
    </w:p>
    <w:p w14:paraId="2AACE3FA" w14:textId="77777777" w:rsidR="006F2D47" w:rsidRDefault="006F2D47" w:rsidP="006F2D47">
      <w:pPr>
        <w:widowControl w:val="0"/>
      </w:pPr>
      <w:r>
        <w:t xml:space="preserve"> </w:t>
      </w:r>
    </w:p>
    <w:p w14:paraId="45B2A651" w14:textId="77777777" w:rsidR="006F2D47" w:rsidRDefault="006F2D47" w:rsidP="006F2D47">
      <w:pPr>
        <w:widowControl w:val="0"/>
      </w:pPr>
      <w:r>
        <w:t xml:space="preserve">                </w:t>
      </w:r>
      <w:r>
        <w:tab/>
        <w:t>(ii</w:t>
      </w:r>
      <w:proofErr w:type="gramStart"/>
      <w:r>
        <w:t>)  Any</w:t>
      </w:r>
      <w:proofErr w:type="gramEnd"/>
      <w:r>
        <w:t xml:space="preserve"> other activities not included in paragraph (d)(2)(</w:t>
      </w:r>
      <w:proofErr w:type="spellStart"/>
      <w:r>
        <w:t>i</w:t>
      </w:r>
      <w:proofErr w:type="spellEnd"/>
      <w:r>
        <w:t>) of this clause that allow unauthorized access to the Contractor’s unclassified information system on which unclassified controlled technical information is resident on or transiting.</w:t>
      </w:r>
    </w:p>
    <w:p w14:paraId="71A3499D" w14:textId="77777777" w:rsidR="006F2D47" w:rsidRDefault="006F2D47" w:rsidP="006F2D47">
      <w:pPr>
        <w:widowControl w:val="0"/>
      </w:pPr>
      <w:r>
        <w:t xml:space="preserve"> </w:t>
      </w:r>
    </w:p>
    <w:p w14:paraId="204C0439" w14:textId="77777777" w:rsidR="006F2D47" w:rsidRDefault="006F2D47" w:rsidP="006F2D47">
      <w:pPr>
        <w:widowControl w:val="0"/>
      </w:pPr>
      <w:r>
        <w:t xml:space="preserve">        </w:t>
      </w:r>
      <w:r>
        <w:tab/>
        <w:t>(3</w:t>
      </w:r>
      <w:proofErr w:type="gramStart"/>
      <w:r>
        <w:t xml:space="preserve">)  </w:t>
      </w:r>
      <w:r>
        <w:rPr>
          <w:i/>
          <w:iCs/>
        </w:rPr>
        <w:t>Other</w:t>
      </w:r>
      <w:proofErr w:type="gramEnd"/>
      <w:r>
        <w:rPr>
          <w:i/>
          <w:iCs/>
        </w:rPr>
        <w:t xml:space="preserve"> reporting requirements</w:t>
      </w:r>
      <w:r>
        <w:t xml:space="preserve">. This reporting in no way abrogates the Contractor’s responsibility for additional safeguarding and cyber incident reporting requirements pertaining to its unclassified information systems under other clauses that may apply to its Contract, or </w:t>
      </w:r>
      <w:proofErr w:type="gramStart"/>
      <w:r>
        <w:t>as a result of</w:t>
      </w:r>
      <w:proofErr w:type="gramEnd"/>
      <w:r>
        <w:t xml:space="preserve"> other U.S. Government legislative and regulatory requirements that may apply (e.g., as cited in paragraph (c) of this clause).</w:t>
      </w:r>
    </w:p>
    <w:p w14:paraId="1F4ABFAC" w14:textId="77777777" w:rsidR="006F2D47" w:rsidRDefault="006F2D47" w:rsidP="006F2D47">
      <w:pPr>
        <w:widowControl w:val="0"/>
      </w:pPr>
      <w:r>
        <w:t xml:space="preserve"> </w:t>
      </w:r>
    </w:p>
    <w:p w14:paraId="11A7EF78" w14:textId="77777777" w:rsidR="006F2D47" w:rsidRDefault="006F2D47" w:rsidP="006F2D47">
      <w:pPr>
        <w:widowControl w:val="0"/>
      </w:pPr>
      <w:r>
        <w:t xml:space="preserve">        </w:t>
      </w:r>
      <w:r>
        <w:tab/>
        <w:t>(4</w:t>
      </w:r>
      <w:proofErr w:type="gramStart"/>
      <w:r>
        <w:t>)  Contractor</w:t>
      </w:r>
      <w:proofErr w:type="gramEnd"/>
      <w:r>
        <w:t xml:space="preserve"> actions to support </w:t>
      </w:r>
      <w:proofErr w:type="gramStart"/>
      <w:r>
        <w:t>NARA  damage</w:t>
      </w:r>
      <w:proofErr w:type="gramEnd"/>
      <w:r>
        <w:t xml:space="preserve"> assessment. In response to the reported cyber incident, the Contractor shall—</w:t>
      </w:r>
    </w:p>
    <w:p w14:paraId="729A9B18" w14:textId="77777777" w:rsidR="006F2D47" w:rsidRDefault="006F2D47" w:rsidP="006F2D47">
      <w:pPr>
        <w:widowControl w:val="0"/>
      </w:pPr>
      <w:r>
        <w:t xml:space="preserve"> </w:t>
      </w:r>
    </w:p>
    <w:p w14:paraId="303CD304" w14:textId="77777777" w:rsidR="006F2D47" w:rsidRDefault="006F2D47" w:rsidP="006F2D47">
      <w:pPr>
        <w:widowControl w:val="0"/>
      </w:pPr>
      <w:r>
        <w:t xml:space="preserve">                </w:t>
      </w:r>
      <w:r>
        <w:tab/>
        <w:t>(</w:t>
      </w:r>
      <w:proofErr w:type="spellStart"/>
      <w:r>
        <w:t>i</w:t>
      </w:r>
      <w:proofErr w:type="spellEnd"/>
      <w:proofErr w:type="gramStart"/>
      <w:r>
        <w:t>)  Conduct</w:t>
      </w:r>
      <w:proofErr w:type="gramEnd"/>
      <w:r>
        <w:t xml:space="preserve"> further review of its unclassified network for evidence of compromise resulting from a cyber incident to include, but is not limited to, identifying compromised computers, servers, specific data and users accounts. This includes analyzing information systems that were part of the compromise, as well as other information systems on the network that were accessed </w:t>
      </w:r>
      <w:proofErr w:type="gramStart"/>
      <w:r>
        <w:t>as a result of</w:t>
      </w:r>
      <w:proofErr w:type="gramEnd"/>
      <w:r>
        <w:t xml:space="preserve"> the </w:t>
      </w:r>
      <w:proofErr w:type="gramStart"/>
      <w:r>
        <w:t>compromise;</w:t>
      </w:r>
      <w:proofErr w:type="gramEnd"/>
    </w:p>
    <w:p w14:paraId="28781E7D" w14:textId="77777777" w:rsidR="006F2D47" w:rsidRDefault="006F2D47" w:rsidP="006F2D47">
      <w:pPr>
        <w:widowControl w:val="0"/>
      </w:pPr>
      <w:r>
        <w:t xml:space="preserve"> </w:t>
      </w:r>
    </w:p>
    <w:p w14:paraId="233679AE" w14:textId="77777777" w:rsidR="006F2D47" w:rsidRDefault="006F2D47" w:rsidP="006F2D47">
      <w:pPr>
        <w:widowControl w:val="0"/>
      </w:pPr>
      <w:r>
        <w:t xml:space="preserve">                </w:t>
      </w:r>
      <w:r>
        <w:tab/>
        <w:t>(ii</w:t>
      </w:r>
      <w:proofErr w:type="gramStart"/>
      <w:r>
        <w:t>)  Review</w:t>
      </w:r>
      <w:proofErr w:type="gramEnd"/>
      <w:r>
        <w:t xml:space="preserve"> the data accessed during the cyber incident to identify specific unclassified controlled technical information associated with NARA programs, systems or Contract Orders, including military programs, systems and technology; and</w:t>
      </w:r>
    </w:p>
    <w:p w14:paraId="7BE6BAA2" w14:textId="77777777" w:rsidR="006F2D47" w:rsidRDefault="006F2D47" w:rsidP="006F2D47">
      <w:pPr>
        <w:widowControl w:val="0"/>
      </w:pPr>
      <w:r>
        <w:t xml:space="preserve"> </w:t>
      </w:r>
    </w:p>
    <w:p w14:paraId="5D92E26B" w14:textId="77777777" w:rsidR="006F2D47" w:rsidRDefault="006F2D47" w:rsidP="006F2D47">
      <w:pPr>
        <w:widowControl w:val="0"/>
      </w:pPr>
      <w:r>
        <w:lastRenderedPageBreak/>
        <w:t xml:space="preserve">                </w:t>
      </w:r>
      <w:r>
        <w:tab/>
        <w:t>(iii</w:t>
      </w:r>
      <w:proofErr w:type="gramStart"/>
      <w:r>
        <w:t>)  Preserve</w:t>
      </w:r>
      <w:proofErr w:type="gramEnd"/>
      <w:r>
        <w:t xml:space="preserve"> and protect images of known affected information systems and all relevant monitoring/packet capture data for at least 90 days from the cyber incident to allow NARA to request information or decline interest.</w:t>
      </w:r>
    </w:p>
    <w:p w14:paraId="67050F97" w14:textId="77777777" w:rsidR="006F2D47" w:rsidRDefault="006F2D47" w:rsidP="006F2D47">
      <w:pPr>
        <w:widowControl w:val="0"/>
      </w:pPr>
      <w:r>
        <w:t xml:space="preserve"> </w:t>
      </w:r>
    </w:p>
    <w:p w14:paraId="48340333" w14:textId="77777777" w:rsidR="006F2D47" w:rsidRDefault="006F2D47" w:rsidP="006F2D47">
      <w:pPr>
        <w:widowControl w:val="0"/>
      </w:pPr>
      <w:r>
        <w:t xml:space="preserve">        </w:t>
      </w:r>
      <w:r>
        <w:tab/>
        <w:t>(5</w:t>
      </w:r>
      <w:proofErr w:type="gramStart"/>
      <w:r>
        <w:t xml:space="preserve">)  </w:t>
      </w:r>
      <w:r>
        <w:rPr>
          <w:i/>
          <w:iCs/>
        </w:rPr>
        <w:t>NARA</w:t>
      </w:r>
      <w:proofErr w:type="gramEnd"/>
      <w:r>
        <w:rPr>
          <w:i/>
          <w:iCs/>
        </w:rPr>
        <w:t xml:space="preserve"> damage assessment activities</w:t>
      </w:r>
      <w:r>
        <w:t xml:space="preserve">. If NARA elects to conduct a damage assessment, the Contracting Officer will request that the Contractor point of contact identified in the incident report at (d)(1) of this clause provide </w:t>
      </w:r>
      <w:proofErr w:type="gramStart"/>
      <w:r>
        <w:t>all of</w:t>
      </w:r>
      <w:proofErr w:type="gramEnd"/>
      <w:r>
        <w:t xml:space="preserve"> the damage assessment information gathered in accordance with paragraph (d)(4) of this clause. The Contractor shall comply with damage assessment information requests. The requirement to share files and images exists unless there are legal restrictions that limit a company's ability to share digital media. The Contractor shall inform the Contracting Officer of the source, nature, and prescription of such limitations and the authority responsible.</w:t>
      </w:r>
    </w:p>
    <w:p w14:paraId="0E6B9239" w14:textId="77777777" w:rsidR="006F2D47" w:rsidRDefault="006F2D47" w:rsidP="006F2D47">
      <w:pPr>
        <w:widowControl w:val="0"/>
      </w:pPr>
      <w:r>
        <w:t xml:space="preserve"> </w:t>
      </w:r>
    </w:p>
    <w:p w14:paraId="4FD54E40" w14:textId="77777777" w:rsidR="006F2D47" w:rsidRDefault="006F2D47" w:rsidP="006F2D47">
      <w:pPr>
        <w:widowControl w:val="0"/>
      </w:pPr>
      <w:r>
        <w:t xml:space="preserve">  </w:t>
      </w:r>
      <w:r>
        <w:tab/>
        <w:t>(e</w:t>
      </w:r>
      <w:proofErr w:type="gramStart"/>
      <w:r>
        <w:t xml:space="preserve">)  </w:t>
      </w:r>
      <w:r>
        <w:rPr>
          <w:i/>
          <w:iCs/>
        </w:rPr>
        <w:t>Protection</w:t>
      </w:r>
      <w:proofErr w:type="gramEnd"/>
      <w:r>
        <w:rPr>
          <w:i/>
          <w:iCs/>
        </w:rPr>
        <w:t xml:space="preserve"> of reported information</w:t>
      </w:r>
      <w:r>
        <w:t xml:space="preserve">. Except to the extent that such information is lawfully publicly available without restrictions, the Government will protect information reported or otherwise provided to NARA under this clause in accordance with applicable statutes, regulations, and policies. The Contractor shall identify and mark attribution information reported or otherwise provided to </w:t>
      </w:r>
      <w:proofErr w:type="gramStart"/>
      <w:r>
        <w:t>NARA .</w:t>
      </w:r>
      <w:proofErr w:type="gramEnd"/>
      <w:r>
        <w:t xml:space="preserve"> The Government may use information, including attribution information and disclose it only to authorized </w:t>
      </w:r>
      <w:proofErr w:type="gramStart"/>
      <w:r>
        <w:t>persons</w:t>
      </w:r>
      <w:proofErr w:type="gramEnd"/>
      <w:r>
        <w:t xml:space="preserve"> for purposes and activities consistent with this clause.</w:t>
      </w:r>
    </w:p>
    <w:p w14:paraId="4527DA45" w14:textId="77777777" w:rsidR="006F2D47" w:rsidRDefault="006F2D47" w:rsidP="006F2D47">
      <w:pPr>
        <w:widowControl w:val="0"/>
      </w:pPr>
      <w:r>
        <w:t xml:space="preserve"> </w:t>
      </w:r>
    </w:p>
    <w:p w14:paraId="24ED6DEC" w14:textId="77777777" w:rsidR="006F2D47" w:rsidRDefault="006F2D47" w:rsidP="006F2D47">
      <w:pPr>
        <w:widowControl w:val="0"/>
      </w:pPr>
      <w:r>
        <w:t xml:space="preserve">  </w:t>
      </w:r>
      <w:r>
        <w:tab/>
        <w:t>(f</w:t>
      </w:r>
      <w:proofErr w:type="gramStart"/>
      <w:r>
        <w:t>)  Nothing</w:t>
      </w:r>
      <w:proofErr w:type="gramEnd"/>
      <w:r>
        <w:t xml:space="preserve"> in this clause limits the Government’s ability to conduct law enforcement or counterintelligence activities, or other lawful activities in the interest of homeland security and national security. The results of the activities described in this clause may be used to support an investigation and prosecution of any person or entity, including those attempting to infiltrate or compromise information on a </w:t>
      </w:r>
      <w:proofErr w:type="gramStart"/>
      <w:r>
        <w:t>Contractor</w:t>
      </w:r>
      <w:proofErr w:type="gramEnd"/>
      <w:r>
        <w:t xml:space="preserve"> information system in violation of any statute.</w:t>
      </w:r>
    </w:p>
    <w:p w14:paraId="439EBCF1" w14:textId="77777777" w:rsidR="006F2D47" w:rsidRDefault="006F2D47" w:rsidP="006F2D47">
      <w:pPr>
        <w:widowControl w:val="0"/>
      </w:pPr>
      <w:r>
        <w:t xml:space="preserve"> </w:t>
      </w:r>
    </w:p>
    <w:p w14:paraId="3BC34AF5" w14:textId="77777777" w:rsidR="006F2D47" w:rsidRDefault="006F2D47" w:rsidP="006F2D47">
      <w:pPr>
        <w:widowControl w:val="0"/>
      </w:pPr>
      <w:r>
        <w:t xml:space="preserve">  </w:t>
      </w:r>
      <w:r>
        <w:tab/>
        <w:t>(g</w:t>
      </w:r>
      <w:proofErr w:type="gramStart"/>
      <w:r>
        <w:t xml:space="preserve">)  </w:t>
      </w:r>
      <w:r>
        <w:rPr>
          <w:i/>
          <w:iCs/>
        </w:rPr>
        <w:t>Subcontracts</w:t>
      </w:r>
      <w:proofErr w:type="gramEnd"/>
      <w:r>
        <w:t>. The Contractor shall include the substance of this clause, including this paragraph (g), in all subcontracts, including subcontracts for commercial items.</w:t>
      </w:r>
    </w:p>
    <w:p w14:paraId="4E1F77F0" w14:textId="77777777" w:rsidR="006F2D47" w:rsidRDefault="006F2D47" w:rsidP="006F2D47">
      <w:pPr>
        <w:widowControl w:val="0"/>
      </w:pPr>
      <w:r>
        <w:t xml:space="preserve"> </w:t>
      </w:r>
    </w:p>
    <w:p w14:paraId="28491159" w14:textId="77777777" w:rsidR="006F2D47" w:rsidRDefault="006F2D47" w:rsidP="006F2D47">
      <w:pPr>
        <w:widowControl w:val="0"/>
        <w:rPr>
          <w:b/>
          <w:bCs/>
        </w:rPr>
      </w:pPr>
      <w:r>
        <w:rPr>
          <w:b/>
          <w:bCs/>
        </w:rPr>
        <w:t>4</w:t>
      </w:r>
      <w:proofErr w:type="gramStart"/>
      <w:r>
        <w:rPr>
          <w:b/>
          <w:bCs/>
        </w:rPr>
        <w:t xml:space="preserve">.     </w:t>
      </w:r>
      <w:r>
        <w:rPr>
          <w:b/>
          <w:bCs/>
        </w:rPr>
        <w:tab/>
        <w:t>SECURITY</w:t>
      </w:r>
      <w:proofErr w:type="gramEnd"/>
      <w:r>
        <w:rPr>
          <w:b/>
          <w:bCs/>
        </w:rPr>
        <w:t xml:space="preserve"> OF INFORMATION AND PROTECTION OF CONTROLLED UNCLASSIFIED INFORMATION, INCLUDING PERSONALLY IDENTIFIABLE INFORMATION (APRIL 2017)</w:t>
      </w:r>
    </w:p>
    <w:p w14:paraId="162B5109" w14:textId="77777777" w:rsidR="006F2D47" w:rsidRDefault="006F2D47" w:rsidP="006F2D47">
      <w:pPr>
        <w:widowControl w:val="0"/>
        <w:rPr>
          <w:b/>
          <w:bCs/>
        </w:rPr>
      </w:pPr>
      <w:r>
        <w:rPr>
          <w:b/>
          <w:bCs/>
        </w:rPr>
        <w:t xml:space="preserve"> </w:t>
      </w:r>
    </w:p>
    <w:p w14:paraId="16D0879C" w14:textId="77777777" w:rsidR="006F2D47" w:rsidRDefault="006F2D47" w:rsidP="006F2D47">
      <w:pPr>
        <w:widowControl w:val="0"/>
        <w:rPr>
          <w:i/>
          <w:iCs/>
        </w:rPr>
      </w:pPr>
      <w:r>
        <w:rPr>
          <w:b/>
          <w:bCs/>
        </w:rPr>
        <w:t xml:space="preserve"> </w:t>
      </w:r>
      <w:r>
        <w:t>(a</w:t>
      </w:r>
      <w:proofErr w:type="gramStart"/>
      <w:r>
        <w:t xml:space="preserve">)  </w:t>
      </w:r>
      <w:r>
        <w:rPr>
          <w:i/>
          <w:iCs/>
        </w:rPr>
        <w:t>Applicability</w:t>
      </w:r>
      <w:proofErr w:type="gramEnd"/>
    </w:p>
    <w:p w14:paraId="58EF2E22" w14:textId="77777777" w:rsidR="006F2D47" w:rsidRDefault="006F2D47" w:rsidP="006F2D47">
      <w:pPr>
        <w:widowControl w:val="0"/>
        <w:rPr>
          <w:i/>
          <w:iCs/>
        </w:rPr>
      </w:pPr>
      <w:r>
        <w:rPr>
          <w:i/>
          <w:iCs/>
        </w:rPr>
        <w:t xml:space="preserve"> </w:t>
      </w:r>
    </w:p>
    <w:p w14:paraId="6AC9AC9C" w14:textId="77777777" w:rsidR="006F2D47" w:rsidRDefault="006F2D47" w:rsidP="006F2D47">
      <w:pPr>
        <w:widowControl w:val="0"/>
      </w:pPr>
      <w:r>
        <w:t xml:space="preserve">This clause applies to all controlled unclassified information, which may include personally identifiable information, as defined in </w:t>
      </w:r>
      <w:r>
        <w:rPr>
          <w:i/>
          <w:iCs/>
        </w:rPr>
        <w:t xml:space="preserve">Section B, </w:t>
      </w:r>
      <w:r>
        <w:t>regardless of the medium in which it is found and includes paper records.</w:t>
      </w:r>
    </w:p>
    <w:p w14:paraId="55EFC9D7" w14:textId="77777777" w:rsidR="006F2D47" w:rsidRDefault="006F2D47" w:rsidP="006F2D47">
      <w:pPr>
        <w:widowControl w:val="0"/>
      </w:pPr>
      <w:r>
        <w:t xml:space="preserve"> </w:t>
      </w:r>
    </w:p>
    <w:p w14:paraId="6B1F2FF8" w14:textId="77777777" w:rsidR="006F2D47" w:rsidRDefault="006F2D47" w:rsidP="006F2D47">
      <w:pPr>
        <w:widowControl w:val="0"/>
      </w:pPr>
      <w:r>
        <w:t>(b</w:t>
      </w:r>
      <w:proofErr w:type="gramStart"/>
      <w:r>
        <w:t xml:space="preserve">)  </w:t>
      </w:r>
      <w:r>
        <w:rPr>
          <w:i/>
          <w:iCs/>
        </w:rPr>
        <w:t>Definitions</w:t>
      </w:r>
      <w:proofErr w:type="gramEnd"/>
      <w:r>
        <w:t>.  As used in this clause:</w:t>
      </w:r>
      <w:r>
        <w:br/>
      </w:r>
    </w:p>
    <w:p w14:paraId="26802865" w14:textId="77777777" w:rsidR="006F2D47" w:rsidRDefault="006F2D47" w:rsidP="006F2D47">
      <w:pPr>
        <w:widowControl w:val="0"/>
      </w:pPr>
      <w:r>
        <w:t xml:space="preserve"> “Breach” means the loss of control, compromise, unauthorized disclosure, unauthorized acquisition, unauthorized access, or any similar situation where persons other than authorized users, and for other than authorized purpose, have access or potential access to personally identifiable information, in usable form whether physical or electronic.</w:t>
      </w:r>
    </w:p>
    <w:p w14:paraId="1D9A625E" w14:textId="77777777" w:rsidR="006F2D47" w:rsidRDefault="006F2D47" w:rsidP="006F2D47">
      <w:pPr>
        <w:widowControl w:val="0"/>
      </w:pPr>
      <w:r>
        <w:lastRenderedPageBreak/>
        <w:t xml:space="preserve"> </w:t>
      </w:r>
    </w:p>
    <w:p w14:paraId="46BC620D" w14:textId="77777777" w:rsidR="006F2D47" w:rsidRDefault="006F2D47" w:rsidP="006F2D47">
      <w:pPr>
        <w:widowControl w:val="0"/>
      </w:pPr>
      <w:r>
        <w:t xml:space="preserve"> “Controlled Unclassified Information” means information the Government creates or possesses, or that an entity creates or possesses for or on behalf of the Government, that a law, regulation, or Government-wide policy requires or permits an agency to handle using safeguarding or dissemination controls. However, CUI does not include classified information or information a non-executive branch entity possesses and maintains in its own systems that did not come from, or was not created or possessed by or for, an executive branch agency or an entity acting for an agency. Law, regulation, or Government-wide policy may require or permit safeguarding or dissemination controls in three ways: Requiring or permitting agencies to control or protect the information but providing no specific controls, which makes the information CUI Basic; requiring or permitting agencies to control or protect the information and providing specific controls for doing so, which makes the information CUI Specified; or requiring or permitting agencies to control the information and specifying only some of those controls, which makes the information CUI Specified, but with CUI Basic controls where the authority does not specify.</w:t>
      </w:r>
    </w:p>
    <w:p w14:paraId="440A6583" w14:textId="77777777" w:rsidR="006F2D47" w:rsidRDefault="006F2D47" w:rsidP="006F2D47">
      <w:pPr>
        <w:widowControl w:val="0"/>
      </w:pPr>
      <w:r>
        <w:t xml:space="preserve"> </w:t>
      </w:r>
    </w:p>
    <w:p w14:paraId="5DE535CB" w14:textId="77777777" w:rsidR="006F2D47" w:rsidRDefault="006F2D47" w:rsidP="006F2D47">
      <w:pPr>
        <w:widowControl w:val="0"/>
      </w:pPr>
      <w:r>
        <w:t xml:space="preserve"> “Personally identifiable information (PII)” means any information that permits the identity of an individual to be directly or indirectly inferred, including any other information that is linked or linkable to that individual regardless of whether the individual is a citizen of the United States, legal permanent resident, or a visitor to the United States.  Examples of PII include the following:</w:t>
      </w:r>
    </w:p>
    <w:p w14:paraId="3D4D9978" w14:textId="77777777" w:rsidR="006F2D47" w:rsidRDefault="006F2D47" w:rsidP="006F2D47">
      <w:pPr>
        <w:widowControl w:val="0"/>
      </w:pPr>
      <w:r>
        <w:t xml:space="preserve"> </w:t>
      </w:r>
    </w:p>
    <w:p w14:paraId="65055992" w14:textId="77777777" w:rsidR="006F2D47" w:rsidRDefault="006F2D47" w:rsidP="006F2D47">
      <w:pPr>
        <w:widowControl w:val="0"/>
      </w:pPr>
      <w:r>
        <w:t>(1)</w:t>
      </w:r>
      <w:r>
        <w:tab/>
        <w:t>Name.</w:t>
      </w:r>
    </w:p>
    <w:p w14:paraId="194A3319" w14:textId="77777777" w:rsidR="006F2D47" w:rsidRDefault="006F2D47" w:rsidP="006F2D47">
      <w:pPr>
        <w:widowControl w:val="0"/>
      </w:pPr>
      <w:r>
        <w:t>(2)</w:t>
      </w:r>
      <w:r>
        <w:tab/>
        <w:t>Date of birth.</w:t>
      </w:r>
    </w:p>
    <w:p w14:paraId="4E96FFA0" w14:textId="77777777" w:rsidR="006F2D47" w:rsidRDefault="006F2D47" w:rsidP="006F2D47">
      <w:pPr>
        <w:widowControl w:val="0"/>
      </w:pPr>
      <w:r>
        <w:t>(3)</w:t>
      </w:r>
      <w:r>
        <w:tab/>
        <w:t>Mailing address.</w:t>
      </w:r>
    </w:p>
    <w:p w14:paraId="11D98A26" w14:textId="77777777" w:rsidR="006F2D47" w:rsidRDefault="006F2D47" w:rsidP="006F2D47">
      <w:pPr>
        <w:widowControl w:val="0"/>
      </w:pPr>
      <w:r>
        <w:t>(4)</w:t>
      </w:r>
      <w:r>
        <w:tab/>
        <w:t>Telephone number.</w:t>
      </w:r>
    </w:p>
    <w:p w14:paraId="6195924B" w14:textId="77777777" w:rsidR="006F2D47" w:rsidRDefault="006F2D47" w:rsidP="006F2D47">
      <w:pPr>
        <w:widowControl w:val="0"/>
      </w:pPr>
      <w:r>
        <w:t>(5)</w:t>
      </w:r>
      <w:r>
        <w:tab/>
        <w:t>Social Security Number.</w:t>
      </w:r>
    </w:p>
    <w:p w14:paraId="421A33D1" w14:textId="77777777" w:rsidR="006F2D47" w:rsidRDefault="006F2D47" w:rsidP="006F2D47">
      <w:pPr>
        <w:widowControl w:val="0"/>
      </w:pPr>
      <w:r>
        <w:t>(6)</w:t>
      </w:r>
      <w:r>
        <w:tab/>
        <w:t>Email address.</w:t>
      </w:r>
    </w:p>
    <w:p w14:paraId="0242BA56" w14:textId="77777777" w:rsidR="006F2D47" w:rsidRDefault="006F2D47" w:rsidP="006F2D47">
      <w:pPr>
        <w:widowControl w:val="0"/>
      </w:pPr>
      <w:r>
        <w:t>(7)</w:t>
      </w:r>
      <w:r>
        <w:tab/>
        <w:t>Zip code.</w:t>
      </w:r>
    </w:p>
    <w:p w14:paraId="54F32DD0" w14:textId="77777777" w:rsidR="006F2D47" w:rsidRDefault="006F2D47" w:rsidP="006F2D47">
      <w:pPr>
        <w:widowControl w:val="0"/>
      </w:pPr>
      <w:r>
        <w:t>(8)</w:t>
      </w:r>
      <w:r>
        <w:tab/>
        <w:t>Account numbers.</w:t>
      </w:r>
    </w:p>
    <w:p w14:paraId="103163BA" w14:textId="77777777" w:rsidR="006F2D47" w:rsidRDefault="006F2D47" w:rsidP="006F2D47">
      <w:pPr>
        <w:widowControl w:val="0"/>
      </w:pPr>
      <w:r>
        <w:t>(9)</w:t>
      </w:r>
      <w:r>
        <w:tab/>
        <w:t>Certificate/license numbers.</w:t>
      </w:r>
    </w:p>
    <w:p w14:paraId="51CB94E9" w14:textId="77777777" w:rsidR="006F2D47" w:rsidRDefault="006F2D47" w:rsidP="006F2D47">
      <w:pPr>
        <w:widowControl w:val="0"/>
      </w:pPr>
      <w:r>
        <w:t>(10)</w:t>
      </w:r>
      <w:r>
        <w:tab/>
        <w:t>Vehicle identifiers including license plates.</w:t>
      </w:r>
    </w:p>
    <w:p w14:paraId="0A1C8D48" w14:textId="77777777" w:rsidR="006F2D47" w:rsidRDefault="006F2D47" w:rsidP="006F2D47">
      <w:pPr>
        <w:widowControl w:val="0"/>
      </w:pPr>
      <w:r>
        <w:t>(11)</w:t>
      </w:r>
      <w:r>
        <w:tab/>
        <w:t>Uniform resource locators (URLs).</w:t>
      </w:r>
    </w:p>
    <w:p w14:paraId="0464C672" w14:textId="77777777" w:rsidR="006F2D47" w:rsidRDefault="006F2D47" w:rsidP="006F2D47">
      <w:pPr>
        <w:widowControl w:val="0"/>
      </w:pPr>
      <w:r>
        <w:t>(12)</w:t>
      </w:r>
      <w:r>
        <w:tab/>
        <w:t>Internet protocol addresses.</w:t>
      </w:r>
    </w:p>
    <w:p w14:paraId="291DBB3D" w14:textId="77777777" w:rsidR="006F2D47" w:rsidRDefault="006F2D47" w:rsidP="006F2D47">
      <w:pPr>
        <w:widowControl w:val="0"/>
      </w:pPr>
      <w:r>
        <w:t>(13)</w:t>
      </w:r>
      <w:r>
        <w:tab/>
        <w:t>Biometric identifiers (e.g., fingerprints).</w:t>
      </w:r>
    </w:p>
    <w:p w14:paraId="74A4D2FF" w14:textId="77777777" w:rsidR="006F2D47" w:rsidRDefault="006F2D47" w:rsidP="006F2D47">
      <w:pPr>
        <w:widowControl w:val="0"/>
      </w:pPr>
      <w:r>
        <w:t>(14)</w:t>
      </w:r>
      <w:r>
        <w:tab/>
        <w:t>Photographic facial images.</w:t>
      </w:r>
    </w:p>
    <w:p w14:paraId="723F778C" w14:textId="77777777" w:rsidR="006F2D47" w:rsidRDefault="006F2D47" w:rsidP="006F2D47">
      <w:pPr>
        <w:widowControl w:val="0"/>
      </w:pPr>
      <w:r>
        <w:t>(15)</w:t>
      </w:r>
      <w:r>
        <w:tab/>
        <w:t>Any other unique identifying number or characteristic.</w:t>
      </w:r>
    </w:p>
    <w:p w14:paraId="07DA19E4" w14:textId="77777777" w:rsidR="006F2D47" w:rsidRDefault="006F2D47" w:rsidP="006F2D47">
      <w:pPr>
        <w:widowControl w:val="0"/>
      </w:pPr>
      <w:r>
        <w:t>(16)</w:t>
      </w:r>
      <w:r>
        <w:tab/>
        <w:t>Any information where it is reasonably foreseeable that the information will be linked             with other information to identify the individual.</w:t>
      </w:r>
    </w:p>
    <w:p w14:paraId="5520062F" w14:textId="77777777" w:rsidR="006F2D47" w:rsidRDefault="006F2D47" w:rsidP="006F2D47">
      <w:pPr>
        <w:widowControl w:val="0"/>
      </w:pPr>
      <w:r>
        <w:t xml:space="preserve"> </w:t>
      </w:r>
    </w:p>
    <w:p w14:paraId="489A286B" w14:textId="77777777" w:rsidR="006F2D47" w:rsidRDefault="006F2D47" w:rsidP="006F2D47">
      <w:pPr>
        <w:widowControl w:val="0"/>
      </w:pPr>
      <w:r>
        <w:t>“Sensitive personally identifiable information (sensitive PII)” means a subset of PII, which if lost, compromised or disclosed without authorization, could result in substantial harm, embarrassment, inconvenience, or unfairness to an individual.</w:t>
      </w:r>
    </w:p>
    <w:p w14:paraId="5D0D6790" w14:textId="77777777" w:rsidR="006F2D47" w:rsidRDefault="006F2D47" w:rsidP="006F2D47">
      <w:pPr>
        <w:widowControl w:val="0"/>
      </w:pPr>
      <w:r>
        <w:t xml:space="preserve"> </w:t>
      </w:r>
    </w:p>
    <w:p w14:paraId="664ADF38" w14:textId="77777777" w:rsidR="006F2D47" w:rsidRDefault="006F2D47" w:rsidP="006F2D47">
      <w:pPr>
        <w:widowControl w:val="0"/>
      </w:pPr>
      <w:r>
        <w:t xml:space="preserve"> (1</w:t>
      </w:r>
      <w:proofErr w:type="gramStart"/>
      <w:r>
        <w:t>)  Complete</w:t>
      </w:r>
      <w:proofErr w:type="gramEnd"/>
      <w:r>
        <w:t xml:space="preserve"> social security numbers, alien registration numbers (A-number) and biometric identifiers (such as fingerprint, voiceprint, or iris scan) are considered sensitive PII even if they are not coupled with additional PII.</w:t>
      </w:r>
    </w:p>
    <w:p w14:paraId="6162545D" w14:textId="77777777" w:rsidR="006F2D47" w:rsidRDefault="006F2D47" w:rsidP="006F2D47">
      <w:pPr>
        <w:widowControl w:val="0"/>
      </w:pPr>
      <w:r>
        <w:lastRenderedPageBreak/>
        <w:t xml:space="preserve"> </w:t>
      </w:r>
    </w:p>
    <w:p w14:paraId="144B58A4" w14:textId="77777777" w:rsidR="006F2D47" w:rsidRDefault="006F2D47" w:rsidP="006F2D47">
      <w:pPr>
        <w:widowControl w:val="0"/>
      </w:pPr>
      <w:r>
        <w:t>(2</w:t>
      </w:r>
      <w:proofErr w:type="gramStart"/>
      <w:r>
        <w:t>)  Additional</w:t>
      </w:r>
      <w:proofErr w:type="gramEnd"/>
      <w:r>
        <w:t xml:space="preserve"> examples include any grouping of information that contains an individual’s name or other unique identifier plus one or more of the following elements:</w:t>
      </w:r>
    </w:p>
    <w:p w14:paraId="299451CA" w14:textId="77777777" w:rsidR="006F2D47" w:rsidRDefault="006F2D47" w:rsidP="006F2D47">
      <w:pPr>
        <w:widowControl w:val="0"/>
      </w:pPr>
      <w:r>
        <w:t xml:space="preserve"> </w:t>
      </w:r>
    </w:p>
    <w:p w14:paraId="3A126D6D" w14:textId="77777777" w:rsidR="006F2D47" w:rsidRDefault="006F2D47" w:rsidP="006F2D47">
      <w:pPr>
        <w:widowControl w:val="0"/>
        <w:ind w:left="460"/>
      </w:pPr>
      <w:r>
        <w:t>(</w:t>
      </w:r>
      <w:proofErr w:type="spellStart"/>
      <w:r>
        <w:t>i</w:t>
      </w:r>
      <w:proofErr w:type="spellEnd"/>
      <w:proofErr w:type="gramStart"/>
      <w:r>
        <w:t>)  Driver’s</w:t>
      </w:r>
      <w:proofErr w:type="gramEnd"/>
      <w:r>
        <w:t xml:space="preserve"> license number, passport number, or truncated social security number (such as last 4 digits</w:t>
      </w:r>
      <w:proofErr w:type="gramStart"/>
      <w:r>
        <w:t>);</w:t>
      </w:r>
      <w:proofErr w:type="gramEnd"/>
    </w:p>
    <w:p w14:paraId="6FFCCD87" w14:textId="77777777" w:rsidR="006F2D47" w:rsidRDefault="006F2D47" w:rsidP="006F2D47">
      <w:pPr>
        <w:widowControl w:val="0"/>
        <w:ind w:left="460"/>
      </w:pPr>
      <w:r>
        <w:t>(ii</w:t>
      </w:r>
      <w:proofErr w:type="gramStart"/>
      <w:r>
        <w:t>)  Date</w:t>
      </w:r>
      <w:proofErr w:type="gramEnd"/>
      <w:r>
        <w:t xml:space="preserve"> of birth (month, day, and year</w:t>
      </w:r>
      <w:proofErr w:type="gramStart"/>
      <w:r>
        <w:t>);</w:t>
      </w:r>
      <w:proofErr w:type="gramEnd"/>
    </w:p>
    <w:p w14:paraId="5065B991" w14:textId="77777777" w:rsidR="006F2D47" w:rsidRDefault="006F2D47" w:rsidP="006F2D47">
      <w:pPr>
        <w:widowControl w:val="0"/>
        <w:ind w:left="460"/>
      </w:pPr>
      <w:r>
        <w:t>(iii</w:t>
      </w:r>
      <w:proofErr w:type="gramStart"/>
      <w:r>
        <w:t>)  Citizenship</w:t>
      </w:r>
      <w:proofErr w:type="gramEnd"/>
      <w:r>
        <w:t xml:space="preserve"> or immigration </w:t>
      </w:r>
      <w:proofErr w:type="gramStart"/>
      <w:r>
        <w:t>status;</w:t>
      </w:r>
      <w:proofErr w:type="gramEnd"/>
    </w:p>
    <w:p w14:paraId="698CBD86" w14:textId="77777777" w:rsidR="006F2D47" w:rsidRDefault="006F2D47" w:rsidP="006F2D47">
      <w:pPr>
        <w:widowControl w:val="0"/>
        <w:ind w:left="460"/>
      </w:pPr>
      <w:r>
        <w:t>(iv</w:t>
      </w:r>
      <w:proofErr w:type="gramStart"/>
      <w:r>
        <w:t>)  Financial</w:t>
      </w:r>
      <w:proofErr w:type="gramEnd"/>
      <w:r>
        <w:t xml:space="preserve"> information such as account numbers or electronic funds transfer </w:t>
      </w:r>
      <w:proofErr w:type="gramStart"/>
      <w:r>
        <w:t>information;</w:t>
      </w:r>
      <w:proofErr w:type="gramEnd"/>
    </w:p>
    <w:p w14:paraId="574FB351" w14:textId="77777777" w:rsidR="006F2D47" w:rsidRDefault="006F2D47" w:rsidP="006F2D47">
      <w:pPr>
        <w:widowControl w:val="0"/>
        <w:ind w:left="460"/>
      </w:pPr>
      <w:r>
        <w:t>(v</w:t>
      </w:r>
      <w:proofErr w:type="gramStart"/>
      <w:r>
        <w:t>)  Medical</w:t>
      </w:r>
      <w:proofErr w:type="gramEnd"/>
      <w:r>
        <w:t xml:space="preserve"> information; and/or</w:t>
      </w:r>
    </w:p>
    <w:p w14:paraId="279F0B03" w14:textId="77777777" w:rsidR="006F2D47" w:rsidRDefault="006F2D47" w:rsidP="006F2D47">
      <w:pPr>
        <w:widowControl w:val="0"/>
        <w:ind w:left="460"/>
      </w:pPr>
      <w:r>
        <w:t>(vi)  System authentication information such as mother’s maiden name, account passwords or personal identification numbers.</w:t>
      </w:r>
    </w:p>
    <w:p w14:paraId="1B762ABD" w14:textId="77777777" w:rsidR="006F2D47" w:rsidRDefault="006F2D47" w:rsidP="006F2D47">
      <w:pPr>
        <w:widowControl w:val="0"/>
      </w:pPr>
      <w:r>
        <w:t xml:space="preserve"> </w:t>
      </w:r>
    </w:p>
    <w:p w14:paraId="1F52546D" w14:textId="77777777" w:rsidR="006F2D47" w:rsidRDefault="006F2D47" w:rsidP="006F2D47">
      <w:pPr>
        <w:widowControl w:val="0"/>
      </w:pPr>
      <w:r>
        <w:t xml:space="preserve">(3)  Other PII may be “sensitive” depending on its context, such as a list of employees with less than satisfactory performance ratings or an unlisted home address or phone number.  In contrast, a business card or public telephone directory of agency employees contains </w:t>
      </w:r>
      <w:proofErr w:type="gramStart"/>
      <w:r>
        <w:t>PII</w:t>
      </w:r>
      <w:proofErr w:type="gramEnd"/>
      <w:r>
        <w:t xml:space="preserve"> but it is not sensitive.</w:t>
      </w:r>
    </w:p>
    <w:p w14:paraId="347DA32E" w14:textId="77777777" w:rsidR="006F2D47" w:rsidRDefault="006F2D47" w:rsidP="006F2D47">
      <w:pPr>
        <w:widowControl w:val="0"/>
      </w:pPr>
      <w:r>
        <w:t xml:space="preserve"> </w:t>
      </w:r>
    </w:p>
    <w:p w14:paraId="52E9DD6C" w14:textId="77777777" w:rsidR="006F2D47" w:rsidRDefault="006F2D47" w:rsidP="006F2D47">
      <w:pPr>
        <w:widowControl w:val="0"/>
        <w:rPr>
          <w:i/>
          <w:iCs/>
        </w:rPr>
      </w:pPr>
      <w:r>
        <w:t xml:space="preserve"> (c</w:t>
      </w:r>
      <w:proofErr w:type="gramStart"/>
      <w:r>
        <w:t xml:space="preserve">)  </w:t>
      </w:r>
      <w:r>
        <w:rPr>
          <w:i/>
          <w:iCs/>
        </w:rPr>
        <w:t>Data</w:t>
      </w:r>
      <w:proofErr w:type="gramEnd"/>
      <w:r>
        <w:rPr>
          <w:i/>
          <w:iCs/>
        </w:rPr>
        <w:t xml:space="preserve"> Security.</w:t>
      </w:r>
    </w:p>
    <w:p w14:paraId="70E05D89" w14:textId="77777777" w:rsidR="006F2D47" w:rsidRDefault="006F2D47" w:rsidP="006F2D47">
      <w:pPr>
        <w:widowControl w:val="0"/>
        <w:rPr>
          <w:i/>
          <w:iCs/>
        </w:rPr>
      </w:pPr>
      <w:r>
        <w:rPr>
          <w:i/>
          <w:iCs/>
        </w:rPr>
        <w:t xml:space="preserve"> </w:t>
      </w:r>
    </w:p>
    <w:p w14:paraId="6A7140C9" w14:textId="77777777" w:rsidR="006F2D47" w:rsidRDefault="006F2D47" w:rsidP="006F2D47">
      <w:pPr>
        <w:widowControl w:val="0"/>
      </w:pPr>
      <w:r>
        <w:t xml:space="preserve">(1)  The Contractor shall limit access to the data covered by this clause to those employees and subcontractor who require the information </w:t>
      </w:r>
      <w:proofErr w:type="gramStart"/>
      <w:r>
        <w:t>in order to</w:t>
      </w:r>
      <w:proofErr w:type="gramEnd"/>
      <w:r>
        <w:t xml:space="preserve"> perform their official duties under this contract.</w:t>
      </w:r>
    </w:p>
    <w:p w14:paraId="15CF4E24" w14:textId="77777777" w:rsidR="006F2D47" w:rsidRDefault="006F2D47" w:rsidP="006F2D47">
      <w:pPr>
        <w:widowControl w:val="0"/>
      </w:pPr>
      <w:r>
        <w:t xml:space="preserve"> </w:t>
      </w:r>
    </w:p>
    <w:p w14:paraId="4CF57CDD" w14:textId="77777777" w:rsidR="006F2D47" w:rsidRDefault="006F2D47" w:rsidP="006F2D47">
      <w:pPr>
        <w:widowControl w:val="0"/>
      </w:pPr>
      <w:r>
        <w:t>(2</w:t>
      </w:r>
      <w:proofErr w:type="gramStart"/>
      <w:r>
        <w:t>)  The</w:t>
      </w:r>
      <w:proofErr w:type="gramEnd"/>
      <w:r>
        <w:t xml:space="preserve"> Contractor employees, and subcontractors must physically or electronically secure CUI, which may include sensitive PII, when not in use and/or under the control of an authorized individual, and when in transit to prevent unauthorized access or loss.</w:t>
      </w:r>
    </w:p>
    <w:p w14:paraId="00C41690" w14:textId="77777777" w:rsidR="006F2D47" w:rsidRDefault="006F2D47" w:rsidP="006F2D47">
      <w:pPr>
        <w:widowControl w:val="0"/>
      </w:pPr>
      <w:r>
        <w:t xml:space="preserve"> </w:t>
      </w:r>
    </w:p>
    <w:p w14:paraId="7DA2317B" w14:textId="77777777" w:rsidR="006F2D47" w:rsidRDefault="006F2D47" w:rsidP="006F2D47">
      <w:pPr>
        <w:widowControl w:val="0"/>
      </w:pPr>
      <w:r>
        <w:t>(3</w:t>
      </w:r>
      <w:proofErr w:type="gramStart"/>
      <w:r>
        <w:t>)  When</w:t>
      </w:r>
      <w:proofErr w:type="gramEnd"/>
      <w:r>
        <w:t xml:space="preserve"> CUI is no longer needed or required to be retained under applicable Government records retention policies, it must be destroyed in accordance with NIST 800-88 standards.</w:t>
      </w:r>
    </w:p>
    <w:p w14:paraId="52512B1A" w14:textId="77777777" w:rsidR="006F2D47" w:rsidRDefault="006F2D47" w:rsidP="006F2D47">
      <w:pPr>
        <w:widowControl w:val="0"/>
      </w:pPr>
      <w:r>
        <w:t xml:space="preserve"> </w:t>
      </w:r>
    </w:p>
    <w:p w14:paraId="0EEF6DB9" w14:textId="77777777" w:rsidR="006F2D47" w:rsidRDefault="006F2D47" w:rsidP="006F2D47">
      <w:pPr>
        <w:widowControl w:val="0"/>
      </w:pPr>
      <w:r>
        <w:t>(4</w:t>
      </w:r>
      <w:proofErr w:type="gramStart"/>
      <w:r>
        <w:t>)  The</w:t>
      </w:r>
      <w:proofErr w:type="gramEnd"/>
      <w:r>
        <w:t xml:space="preserve"> Contractor shall only use CUI obtained under this contract for purposes of the Contractor; it shall not be disclosed, released, disseminated, or published without the prior written consent of the Contracting Officer.</w:t>
      </w:r>
    </w:p>
    <w:p w14:paraId="12510D8E" w14:textId="77777777" w:rsidR="006F2D47" w:rsidRDefault="006F2D47" w:rsidP="006F2D47">
      <w:pPr>
        <w:widowControl w:val="0"/>
      </w:pPr>
      <w:r>
        <w:t xml:space="preserve"> </w:t>
      </w:r>
    </w:p>
    <w:p w14:paraId="4A81AEAB" w14:textId="77777777" w:rsidR="006F2D47" w:rsidRDefault="006F2D47" w:rsidP="006F2D47">
      <w:pPr>
        <w:widowControl w:val="0"/>
      </w:pPr>
      <w:r>
        <w:t>(5)  If it is established elsewhere in this contract that information to be utilized under this contract, or a portion thereof, is subject to the Privacy Act, The Contractor shall follow the rules and procedures of disclosure set forth in the Privacy Act of 1974, 5 U.S.C. 552a, and implementing regulations and policies, with respect to systems of records determined to be subject to the Privacy Act.</w:t>
      </w:r>
    </w:p>
    <w:p w14:paraId="6C16A4CB" w14:textId="77777777" w:rsidR="006F2D47" w:rsidRDefault="006F2D47" w:rsidP="006F2D47">
      <w:pPr>
        <w:widowControl w:val="0"/>
      </w:pPr>
      <w:r>
        <w:t xml:space="preserve"> </w:t>
      </w:r>
    </w:p>
    <w:p w14:paraId="3BBCF54F" w14:textId="77777777" w:rsidR="006F2D47" w:rsidRDefault="006F2D47" w:rsidP="006F2D47">
      <w:pPr>
        <w:widowControl w:val="0"/>
      </w:pPr>
      <w:r>
        <w:t>(6)  At expiration or termination of this contract, the Contractor shall turn over all CUI obtained under the Contractor that is in its possession.</w:t>
      </w:r>
    </w:p>
    <w:p w14:paraId="5B1BB163" w14:textId="77777777" w:rsidR="006F2D47" w:rsidRDefault="006F2D47" w:rsidP="006F2D47">
      <w:pPr>
        <w:widowControl w:val="0"/>
      </w:pPr>
      <w:r>
        <w:t xml:space="preserve"> </w:t>
      </w:r>
    </w:p>
    <w:p w14:paraId="50710D10" w14:textId="77777777" w:rsidR="006F2D47" w:rsidRDefault="006F2D47" w:rsidP="006F2D47">
      <w:pPr>
        <w:widowControl w:val="0"/>
      </w:pPr>
      <w:r>
        <w:t>(d</w:t>
      </w:r>
      <w:proofErr w:type="gramStart"/>
      <w:r>
        <w:t xml:space="preserve">)  </w:t>
      </w:r>
      <w:r>
        <w:rPr>
          <w:i/>
          <w:iCs/>
        </w:rPr>
        <w:t>Systems</w:t>
      </w:r>
      <w:proofErr w:type="gramEnd"/>
      <w:r>
        <w:rPr>
          <w:i/>
          <w:iCs/>
        </w:rPr>
        <w:t xml:space="preserve"> Access.</w:t>
      </w:r>
      <w:r>
        <w:t xml:space="preserve">  Work to be performed under this contract may require the handling of CUI, </w:t>
      </w:r>
      <w:r>
        <w:lastRenderedPageBreak/>
        <w:t xml:space="preserve">including PII.  The Contractor shall provide the </w:t>
      </w:r>
      <w:proofErr w:type="gramStart"/>
      <w:r>
        <w:t>Government</w:t>
      </w:r>
      <w:proofErr w:type="gramEnd"/>
      <w:r>
        <w:t xml:space="preserve"> access </w:t>
      </w:r>
      <w:proofErr w:type="gramStart"/>
      <w:r>
        <w:t>to,</w:t>
      </w:r>
      <w:proofErr w:type="gramEnd"/>
      <w:r>
        <w:t xml:space="preserve"> and information regarding those systems handling CUI, including sensitive PII for the Government under the Contractor, when requested by the Government, as part of the Contractor’s responsibility to ensure compliance with security requirements, and shall otherwise cooperate with the Government in assuring compliance with such requirements.  Government access shall include independent testing of controls, system penetration testing by the Government, Federal Information Security Management Act data reviews, and access by agency Inspectors General (IG) for IG reviews.</w:t>
      </w:r>
    </w:p>
    <w:p w14:paraId="1C0F0072" w14:textId="77777777" w:rsidR="006F2D47" w:rsidRDefault="006F2D47" w:rsidP="006F2D47">
      <w:pPr>
        <w:widowControl w:val="0"/>
      </w:pPr>
      <w:r>
        <w:t xml:space="preserve"> </w:t>
      </w:r>
    </w:p>
    <w:p w14:paraId="0690E2E5" w14:textId="77777777" w:rsidR="006F2D47" w:rsidRDefault="006F2D47" w:rsidP="006F2D47">
      <w:pPr>
        <w:widowControl w:val="0"/>
      </w:pPr>
      <w:r>
        <w:t>When requested by the NARA CO or COR or other NARA official as described herein, in connection with NARA’s efforts to ensure compliance with security requirements and to maintain and safeguard against threats and hazards to the security, confidentiality, integrity, and availability of NARA Information, Contractor shall provide NARA, including the NARA OIG, (1) access to any and all information and records, including electronic information, regarding a Covered Information System, and (2) physical access to Contractor's facilities, installations, systems, operations, documents, records, and databases. Such access may include independent validation testing of controls, system penetration testing, and FISMA data reviews by NARA or agents acting on behalf of NARA, and such access shall be provided within 72 hours of the request. Additionally, the Contractor shall cooperate with NARA’s efforts to ensure, maintain, and safeguard the security, confidentiality, integrity, and availability of NARA information.</w:t>
      </w:r>
    </w:p>
    <w:p w14:paraId="7F5D179F" w14:textId="77777777" w:rsidR="006F2D47" w:rsidRDefault="006F2D47" w:rsidP="006F2D47">
      <w:pPr>
        <w:widowControl w:val="0"/>
      </w:pPr>
      <w:r>
        <w:t xml:space="preserve"> </w:t>
      </w:r>
    </w:p>
    <w:p w14:paraId="316023F3" w14:textId="77777777" w:rsidR="006F2D47" w:rsidRDefault="006F2D47" w:rsidP="006F2D47">
      <w:pPr>
        <w:widowControl w:val="0"/>
        <w:rPr>
          <w:i/>
          <w:iCs/>
        </w:rPr>
      </w:pPr>
      <w:r>
        <w:t>(e</w:t>
      </w:r>
      <w:proofErr w:type="gramStart"/>
      <w:r>
        <w:t xml:space="preserve">)  </w:t>
      </w:r>
      <w:r>
        <w:rPr>
          <w:i/>
          <w:iCs/>
        </w:rPr>
        <w:t>Systems</w:t>
      </w:r>
      <w:proofErr w:type="gramEnd"/>
      <w:r>
        <w:rPr>
          <w:i/>
          <w:iCs/>
        </w:rPr>
        <w:t xml:space="preserve"> Security.</w:t>
      </w:r>
    </w:p>
    <w:p w14:paraId="504FFE6A" w14:textId="77777777" w:rsidR="006F2D47" w:rsidRDefault="006F2D47" w:rsidP="006F2D47">
      <w:pPr>
        <w:widowControl w:val="0"/>
      </w:pPr>
      <w:r>
        <w:t xml:space="preserve"> </w:t>
      </w:r>
    </w:p>
    <w:p w14:paraId="27DFF9E2" w14:textId="77777777" w:rsidR="006F2D47" w:rsidRDefault="006F2D47" w:rsidP="006F2D47">
      <w:pPr>
        <w:widowControl w:val="0"/>
      </w:pPr>
      <w:r>
        <w:t xml:space="preserve"> (1</w:t>
      </w:r>
      <w:proofErr w:type="gramStart"/>
      <w:r>
        <w:t>)  In</w:t>
      </w:r>
      <w:proofErr w:type="gramEnd"/>
      <w:r>
        <w:t xml:space="preserve"> performing its duties related to management, operation, and/or access of systems containing PII under this contract, the Contractor, its employees and subcontractors shall comply with all applicable security requirements and rules of conduct applicable to the agency’s systems as described in:</w:t>
      </w:r>
    </w:p>
    <w:p w14:paraId="5682109E" w14:textId="77777777" w:rsidR="006F2D47" w:rsidRDefault="006F2D47" w:rsidP="006F2D47">
      <w:pPr>
        <w:widowControl w:val="0"/>
      </w:pPr>
      <w:r>
        <w:t xml:space="preserve"> </w:t>
      </w:r>
    </w:p>
    <w:p w14:paraId="56C45C1B" w14:textId="77777777" w:rsidR="006F2D47" w:rsidRDefault="006F2D47" w:rsidP="006F2D47">
      <w:pPr>
        <w:widowControl w:val="0"/>
        <w:ind w:left="720"/>
      </w:pPr>
      <w:r>
        <w:t>a) NARA Directive 1608</w:t>
      </w:r>
      <w:hyperlink r:id="rId30">
        <w:r>
          <w:rPr>
            <w:color w:val="1155CC"/>
          </w:rPr>
          <w:t xml:space="preserve"> </w:t>
        </w:r>
      </w:hyperlink>
      <w:hyperlink r:id="rId31">
        <w:r>
          <w:rPr>
            <w:color w:val="0000FF"/>
            <w:u w:val="single"/>
          </w:rPr>
          <w:t>http://www.archives.gov/foia/directives/nara1608.pdf</w:t>
        </w:r>
      </w:hyperlink>
      <w:r>
        <w:t xml:space="preserve">     </w:t>
      </w:r>
      <w:r>
        <w:tab/>
        <w:t xml:space="preserve">        </w:t>
      </w:r>
      <w:r>
        <w:tab/>
        <w:t xml:space="preserve">        </w:t>
      </w:r>
      <w:r>
        <w:tab/>
        <w:t xml:space="preserve">        and</w:t>
      </w:r>
    </w:p>
    <w:p w14:paraId="460E686D" w14:textId="77777777" w:rsidR="006F2D47" w:rsidRDefault="006F2D47" w:rsidP="006F2D47">
      <w:pPr>
        <w:widowControl w:val="0"/>
        <w:ind w:left="720"/>
      </w:pPr>
      <w:r>
        <w:t>b) FedRAMP baseline controls for moderate IT systems.</w:t>
      </w:r>
    </w:p>
    <w:p w14:paraId="31C8F7AA" w14:textId="77777777" w:rsidR="006F2D47" w:rsidRDefault="006F2D47" w:rsidP="006F2D47">
      <w:pPr>
        <w:widowControl w:val="0"/>
      </w:pPr>
      <w:r>
        <w:t xml:space="preserve"> </w:t>
      </w:r>
    </w:p>
    <w:p w14:paraId="05D1F4FA" w14:textId="77777777" w:rsidR="006F2D47" w:rsidRDefault="006F2D47" w:rsidP="006F2D47">
      <w:pPr>
        <w:widowControl w:val="0"/>
      </w:pPr>
      <w:r>
        <w:t>(2</w:t>
      </w:r>
      <w:proofErr w:type="gramStart"/>
      <w:r>
        <w:t>)  In</w:t>
      </w:r>
      <w:proofErr w:type="gramEnd"/>
      <w:r>
        <w:t xml:space="preserve"> addition, the use of Contractor-Owned laptops or other portable storage devices to process or store sensitive PII is prohibited under this contract until the Contractor provides, and the Contracting Officer, in coordination with the Senior Agency Official for Privacy (SAOP) or the SAOP’s designee, approves the Contractor’s written acknowledgment that the following requirements are met:</w:t>
      </w:r>
    </w:p>
    <w:p w14:paraId="62AFC17B" w14:textId="77777777" w:rsidR="006F2D47" w:rsidRDefault="006F2D47" w:rsidP="006F2D47">
      <w:pPr>
        <w:widowControl w:val="0"/>
        <w:ind w:left="460"/>
      </w:pPr>
      <w:r>
        <w:t xml:space="preserve"> </w:t>
      </w:r>
    </w:p>
    <w:p w14:paraId="0B9E8166" w14:textId="77777777" w:rsidR="006F2D47" w:rsidRDefault="006F2D47" w:rsidP="006F2D47">
      <w:pPr>
        <w:widowControl w:val="0"/>
        <w:ind w:left="460"/>
      </w:pPr>
      <w:r>
        <w:t>(</w:t>
      </w:r>
      <w:proofErr w:type="spellStart"/>
      <w:r>
        <w:t>i</w:t>
      </w:r>
      <w:proofErr w:type="spellEnd"/>
      <w:proofErr w:type="gramStart"/>
      <w:r>
        <w:t>)  Laptops</w:t>
      </w:r>
      <w:proofErr w:type="gramEnd"/>
      <w:r>
        <w:t xml:space="preserve"> and other portable storage devices must employ encryption that is NIST Federal Information Processing Standard (FIPS) 140-2 validated (or its successor)</w:t>
      </w:r>
      <w:r>
        <w:rPr>
          <w:color w:val="1155CC"/>
        </w:rPr>
        <w:t xml:space="preserve"> </w:t>
      </w:r>
      <w:proofErr w:type="gramStart"/>
      <w:r>
        <w:t>http://csrc.nist.gov/publications/PubsFIPS.html, and</w:t>
      </w:r>
      <w:proofErr w:type="gramEnd"/>
      <w:r>
        <w:t xml:space="preserve"> approved.</w:t>
      </w:r>
    </w:p>
    <w:p w14:paraId="5AD6E73E" w14:textId="77777777" w:rsidR="006F2D47" w:rsidRDefault="006F2D47" w:rsidP="006F2D47">
      <w:pPr>
        <w:widowControl w:val="0"/>
        <w:ind w:left="460"/>
      </w:pPr>
      <w:r>
        <w:t xml:space="preserve"> </w:t>
      </w:r>
    </w:p>
    <w:p w14:paraId="0172106A" w14:textId="77777777" w:rsidR="006F2D47" w:rsidRDefault="006F2D47" w:rsidP="006F2D47">
      <w:pPr>
        <w:widowControl w:val="0"/>
        <w:ind w:left="460"/>
      </w:pPr>
      <w:r>
        <w:t>(ii)  The Contractor has developed and implemented a process to ensure that security and other applications software are kept current.</w:t>
      </w:r>
    </w:p>
    <w:p w14:paraId="0FEC72A6" w14:textId="77777777" w:rsidR="006F2D47" w:rsidRDefault="006F2D47" w:rsidP="006F2D47">
      <w:pPr>
        <w:widowControl w:val="0"/>
        <w:ind w:left="460"/>
      </w:pPr>
      <w:r>
        <w:t xml:space="preserve"> </w:t>
      </w:r>
    </w:p>
    <w:p w14:paraId="7CF7105C" w14:textId="77777777" w:rsidR="006F2D47" w:rsidRDefault="006F2D47" w:rsidP="006F2D47">
      <w:pPr>
        <w:widowControl w:val="0"/>
        <w:ind w:left="460"/>
      </w:pPr>
      <w:r>
        <w:t>(iii</w:t>
      </w:r>
      <w:proofErr w:type="gramStart"/>
      <w:r>
        <w:t>)  Mobile</w:t>
      </w:r>
      <w:proofErr w:type="gramEnd"/>
      <w:r>
        <w:t xml:space="preserve"> computing devices utilize anti-virus software and a host-based firewall </w:t>
      </w:r>
      <w:r>
        <w:lastRenderedPageBreak/>
        <w:t>mechanism.</w:t>
      </w:r>
    </w:p>
    <w:p w14:paraId="2D3B9EC2" w14:textId="77777777" w:rsidR="006F2D47" w:rsidRDefault="006F2D47" w:rsidP="006F2D47">
      <w:pPr>
        <w:widowControl w:val="0"/>
        <w:ind w:left="460"/>
      </w:pPr>
      <w:r>
        <w:t xml:space="preserve"> </w:t>
      </w:r>
    </w:p>
    <w:p w14:paraId="634647F9" w14:textId="77777777" w:rsidR="006F2D47" w:rsidRDefault="006F2D47" w:rsidP="006F2D47">
      <w:pPr>
        <w:widowControl w:val="0"/>
        <w:ind w:left="460"/>
      </w:pPr>
      <w:r>
        <w:t>(iv</w:t>
      </w:r>
      <w:proofErr w:type="gramStart"/>
      <w:r>
        <w:t>)  Removable</w:t>
      </w:r>
      <w:proofErr w:type="gramEnd"/>
      <w:r>
        <w:t xml:space="preserve"> media, such as hard drives, flash drives, devices with flash memory, CDs and floppy disks containing CUI, which may include sensitive PII shall not be removed from a Government facility unless they are encrypted using a NIST FIPS 140-2 or successor approved product.</w:t>
      </w:r>
    </w:p>
    <w:p w14:paraId="1A4410F2" w14:textId="77777777" w:rsidR="006F2D47" w:rsidRDefault="006F2D47" w:rsidP="006F2D47">
      <w:pPr>
        <w:widowControl w:val="0"/>
        <w:ind w:left="460"/>
      </w:pPr>
      <w:r>
        <w:t xml:space="preserve"> </w:t>
      </w:r>
    </w:p>
    <w:p w14:paraId="404AE68F" w14:textId="77777777" w:rsidR="006F2D47" w:rsidRDefault="006F2D47" w:rsidP="006F2D47">
      <w:pPr>
        <w:widowControl w:val="0"/>
        <w:ind w:left="460"/>
      </w:pPr>
      <w:r>
        <w:t>(v</w:t>
      </w:r>
      <w:proofErr w:type="gramStart"/>
      <w:r>
        <w:t>)  When</w:t>
      </w:r>
      <w:proofErr w:type="gramEnd"/>
      <w:r>
        <w:t xml:space="preserve"> no longer needed, all removable media, hard drives, and flash memory shall be destroyed in accordance with Government security requirements identified in NARA’s Media Protection Methodology.</w:t>
      </w:r>
    </w:p>
    <w:p w14:paraId="147BE334" w14:textId="77777777" w:rsidR="006F2D47" w:rsidRDefault="006F2D47" w:rsidP="006F2D47">
      <w:pPr>
        <w:widowControl w:val="0"/>
        <w:ind w:left="460"/>
      </w:pPr>
      <w:r>
        <w:t xml:space="preserve"> </w:t>
      </w:r>
    </w:p>
    <w:p w14:paraId="6FC800E7" w14:textId="77777777" w:rsidR="006F2D47" w:rsidRDefault="006F2D47" w:rsidP="006F2D47">
      <w:pPr>
        <w:widowControl w:val="0"/>
        <w:ind w:left="460"/>
      </w:pPr>
      <w:r>
        <w:t>(vi) The Contractor shall maintain an accurate inventory of devices used in the performance of this contract.</w:t>
      </w:r>
    </w:p>
    <w:p w14:paraId="66D794E7" w14:textId="77777777" w:rsidR="006F2D47" w:rsidRDefault="006F2D47" w:rsidP="006F2D47">
      <w:pPr>
        <w:widowControl w:val="0"/>
      </w:pPr>
      <w:r>
        <w:t xml:space="preserve"> </w:t>
      </w:r>
    </w:p>
    <w:p w14:paraId="77784CD6" w14:textId="77777777" w:rsidR="006F2D47" w:rsidRDefault="006F2D47" w:rsidP="006F2D47">
      <w:pPr>
        <w:widowControl w:val="0"/>
      </w:pPr>
      <w:r>
        <w:t>(3</w:t>
      </w:r>
      <w:proofErr w:type="gramStart"/>
      <w:r>
        <w:t>)  All</w:t>
      </w:r>
      <w:proofErr w:type="gramEnd"/>
      <w:r>
        <w:t xml:space="preserve"> NARA information obtained under this contract shall be removed from Contractor-Owned information technology assets at the direction of the Contracting Officer or Contracting Officer’s Representative. Removal must be accomplished in accordance with standard FedRAMP controls for media protection in moderate IT systems and NIST 800-88 standards.  Certification of data removal will be performed by the Contractor’s Project Manager and written notification confirming acknowledgment will be delivered to the Contracting Officer within 30 days of the direction to remove the information.</w:t>
      </w:r>
    </w:p>
    <w:p w14:paraId="5D28B5A9" w14:textId="77777777" w:rsidR="006F2D47" w:rsidRDefault="006F2D47" w:rsidP="006F2D47">
      <w:pPr>
        <w:widowControl w:val="0"/>
      </w:pPr>
      <w:r>
        <w:t xml:space="preserve"> </w:t>
      </w:r>
    </w:p>
    <w:p w14:paraId="7DCE0169" w14:textId="77777777" w:rsidR="006F2D47" w:rsidRDefault="006F2D47" w:rsidP="006F2D47">
      <w:pPr>
        <w:widowControl w:val="0"/>
      </w:pPr>
      <w:r>
        <w:t>(4</w:t>
      </w:r>
      <w:proofErr w:type="gramStart"/>
      <w:r>
        <w:t>)  Back</w:t>
      </w:r>
      <w:proofErr w:type="gramEnd"/>
      <w:r>
        <w:t xml:space="preserve"> up or mirrors of any systems or files containing CUI shall be treated in the same manner as the original data containing CUI, with the same protections and obligations.</w:t>
      </w:r>
    </w:p>
    <w:p w14:paraId="6319245C" w14:textId="77777777" w:rsidR="006F2D47" w:rsidRDefault="006F2D47" w:rsidP="006F2D47">
      <w:pPr>
        <w:widowControl w:val="0"/>
      </w:pPr>
      <w:r>
        <w:t xml:space="preserve"> </w:t>
      </w:r>
    </w:p>
    <w:p w14:paraId="5694CA24" w14:textId="77777777" w:rsidR="006F2D47" w:rsidRDefault="006F2D47" w:rsidP="006F2D47">
      <w:pPr>
        <w:widowControl w:val="0"/>
      </w:pPr>
      <w:r>
        <w:t>(5</w:t>
      </w:r>
      <w:proofErr w:type="gramStart"/>
      <w:r>
        <w:t>)  The</w:t>
      </w:r>
      <w:proofErr w:type="gramEnd"/>
      <w:r>
        <w:t xml:space="preserve"> </w:t>
      </w:r>
      <w:proofErr w:type="gramStart"/>
      <w:r>
        <w:t>Contractor shall</w:t>
      </w:r>
      <w:proofErr w:type="gramEnd"/>
      <w:r>
        <w:t xml:space="preserve"> require FIPS 140-2 (or successor) encryption of any sensitive PII when transmitted electronically across the Internet or other public works.</w:t>
      </w:r>
    </w:p>
    <w:p w14:paraId="251BB66C" w14:textId="77777777" w:rsidR="006F2D47" w:rsidRDefault="006F2D47" w:rsidP="006F2D47">
      <w:pPr>
        <w:widowControl w:val="0"/>
      </w:pPr>
      <w:r>
        <w:t xml:space="preserve"> </w:t>
      </w:r>
    </w:p>
    <w:p w14:paraId="333223ED" w14:textId="77777777" w:rsidR="006F2D47" w:rsidRDefault="006F2D47" w:rsidP="006F2D47">
      <w:pPr>
        <w:widowControl w:val="0"/>
      </w:pPr>
      <w:r>
        <w:t>(f</w:t>
      </w:r>
      <w:proofErr w:type="gramStart"/>
      <w:r>
        <w:t xml:space="preserve">)  </w:t>
      </w:r>
      <w:r>
        <w:rPr>
          <w:i/>
          <w:iCs/>
        </w:rPr>
        <w:t>Breach</w:t>
      </w:r>
      <w:proofErr w:type="gramEnd"/>
      <w:r>
        <w:rPr>
          <w:i/>
          <w:iCs/>
        </w:rPr>
        <w:t xml:space="preserve"> Notification to Government</w:t>
      </w:r>
      <w:r>
        <w:t>.</w:t>
      </w:r>
    </w:p>
    <w:p w14:paraId="25991B02" w14:textId="77777777" w:rsidR="006F2D47" w:rsidRDefault="006F2D47" w:rsidP="006F2D47">
      <w:pPr>
        <w:widowControl w:val="0"/>
      </w:pPr>
      <w:r>
        <w:t xml:space="preserve"> </w:t>
      </w:r>
    </w:p>
    <w:p w14:paraId="7DADE261" w14:textId="77777777" w:rsidR="006F2D47" w:rsidRDefault="006F2D47" w:rsidP="006F2D47">
      <w:pPr>
        <w:widowControl w:val="0"/>
      </w:pPr>
      <w:r>
        <w:t>(1</w:t>
      </w:r>
      <w:proofErr w:type="gramStart"/>
      <w:r>
        <w:t>)  The</w:t>
      </w:r>
      <w:proofErr w:type="gramEnd"/>
      <w:r>
        <w:t xml:space="preserve"> Contractor has been provided with: NARA Directive 1608, and is aware of its roles, responsibilities, and relationship with the Government in case of data breach.</w:t>
      </w:r>
    </w:p>
    <w:p w14:paraId="12D2AE75" w14:textId="77777777" w:rsidR="006F2D47" w:rsidRDefault="006F2D47" w:rsidP="006F2D47">
      <w:pPr>
        <w:widowControl w:val="0"/>
      </w:pPr>
      <w:r>
        <w:t xml:space="preserve"> </w:t>
      </w:r>
    </w:p>
    <w:p w14:paraId="377B84DD" w14:textId="77777777" w:rsidR="006F2D47" w:rsidRDefault="006F2D47" w:rsidP="006F2D47">
      <w:pPr>
        <w:widowControl w:val="0"/>
      </w:pPr>
      <w:r>
        <w:t>(2)  In the event of any actual or suspected breach of sensitive PII, the Contractor shall immediately, and in no event later than one hour of discovery, report the breach to the Contracting Officer, the COR, the Senior Agency Official for Privacy (currently NARA’s General Counsel garymstern@nara.gov) and the Chief Information Officer (only for IT requirements) in accordance with NARA Directive 1608.</w:t>
      </w:r>
    </w:p>
    <w:p w14:paraId="18A4DB45" w14:textId="77777777" w:rsidR="006F2D47" w:rsidRDefault="006F2D47" w:rsidP="006F2D47">
      <w:pPr>
        <w:widowControl w:val="0"/>
      </w:pPr>
      <w:r>
        <w:t xml:space="preserve"> </w:t>
      </w:r>
    </w:p>
    <w:p w14:paraId="077C9666" w14:textId="77777777" w:rsidR="006F2D47" w:rsidRDefault="006F2D47" w:rsidP="006F2D47">
      <w:pPr>
        <w:widowControl w:val="0"/>
      </w:pPr>
      <w:r>
        <w:t>(3)  The Contractor is responsible for positively verifying that notification is received and acknowledged by appropriate Government parties identified in subparagraph (2) above.</w:t>
      </w:r>
    </w:p>
    <w:p w14:paraId="51A28099" w14:textId="77777777" w:rsidR="006F2D47" w:rsidRDefault="006F2D47" w:rsidP="006F2D47">
      <w:pPr>
        <w:widowControl w:val="0"/>
      </w:pPr>
      <w:r>
        <w:t xml:space="preserve"> </w:t>
      </w:r>
    </w:p>
    <w:p w14:paraId="622C5A9A" w14:textId="77777777" w:rsidR="006F2D47" w:rsidRDefault="006F2D47" w:rsidP="006F2D47">
      <w:pPr>
        <w:widowControl w:val="0"/>
      </w:pPr>
      <w:r>
        <w:t xml:space="preserve">(4) In the event of a confirmed, potential or suspected Security Breach, involving unauthorized exposure, loss of control, compromise, exfiltration, manipulation, disclosure, acquisition, or accessing of any Covered Information System or any NARA Information accessed by, retrievable from, processed by stored on, or transmitted within, to or from any such system, </w:t>
      </w:r>
      <w:r>
        <w:lastRenderedPageBreak/>
        <w:t>Contractor shall immediately (and in no event later than within 1 hour of discovery) report any Confirmed Breach to the NARA CO and the CO's Representative (''COR").</w:t>
      </w:r>
    </w:p>
    <w:p w14:paraId="5A9CAACC" w14:textId="77777777" w:rsidR="006F2D47" w:rsidRDefault="006F2D47" w:rsidP="006F2D47">
      <w:pPr>
        <w:widowControl w:val="0"/>
      </w:pPr>
      <w:r>
        <w:t xml:space="preserve">(5) NARA, at its sole discretion, may obtain, and Contractor will permit, the assistance of other federal agencies and/or </w:t>
      </w:r>
      <w:proofErr w:type="gramStart"/>
      <w:r>
        <w:t>third party</w:t>
      </w:r>
      <w:proofErr w:type="gramEnd"/>
      <w:r>
        <w:t xml:space="preserve"> contractors or firms to aid in response activities related to any security incident, PII or Security Breach. Additionally. NARA, at its sole discretion, may require Contractor to retain, at Contractor's expense, a </w:t>
      </w:r>
      <w:proofErr w:type="gramStart"/>
      <w:r>
        <w:t>Third Party</w:t>
      </w:r>
      <w:proofErr w:type="gramEnd"/>
      <w:r>
        <w:t xml:space="preserve"> Assessing Organization (3PAO) acceptable to NARA, with expertise in incident response, compromise assessment, and federal security control requirements, to conduct a thorough vulnerability and security assessment of all affected Information Systems.</w:t>
      </w:r>
    </w:p>
    <w:p w14:paraId="475140AE" w14:textId="77777777" w:rsidR="006F2D47" w:rsidRDefault="006F2D47" w:rsidP="006F2D47">
      <w:pPr>
        <w:widowControl w:val="0"/>
      </w:pPr>
      <w:r>
        <w:t xml:space="preserve"> </w:t>
      </w:r>
    </w:p>
    <w:p w14:paraId="132B349F" w14:textId="77777777" w:rsidR="006F2D47" w:rsidRDefault="006F2D47" w:rsidP="006F2D47">
      <w:pPr>
        <w:widowControl w:val="0"/>
      </w:pPr>
      <w:r>
        <w:t xml:space="preserve">(6) Any report submitted in accordance with paragraphs (1), (2) and (3) above, shall identify (I) both the Information Systems and NARA Information involved or at risk, including the type, amount, and level of sensitivity of the NARA Information and, if the NARA Information contains PII, the estimated number of unique instances of </w:t>
      </w:r>
      <w:proofErr w:type="spellStart"/>
      <w:r>
        <w:t>Pll</w:t>
      </w:r>
      <w:proofErr w:type="spellEnd"/>
      <w:r>
        <w:t xml:space="preserve">, (2) all steps and processes being undertaken by Contractor to minimize, remedy, and/or investigate the Security Incident, (3) any and all other information as required by the USCERT Federal Incident Notification Guidelines, including the functional impact, information impact, impact to recoverability, threat vector, mitigation details, and all available incident details; and (4) any other information specifically requested by the NARA. Contractor shall continue to provide written updates to </w:t>
      </w:r>
      <w:proofErr w:type="gramStart"/>
      <w:r>
        <w:t>the NARA</w:t>
      </w:r>
      <w:proofErr w:type="gramEnd"/>
      <w:r>
        <w:t xml:space="preserve"> CO regarding the status of the Security incident at least every three (3) calendar days until informed otherwise by the NARA CO.</w:t>
      </w:r>
    </w:p>
    <w:p w14:paraId="7B8E7054" w14:textId="77777777" w:rsidR="006F2D47" w:rsidRDefault="006F2D47" w:rsidP="006F2D47">
      <w:pPr>
        <w:widowControl w:val="0"/>
      </w:pPr>
      <w:r>
        <w:t xml:space="preserve"> </w:t>
      </w:r>
    </w:p>
    <w:p w14:paraId="22784C0A" w14:textId="77777777" w:rsidR="006F2D47" w:rsidRDefault="006F2D47" w:rsidP="006F2D47">
      <w:pPr>
        <w:widowControl w:val="0"/>
      </w:pPr>
      <w:r>
        <w:t xml:space="preserve">(7) Response activities related to any security incident or PII or Security Breach undertaken by NARA, including activities undertaken by Contractor, other federal agencies, and any third-party contractors or firms at the request or direction of NARA, may include inspections, investigations, forensic reviews, data analyses and processing, and final determinations of responsibility for the Security Incident and/or liability for any additional response activities. Contractor shall be responsible for all costs and related resource a </w:t>
      </w:r>
      <w:proofErr w:type="gramStart"/>
      <w:r>
        <w:t>locations</w:t>
      </w:r>
      <w:proofErr w:type="gramEnd"/>
      <w:r>
        <w:t xml:space="preserve"> required for all such response activities related to any Security Incident or Breach, including the cost of any penetration testing.</w:t>
      </w:r>
    </w:p>
    <w:p w14:paraId="7C09E97B" w14:textId="77777777" w:rsidR="006F2D47" w:rsidRDefault="006F2D47" w:rsidP="006F2D47">
      <w:pPr>
        <w:widowControl w:val="0"/>
      </w:pPr>
      <w:r>
        <w:t xml:space="preserve"> </w:t>
      </w:r>
    </w:p>
    <w:p w14:paraId="234F0953" w14:textId="77777777" w:rsidR="006F2D47" w:rsidRDefault="006F2D47" w:rsidP="006F2D47">
      <w:pPr>
        <w:widowControl w:val="0"/>
      </w:pPr>
      <w:r>
        <w:t>(g</w:t>
      </w:r>
      <w:proofErr w:type="gramStart"/>
      <w:r>
        <w:t>)  Personally</w:t>
      </w:r>
      <w:proofErr w:type="gramEnd"/>
      <w:r>
        <w:t xml:space="preserve"> Identifiable Information Notification Requirement</w:t>
      </w:r>
    </w:p>
    <w:p w14:paraId="2A256F86" w14:textId="77777777" w:rsidR="006F2D47" w:rsidRDefault="006F2D47" w:rsidP="006F2D47">
      <w:pPr>
        <w:widowControl w:val="0"/>
      </w:pPr>
      <w:r>
        <w:t xml:space="preserve"> </w:t>
      </w:r>
    </w:p>
    <w:p w14:paraId="79342E42" w14:textId="77777777" w:rsidR="006F2D47" w:rsidRDefault="006F2D47" w:rsidP="006F2D47">
      <w:pPr>
        <w:widowControl w:val="0"/>
      </w:pPr>
      <w:r>
        <w:t xml:space="preserve">Contractor certifies that it has a security policy in place that contains procedures to promptly notify any individual </w:t>
      </w:r>
      <w:proofErr w:type="gramStart"/>
      <w:r>
        <w:t>who’s</w:t>
      </w:r>
      <w:proofErr w:type="gramEnd"/>
      <w:r>
        <w:t xml:space="preserve"> Personally Identifiable Information ("</w:t>
      </w:r>
      <w:proofErr w:type="spellStart"/>
      <w:r>
        <w:t>Pll</w:t>
      </w:r>
      <w:proofErr w:type="spellEnd"/>
      <w:r>
        <w:t xml:space="preserve">") was, or is reasonably determined by NARA to have been, compromised. Any notification shall be coordinated with </w:t>
      </w:r>
      <w:proofErr w:type="gramStart"/>
      <w:r>
        <w:t>the NARA</w:t>
      </w:r>
      <w:proofErr w:type="gramEnd"/>
      <w:r>
        <w:t xml:space="preserve"> CO and shall not proceed until NARA has </w:t>
      </w:r>
      <w:proofErr w:type="gramStart"/>
      <w:r>
        <w:t>made a determination</w:t>
      </w:r>
      <w:proofErr w:type="gramEnd"/>
      <w:r>
        <w:t xml:space="preserve"> that notification would not impede a law enforcement investigation or jeopardize national security. The method and content of any notification by Contractor shall be coordinated with, and subject to the approval of, NARA. Contractor shall be responsible for taking corrective action consistent with NARA Data Breach Notification Procedures and as directed by the NARA CO, including all costs and expenses associated already covered by above clauses added in PII clause with such corrective action, which may include providing credit monitoring to any individuals whose </w:t>
      </w:r>
      <w:proofErr w:type="spellStart"/>
      <w:r>
        <w:t>Pll</w:t>
      </w:r>
      <w:proofErr w:type="spellEnd"/>
      <w:r>
        <w:t xml:space="preserve"> was actually or potentially compromised.</w:t>
      </w:r>
    </w:p>
    <w:p w14:paraId="61DF9E39" w14:textId="77777777" w:rsidR="006F2D47" w:rsidRDefault="006F2D47" w:rsidP="006F2D47">
      <w:pPr>
        <w:widowControl w:val="0"/>
      </w:pPr>
      <w:r>
        <w:t xml:space="preserve"> </w:t>
      </w:r>
    </w:p>
    <w:p w14:paraId="5AC5E179" w14:textId="77777777" w:rsidR="006F2D47" w:rsidRDefault="006F2D47" w:rsidP="006F2D47">
      <w:pPr>
        <w:widowControl w:val="0"/>
      </w:pPr>
      <w:r>
        <w:t xml:space="preserve">All determinations regarding whether and when to notify individuals and/or federal agencies potentially affected by a Security Incident, Breach, or PII Breach will be made by NARA senior </w:t>
      </w:r>
      <w:r>
        <w:lastRenderedPageBreak/>
        <w:t>officials at NARA’s discretion.</w:t>
      </w:r>
    </w:p>
    <w:p w14:paraId="7467C6F4" w14:textId="77777777" w:rsidR="006F2D47" w:rsidRDefault="006F2D47" w:rsidP="006F2D47">
      <w:pPr>
        <w:widowControl w:val="0"/>
      </w:pPr>
      <w:r>
        <w:t xml:space="preserve"> </w:t>
      </w:r>
    </w:p>
    <w:p w14:paraId="4C488357" w14:textId="77777777" w:rsidR="006F2D47" w:rsidRDefault="006F2D47" w:rsidP="006F2D47">
      <w:pPr>
        <w:widowControl w:val="0"/>
      </w:pPr>
      <w:r>
        <w:rPr>
          <w:i/>
          <w:iCs/>
        </w:rPr>
        <w:t xml:space="preserve">(h) Flow </w:t>
      </w:r>
      <w:proofErr w:type="gramStart"/>
      <w:r>
        <w:rPr>
          <w:i/>
          <w:iCs/>
        </w:rPr>
        <w:t>down of</w:t>
      </w:r>
      <w:proofErr w:type="gramEnd"/>
      <w:r>
        <w:rPr>
          <w:i/>
          <w:iCs/>
        </w:rPr>
        <w:t xml:space="preserve"> security requirements to subcontractors</w:t>
      </w:r>
      <w:r>
        <w:t>.</w:t>
      </w:r>
    </w:p>
    <w:p w14:paraId="14E36E75" w14:textId="77777777" w:rsidR="006F2D47" w:rsidRDefault="006F2D47" w:rsidP="006F2D47">
      <w:pPr>
        <w:widowControl w:val="0"/>
      </w:pPr>
      <w:r>
        <w:t xml:space="preserve"> </w:t>
      </w:r>
    </w:p>
    <w:p w14:paraId="74114DC6" w14:textId="77777777" w:rsidR="006F2D47" w:rsidRDefault="006F2D47" w:rsidP="006F2D47">
      <w:pPr>
        <w:widowControl w:val="0"/>
      </w:pPr>
      <w:r>
        <w:t>(1)  The Contractor shall incorporate the substance of this clause, its terms and requirements including this paragraph (g), in all subcontracts under this contract, and require written subcontractor acknowledgement of same.</w:t>
      </w:r>
    </w:p>
    <w:p w14:paraId="56E1ABE0" w14:textId="77777777" w:rsidR="006F2D47" w:rsidRDefault="006F2D47" w:rsidP="006F2D47">
      <w:pPr>
        <w:widowControl w:val="0"/>
      </w:pPr>
      <w:r>
        <w:t xml:space="preserve"> </w:t>
      </w:r>
    </w:p>
    <w:p w14:paraId="2A8B8F76" w14:textId="77777777" w:rsidR="006F2D47" w:rsidRDefault="006F2D47" w:rsidP="006F2D47">
      <w:pPr>
        <w:widowControl w:val="0"/>
      </w:pPr>
      <w:r>
        <w:t>(2</w:t>
      </w:r>
      <w:proofErr w:type="gramStart"/>
      <w:r>
        <w:t>)  Violation</w:t>
      </w:r>
      <w:proofErr w:type="gramEnd"/>
      <w:r>
        <w:t xml:space="preserve"> by a subcontractor of any provision set forth in this clause will be attributed to the Contractor.</w:t>
      </w:r>
    </w:p>
    <w:p w14:paraId="470B6899" w14:textId="77777777" w:rsidR="006F2D47" w:rsidRDefault="006F2D47" w:rsidP="006F2D47">
      <w:pPr>
        <w:widowControl w:val="0"/>
      </w:pPr>
      <w:r>
        <w:t xml:space="preserve"> </w:t>
      </w:r>
    </w:p>
    <w:p w14:paraId="1BB8A168" w14:textId="77777777" w:rsidR="006F2D47" w:rsidRDefault="006F2D47" w:rsidP="006F2D47">
      <w:pPr>
        <w:widowControl w:val="0"/>
        <w:rPr>
          <w:b/>
          <w:bCs/>
          <w:color w:val="222222"/>
          <w:highlight w:val="white"/>
        </w:rPr>
      </w:pPr>
      <w:r>
        <w:rPr>
          <w:b/>
          <w:bCs/>
          <w:color w:val="222222"/>
          <w:highlight w:val="white"/>
        </w:rPr>
        <w:t xml:space="preserve">5.     </w:t>
      </w:r>
      <w:r>
        <w:rPr>
          <w:b/>
          <w:bCs/>
          <w:color w:val="222222"/>
          <w:highlight w:val="white"/>
        </w:rPr>
        <w:tab/>
        <w:t>INTERNET PROTOCOL – MAY 2021</w:t>
      </w:r>
    </w:p>
    <w:p w14:paraId="1514D4DF" w14:textId="77777777" w:rsidR="006F2D47" w:rsidRDefault="006F2D47" w:rsidP="006F2D47">
      <w:pPr>
        <w:widowControl w:val="0"/>
        <w:rPr>
          <w:b/>
          <w:bCs/>
          <w:color w:val="222222"/>
          <w:highlight w:val="white"/>
        </w:rPr>
      </w:pPr>
      <w:r>
        <w:rPr>
          <w:b/>
          <w:bCs/>
          <w:color w:val="222222"/>
          <w:highlight w:val="white"/>
        </w:rPr>
        <w:t xml:space="preserve"> </w:t>
      </w:r>
    </w:p>
    <w:p w14:paraId="5B372A6E" w14:textId="77777777" w:rsidR="006F2D47" w:rsidRDefault="006F2D47" w:rsidP="006F2D47">
      <w:pPr>
        <w:widowControl w:val="0"/>
      </w:pPr>
      <w:r>
        <w:t xml:space="preserve">The Contractor shall ensure that all systems, including hardware, software, firmware, and/or network components developed, procured, or acquired in support and/or performance of this contract using the Internet Protocol (IP) are developed and used, in accordance with, commercial standards of Internet Protocol (IP) version 6 (IPv6) as set forth in the USGv6 Profile.  All products or systems using the Internet Protocol </w:t>
      </w:r>
      <w:proofErr w:type="gramStart"/>
      <w:r>
        <w:t>may  maintain</w:t>
      </w:r>
      <w:proofErr w:type="gramEnd"/>
      <w:r>
        <w:t xml:space="preserve"> provisions for IPv4 backward compatibility for non-governmental use.</w:t>
      </w:r>
    </w:p>
    <w:p w14:paraId="6E63995F" w14:textId="77777777" w:rsidR="006F2D47" w:rsidRDefault="006F2D47" w:rsidP="006F2D47">
      <w:pPr>
        <w:widowControl w:val="0"/>
      </w:pPr>
      <w:r>
        <w:t xml:space="preserve"> </w:t>
      </w:r>
    </w:p>
    <w:p w14:paraId="7DFFC26D" w14:textId="77777777" w:rsidR="006F2D47" w:rsidRDefault="006F2D47" w:rsidP="006F2D47">
      <w:pPr>
        <w:widowControl w:val="0"/>
        <w:rPr>
          <w:b/>
          <w:bCs/>
          <w:color w:val="222222"/>
          <w:highlight w:val="white"/>
        </w:rPr>
      </w:pPr>
      <w:r>
        <w:rPr>
          <w:b/>
          <w:bCs/>
        </w:rPr>
        <w:t xml:space="preserve">6.     </w:t>
      </w:r>
      <w:r>
        <w:rPr>
          <w:b/>
          <w:bCs/>
        </w:rPr>
        <w:tab/>
      </w:r>
      <w:r>
        <w:rPr>
          <w:b/>
          <w:bCs/>
          <w:color w:val="222222"/>
          <w:highlight w:val="white"/>
        </w:rPr>
        <w:t>RECORDS MANAGEMENT OBLIGATIONS – NOV 2016</w:t>
      </w:r>
    </w:p>
    <w:p w14:paraId="57D2C59C" w14:textId="77777777" w:rsidR="006F2D47" w:rsidRDefault="006F2D47" w:rsidP="006F2D47">
      <w:pPr>
        <w:widowControl w:val="0"/>
        <w:rPr>
          <w:b/>
          <w:bCs/>
          <w:color w:val="222222"/>
          <w:highlight w:val="white"/>
        </w:rPr>
      </w:pPr>
      <w:r>
        <w:rPr>
          <w:b/>
          <w:bCs/>
          <w:color w:val="222222"/>
          <w:highlight w:val="white"/>
        </w:rPr>
        <w:t xml:space="preserve"> </w:t>
      </w:r>
    </w:p>
    <w:p w14:paraId="4BF3CECF" w14:textId="77777777" w:rsidR="006F2D47" w:rsidRDefault="006F2D47" w:rsidP="006F2D47">
      <w:pPr>
        <w:widowControl w:val="0"/>
        <w:rPr>
          <w:i/>
          <w:iCs/>
          <w:color w:val="222222"/>
          <w:highlight w:val="white"/>
        </w:rPr>
      </w:pPr>
      <w:r>
        <w:rPr>
          <w:color w:val="222222"/>
          <w:highlight w:val="white"/>
        </w:rPr>
        <w:t>A</w:t>
      </w:r>
      <w:proofErr w:type="gramStart"/>
      <w:r>
        <w:rPr>
          <w:color w:val="222222"/>
          <w:highlight w:val="white"/>
        </w:rPr>
        <w:t xml:space="preserve">.    </w:t>
      </w:r>
      <w:r>
        <w:rPr>
          <w:color w:val="222222"/>
          <w:highlight w:val="white"/>
        </w:rPr>
        <w:tab/>
      </w:r>
      <w:r>
        <w:rPr>
          <w:i/>
          <w:iCs/>
          <w:color w:val="222222"/>
          <w:highlight w:val="white"/>
        </w:rPr>
        <w:t>Applicability</w:t>
      </w:r>
      <w:proofErr w:type="gramEnd"/>
    </w:p>
    <w:p w14:paraId="6351AC92" w14:textId="77777777" w:rsidR="006F2D47" w:rsidRDefault="006F2D47" w:rsidP="006F2D47">
      <w:pPr>
        <w:widowControl w:val="0"/>
        <w:rPr>
          <w:color w:val="222222"/>
          <w:highlight w:val="white"/>
        </w:rPr>
      </w:pPr>
      <w:r>
        <w:rPr>
          <w:color w:val="222222"/>
          <w:highlight w:val="white"/>
        </w:rPr>
        <w:t xml:space="preserve"> </w:t>
      </w:r>
    </w:p>
    <w:p w14:paraId="4F5640EB" w14:textId="77777777" w:rsidR="006F2D47" w:rsidRDefault="006F2D47" w:rsidP="006F2D47">
      <w:pPr>
        <w:widowControl w:val="0"/>
        <w:rPr>
          <w:color w:val="222222"/>
          <w:highlight w:val="white"/>
        </w:rPr>
      </w:pPr>
      <w:r>
        <w:rPr>
          <w:color w:val="222222"/>
          <w:highlight w:val="white"/>
        </w:rPr>
        <w:t xml:space="preserve">This clause applies to all Contractors whose employees create, work with, or otherwise handle Federal records, as defined in </w:t>
      </w:r>
      <w:r>
        <w:rPr>
          <w:i/>
          <w:iCs/>
          <w:color w:val="222222"/>
          <w:highlight w:val="white"/>
        </w:rPr>
        <w:t>Section B</w:t>
      </w:r>
      <w:r>
        <w:rPr>
          <w:color w:val="222222"/>
          <w:highlight w:val="white"/>
        </w:rPr>
        <w:t>, regardless of the medium in which the record exists.</w:t>
      </w:r>
    </w:p>
    <w:p w14:paraId="3B055615" w14:textId="77777777" w:rsidR="006F2D47" w:rsidRDefault="006F2D47" w:rsidP="006F2D47">
      <w:pPr>
        <w:widowControl w:val="0"/>
        <w:rPr>
          <w:color w:val="222222"/>
          <w:highlight w:val="white"/>
        </w:rPr>
      </w:pPr>
      <w:r>
        <w:rPr>
          <w:color w:val="222222"/>
          <w:highlight w:val="white"/>
        </w:rPr>
        <w:t xml:space="preserve"> </w:t>
      </w:r>
    </w:p>
    <w:p w14:paraId="56C42DE2" w14:textId="77777777" w:rsidR="006F2D47" w:rsidRDefault="006F2D47" w:rsidP="006F2D47">
      <w:pPr>
        <w:widowControl w:val="0"/>
        <w:rPr>
          <w:i/>
          <w:iCs/>
          <w:color w:val="222222"/>
          <w:highlight w:val="white"/>
        </w:rPr>
      </w:pPr>
      <w:r>
        <w:rPr>
          <w:color w:val="222222"/>
          <w:highlight w:val="white"/>
        </w:rPr>
        <w:t>B</w:t>
      </w:r>
      <w:proofErr w:type="gramStart"/>
      <w:r>
        <w:rPr>
          <w:color w:val="222222"/>
          <w:highlight w:val="white"/>
        </w:rPr>
        <w:t xml:space="preserve">.     </w:t>
      </w:r>
      <w:r>
        <w:rPr>
          <w:color w:val="222222"/>
          <w:highlight w:val="white"/>
        </w:rPr>
        <w:tab/>
      </w:r>
      <w:r>
        <w:rPr>
          <w:i/>
          <w:iCs/>
          <w:color w:val="222222"/>
          <w:highlight w:val="white"/>
        </w:rPr>
        <w:t>Definitions</w:t>
      </w:r>
      <w:proofErr w:type="gramEnd"/>
    </w:p>
    <w:p w14:paraId="3F21112A" w14:textId="77777777" w:rsidR="006F2D47" w:rsidRDefault="006F2D47" w:rsidP="006F2D47">
      <w:pPr>
        <w:widowControl w:val="0"/>
        <w:rPr>
          <w:color w:val="222222"/>
          <w:highlight w:val="white"/>
        </w:rPr>
      </w:pPr>
      <w:r>
        <w:rPr>
          <w:color w:val="222222"/>
          <w:highlight w:val="white"/>
        </w:rPr>
        <w:t xml:space="preserve"> </w:t>
      </w:r>
    </w:p>
    <w:p w14:paraId="729C5ED5" w14:textId="77777777" w:rsidR="006F2D47" w:rsidRDefault="006F2D47" w:rsidP="006F2D47">
      <w:pPr>
        <w:widowControl w:val="0"/>
        <w:rPr>
          <w:color w:val="222222"/>
          <w:highlight w:val="white"/>
        </w:rPr>
      </w:pPr>
      <w:r>
        <w:rPr>
          <w:color w:val="222222"/>
          <w:highlight w:val="white"/>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Federal record:</w:t>
      </w:r>
    </w:p>
    <w:p w14:paraId="73EF04C4" w14:textId="77777777" w:rsidR="006F2D47" w:rsidRDefault="006F2D47" w:rsidP="006F2D47">
      <w:pPr>
        <w:widowControl w:val="0"/>
        <w:rPr>
          <w:color w:val="222222"/>
          <w:highlight w:val="white"/>
        </w:rPr>
      </w:pPr>
      <w:r>
        <w:rPr>
          <w:color w:val="222222"/>
          <w:highlight w:val="white"/>
        </w:rPr>
        <w:t xml:space="preserve"> </w:t>
      </w:r>
    </w:p>
    <w:p w14:paraId="3396C8EB" w14:textId="77777777" w:rsidR="006F2D47" w:rsidRDefault="006F2D47" w:rsidP="006F2D47">
      <w:pPr>
        <w:widowControl w:val="0"/>
        <w:rPr>
          <w:color w:val="222222"/>
          <w:highlight w:val="white"/>
        </w:rPr>
      </w:pPr>
      <w:r>
        <w:rPr>
          <w:color w:val="222222"/>
          <w:highlight w:val="white"/>
        </w:rPr>
        <w:t>(1</w:t>
      </w:r>
      <w:proofErr w:type="gramStart"/>
      <w:r>
        <w:rPr>
          <w:color w:val="222222"/>
          <w:highlight w:val="white"/>
        </w:rPr>
        <w:t>)  includes</w:t>
      </w:r>
      <w:proofErr w:type="gramEnd"/>
      <w:r>
        <w:rPr>
          <w:color w:val="222222"/>
          <w:highlight w:val="white"/>
        </w:rPr>
        <w:t xml:space="preserve"> NARA records.</w:t>
      </w:r>
    </w:p>
    <w:p w14:paraId="3AA6A0A2" w14:textId="77777777" w:rsidR="006F2D47" w:rsidRDefault="006F2D47" w:rsidP="006F2D47">
      <w:pPr>
        <w:widowControl w:val="0"/>
        <w:rPr>
          <w:color w:val="222222"/>
          <w:highlight w:val="white"/>
        </w:rPr>
      </w:pPr>
      <w:r>
        <w:rPr>
          <w:color w:val="222222"/>
          <w:highlight w:val="white"/>
        </w:rPr>
        <w:t xml:space="preserve"> </w:t>
      </w:r>
    </w:p>
    <w:p w14:paraId="256D48B6" w14:textId="77777777" w:rsidR="006F2D47" w:rsidRDefault="006F2D47" w:rsidP="006F2D47">
      <w:pPr>
        <w:widowControl w:val="0"/>
        <w:rPr>
          <w:color w:val="222222"/>
          <w:highlight w:val="white"/>
        </w:rPr>
      </w:pPr>
      <w:r>
        <w:rPr>
          <w:color w:val="222222"/>
          <w:highlight w:val="white"/>
        </w:rPr>
        <w:t>(2</w:t>
      </w:r>
      <w:proofErr w:type="gramStart"/>
      <w:r>
        <w:rPr>
          <w:color w:val="222222"/>
          <w:highlight w:val="white"/>
        </w:rPr>
        <w:t>)  does</w:t>
      </w:r>
      <w:proofErr w:type="gramEnd"/>
      <w:r>
        <w:rPr>
          <w:color w:val="222222"/>
          <w:highlight w:val="white"/>
        </w:rPr>
        <w:t xml:space="preserve"> not include personal files.</w:t>
      </w:r>
    </w:p>
    <w:p w14:paraId="6C8B2A22" w14:textId="77777777" w:rsidR="006F2D47" w:rsidRDefault="006F2D47" w:rsidP="006F2D47">
      <w:pPr>
        <w:widowControl w:val="0"/>
        <w:rPr>
          <w:color w:val="222222"/>
          <w:highlight w:val="white"/>
        </w:rPr>
      </w:pPr>
      <w:r>
        <w:rPr>
          <w:color w:val="222222"/>
          <w:highlight w:val="white"/>
        </w:rPr>
        <w:t xml:space="preserve"> </w:t>
      </w:r>
    </w:p>
    <w:p w14:paraId="31DC4726" w14:textId="77777777" w:rsidR="006F2D47" w:rsidRDefault="006F2D47" w:rsidP="006F2D47">
      <w:pPr>
        <w:widowControl w:val="0"/>
        <w:rPr>
          <w:color w:val="222222"/>
          <w:highlight w:val="white"/>
        </w:rPr>
      </w:pPr>
      <w:r>
        <w:rPr>
          <w:color w:val="222222"/>
          <w:highlight w:val="white"/>
        </w:rPr>
        <w:t>(3</w:t>
      </w:r>
      <w:proofErr w:type="gramStart"/>
      <w:r>
        <w:rPr>
          <w:color w:val="222222"/>
          <w:highlight w:val="white"/>
        </w:rPr>
        <w:t>)  applies</w:t>
      </w:r>
      <w:proofErr w:type="gramEnd"/>
      <w:r>
        <w:rPr>
          <w:color w:val="222222"/>
          <w:highlight w:val="white"/>
        </w:rPr>
        <w:t xml:space="preserve"> to records created, received, or maintained by Contractors pursuant to their NARA contract.</w:t>
      </w:r>
    </w:p>
    <w:p w14:paraId="6AA24CC0" w14:textId="77777777" w:rsidR="006F2D47" w:rsidRDefault="006F2D47" w:rsidP="006F2D47">
      <w:pPr>
        <w:widowControl w:val="0"/>
      </w:pPr>
      <w:r>
        <w:t xml:space="preserve"> </w:t>
      </w:r>
    </w:p>
    <w:p w14:paraId="6F675AAF" w14:textId="77777777" w:rsidR="006F2D47" w:rsidRDefault="006F2D47" w:rsidP="006F2D47">
      <w:pPr>
        <w:widowControl w:val="0"/>
        <w:rPr>
          <w:color w:val="222222"/>
          <w:highlight w:val="white"/>
        </w:rPr>
      </w:pPr>
      <w:r>
        <w:rPr>
          <w:color w:val="222222"/>
          <w:highlight w:val="white"/>
        </w:rPr>
        <w:t>(4</w:t>
      </w:r>
      <w:proofErr w:type="gramStart"/>
      <w:r>
        <w:rPr>
          <w:color w:val="222222"/>
          <w:highlight w:val="white"/>
        </w:rPr>
        <w:t>)  may</w:t>
      </w:r>
      <w:proofErr w:type="gramEnd"/>
      <w:r>
        <w:rPr>
          <w:color w:val="222222"/>
          <w:highlight w:val="white"/>
        </w:rPr>
        <w:t xml:space="preserve"> include deliverables and documentation associated with deliverables.</w:t>
      </w:r>
    </w:p>
    <w:p w14:paraId="6B0ECBDB" w14:textId="77777777" w:rsidR="006F2D47" w:rsidRDefault="006F2D47" w:rsidP="006F2D47">
      <w:pPr>
        <w:widowControl w:val="0"/>
        <w:rPr>
          <w:color w:val="222222"/>
          <w:highlight w:val="white"/>
        </w:rPr>
      </w:pPr>
      <w:r>
        <w:rPr>
          <w:color w:val="222222"/>
          <w:highlight w:val="white"/>
        </w:rPr>
        <w:t xml:space="preserve"> </w:t>
      </w:r>
    </w:p>
    <w:p w14:paraId="31AF7A22" w14:textId="77777777" w:rsidR="006F2D47" w:rsidRDefault="006F2D47" w:rsidP="006F2D47">
      <w:pPr>
        <w:widowControl w:val="0"/>
        <w:rPr>
          <w:i/>
          <w:iCs/>
          <w:color w:val="222222"/>
          <w:highlight w:val="white"/>
        </w:rPr>
      </w:pPr>
      <w:r>
        <w:rPr>
          <w:color w:val="222222"/>
          <w:highlight w:val="white"/>
        </w:rPr>
        <w:t>C</w:t>
      </w:r>
      <w:proofErr w:type="gramStart"/>
      <w:r>
        <w:rPr>
          <w:color w:val="222222"/>
          <w:highlight w:val="white"/>
        </w:rPr>
        <w:t xml:space="preserve">.     </w:t>
      </w:r>
      <w:r>
        <w:rPr>
          <w:color w:val="222222"/>
          <w:highlight w:val="white"/>
        </w:rPr>
        <w:tab/>
      </w:r>
      <w:r>
        <w:rPr>
          <w:i/>
          <w:iCs/>
          <w:color w:val="222222"/>
          <w:highlight w:val="white"/>
        </w:rPr>
        <w:t>Requirements</w:t>
      </w:r>
      <w:proofErr w:type="gramEnd"/>
    </w:p>
    <w:p w14:paraId="33ED41A5" w14:textId="77777777" w:rsidR="006F2D47" w:rsidRDefault="006F2D47" w:rsidP="006F2D47">
      <w:pPr>
        <w:widowControl w:val="0"/>
        <w:rPr>
          <w:color w:val="222222"/>
          <w:highlight w:val="white"/>
        </w:rPr>
      </w:pPr>
      <w:r>
        <w:rPr>
          <w:color w:val="222222"/>
          <w:highlight w:val="white"/>
        </w:rPr>
        <w:lastRenderedPageBreak/>
        <w:t xml:space="preserve"> </w:t>
      </w:r>
    </w:p>
    <w:p w14:paraId="2FFC21DF" w14:textId="77777777" w:rsidR="006F2D47" w:rsidRDefault="006F2D47" w:rsidP="006F2D47">
      <w:pPr>
        <w:widowControl w:val="0"/>
        <w:rPr>
          <w:color w:val="222222"/>
        </w:rPr>
      </w:pPr>
      <w:r>
        <w:rPr>
          <w:color w:val="222222"/>
          <w:highlight w:val="white"/>
        </w:rPr>
        <w:t xml:space="preserve">(1)  </w:t>
      </w:r>
      <w:r>
        <w:rPr>
          <w:color w:val="222222"/>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Pr>
          <w:color w:val="222222"/>
        </w:rPr>
        <w:t>chs</w:t>
      </w:r>
      <w:proofErr w:type="spellEnd"/>
      <w:r>
        <w:rPr>
          <w:color w:val="222222"/>
        </w:rPr>
        <w:t xml:space="preserve">. 21, 29, 31, 33), NARA regulations at 36 CFR Chapter XII Subchapter B, and those policies associated with the safeguarding of records covered by the Privacy Act of 1974 </w:t>
      </w:r>
      <w:r>
        <w:t>(5 U.S.C. 552a)</w:t>
      </w:r>
      <w:r>
        <w:rPr>
          <w:color w:val="222222"/>
        </w:rPr>
        <w:t>. These policies include the preservation of all records, regardless of form or characteristics, mode of transmission, or state of completion.</w:t>
      </w:r>
    </w:p>
    <w:p w14:paraId="76AC3410" w14:textId="77777777" w:rsidR="006F2D47" w:rsidRDefault="006F2D47" w:rsidP="006F2D47">
      <w:pPr>
        <w:widowControl w:val="0"/>
        <w:rPr>
          <w:color w:val="222222"/>
          <w:highlight w:val="white"/>
        </w:rPr>
      </w:pPr>
      <w:r>
        <w:rPr>
          <w:color w:val="222222"/>
          <w:highlight w:val="white"/>
        </w:rPr>
        <w:t xml:space="preserve"> </w:t>
      </w:r>
    </w:p>
    <w:p w14:paraId="475631AA" w14:textId="77777777" w:rsidR="006F2D47" w:rsidRDefault="006F2D47" w:rsidP="006F2D47">
      <w:pPr>
        <w:widowControl w:val="0"/>
        <w:rPr>
          <w:color w:val="222222"/>
          <w:highlight w:val="white"/>
        </w:rPr>
      </w:pPr>
      <w:r>
        <w:rPr>
          <w:color w:val="222222"/>
          <w:highlight w:val="white"/>
        </w:rPr>
        <w:t>(2)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w:t>
      </w:r>
    </w:p>
    <w:p w14:paraId="50BC174E" w14:textId="77777777" w:rsidR="006F2D47" w:rsidRDefault="006F2D47" w:rsidP="006F2D47">
      <w:pPr>
        <w:widowControl w:val="0"/>
        <w:rPr>
          <w:color w:val="222222"/>
          <w:highlight w:val="white"/>
        </w:rPr>
      </w:pPr>
      <w:r>
        <w:rPr>
          <w:color w:val="222222"/>
          <w:highlight w:val="white"/>
        </w:rPr>
        <w:t xml:space="preserve"> </w:t>
      </w:r>
    </w:p>
    <w:p w14:paraId="5AD6EF4A" w14:textId="77777777" w:rsidR="006F2D47" w:rsidRDefault="006F2D47" w:rsidP="006F2D47">
      <w:pPr>
        <w:widowControl w:val="0"/>
        <w:rPr>
          <w:color w:val="222222"/>
          <w:highlight w:val="white"/>
        </w:rPr>
      </w:pPr>
      <w:r>
        <w:rPr>
          <w:color w:val="222222"/>
          <w:highlight w:val="white"/>
        </w:rPr>
        <w:t xml:space="preserve">(3)  In accordance with 36 C.F.R. 1222.32, Contractor must maintain all records created for Government use or created </w:t>
      </w:r>
      <w:proofErr w:type="gramStart"/>
      <w:r>
        <w:rPr>
          <w:color w:val="222222"/>
          <w:highlight w:val="white"/>
        </w:rPr>
        <w:t>in the course of</w:t>
      </w:r>
      <w:proofErr w:type="gramEnd"/>
      <w:r>
        <w:rPr>
          <w:color w:val="222222"/>
          <w:highlight w:val="white"/>
        </w:rPr>
        <w:t xml:space="preserve"> performing the contract and/or delivered to, or under the legal control of the Government and must be managed in accordance with Federal law. Electronic records and metadata must be accompanied by sufficient technical documentation to permit understanding and use of the records and data.</w:t>
      </w:r>
    </w:p>
    <w:p w14:paraId="02A6CF91" w14:textId="77777777" w:rsidR="006F2D47" w:rsidRDefault="006F2D47" w:rsidP="006F2D47">
      <w:pPr>
        <w:widowControl w:val="0"/>
        <w:rPr>
          <w:color w:val="222222"/>
          <w:highlight w:val="white"/>
        </w:rPr>
      </w:pPr>
      <w:r>
        <w:rPr>
          <w:color w:val="222222"/>
          <w:highlight w:val="white"/>
        </w:rPr>
        <w:t xml:space="preserve"> </w:t>
      </w:r>
    </w:p>
    <w:p w14:paraId="54758D72" w14:textId="77777777" w:rsidR="006F2D47" w:rsidRDefault="006F2D47" w:rsidP="006F2D47">
      <w:pPr>
        <w:widowControl w:val="0"/>
        <w:rPr>
          <w:color w:val="222222"/>
        </w:rPr>
      </w:pPr>
      <w:r>
        <w:rPr>
          <w:color w:val="222222"/>
          <w:highlight w:val="white"/>
        </w:rPr>
        <w:t>(4</w:t>
      </w:r>
      <w:proofErr w:type="gramStart"/>
      <w:r>
        <w:rPr>
          <w:color w:val="222222"/>
          <w:highlight w:val="white"/>
        </w:rPr>
        <w:t xml:space="preserve">)  </w:t>
      </w:r>
      <w:r>
        <w:rPr>
          <w:color w:val="222222"/>
        </w:rPr>
        <w:t>NARA</w:t>
      </w:r>
      <w:proofErr w:type="gramEnd"/>
      <w:r>
        <w:rPr>
          <w:color w:val="222222"/>
        </w:rPr>
        <w:t xml:space="preserve"> and its contractors are responsible for preventing the alienation or unauthorized destruction of records, including all forms of mutilation. Records may not be removed from the legal custody of NARA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NARA. The agency must report promptly to NARA in accordance with 36 CFR 1230.</w:t>
      </w:r>
    </w:p>
    <w:p w14:paraId="3CC028DB" w14:textId="77777777" w:rsidR="006F2D47" w:rsidRDefault="006F2D47" w:rsidP="006F2D47">
      <w:pPr>
        <w:widowControl w:val="0"/>
        <w:rPr>
          <w:color w:val="222222"/>
          <w:highlight w:val="white"/>
        </w:rPr>
      </w:pPr>
      <w:r>
        <w:rPr>
          <w:color w:val="222222"/>
          <w:highlight w:val="white"/>
        </w:rPr>
        <w:t xml:space="preserve"> </w:t>
      </w:r>
    </w:p>
    <w:p w14:paraId="32EC2D41" w14:textId="77777777" w:rsidR="006F2D47" w:rsidRDefault="006F2D47" w:rsidP="006F2D47">
      <w:pPr>
        <w:widowControl w:val="0"/>
        <w:rPr>
          <w:color w:val="222222"/>
          <w:highlight w:val="white"/>
        </w:rPr>
      </w:pPr>
      <w:r>
        <w:rPr>
          <w:color w:val="222222"/>
          <w:highlight w:val="white"/>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proofErr w:type="gramStart"/>
      <w:r>
        <w:rPr>
          <w:color w:val="222222"/>
          <w:highlight w:val="white"/>
        </w:rPr>
        <w:t>is</w:t>
      </w:r>
      <w:proofErr w:type="gramEnd"/>
      <w:r>
        <w:rPr>
          <w:color w:val="222222"/>
          <w:highlight w:val="white"/>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Pr>
          <w:color w:val="222222"/>
          <w:highlight w:val="white"/>
        </w:rPr>
        <w:t>is</w:t>
      </w:r>
      <w:proofErr w:type="gramEnd"/>
      <w:r>
        <w:rPr>
          <w:color w:val="222222"/>
          <w:highlight w:val="white"/>
        </w:rPr>
        <w:t xml:space="preserve"> no longer required, it shall be returned to </w:t>
      </w:r>
      <w:r>
        <w:rPr>
          <w:color w:val="222222"/>
        </w:rPr>
        <w:t xml:space="preserve">NARA’s </w:t>
      </w:r>
      <w:proofErr w:type="gramStart"/>
      <w:r>
        <w:rPr>
          <w:color w:val="222222"/>
          <w:highlight w:val="white"/>
        </w:rPr>
        <w:t>control</w:t>
      </w:r>
      <w:proofErr w:type="gramEnd"/>
      <w:r>
        <w:rPr>
          <w:color w:val="222222"/>
          <w:highlight w:val="white"/>
        </w:rPr>
        <w:t xml:space="preserve"> or the Contractor must hold it until otherwise directed. Items returned to the Government shall be hand carried, mailed, emailed, or securely electronically transmitted to the Contracting Officer or address prescribed in the delivery/contract. Destruction of records is EXPRESSLY PROHIBITED unless in accordance with Paragraph (4).</w:t>
      </w:r>
    </w:p>
    <w:p w14:paraId="2990EC55" w14:textId="77777777" w:rsidR="006F2D47" w:rsidRDefault="006F2D47" w:rsidP="006F2D47">
      <w:pPr>
        <w:widowControl w:val="0"/>
        <w:rPr>
          <w:color w:val="222222"/>
          <w:highlight w:val="white"/>
        </w:rPr>
      </w:pPr>
      <w:r>
        <w:rPr>
          <w:color w:val="222222"/>
          <w:highlight w:val="white"/>
        </w:rPr>
        <w:t xml:space="preserve"> </w:t>
      </w:r>
    </w:p>
    <w:p w14:paraId="37C74AED" w14:textId="77777777" w:rsidR="006F2D47" w:rsidRDefault="006F2D47" w:rsidP="006F2D47">
      <w:pPr>
        <w:widowControl w:val="0"/>
        <w:rPr>
          <w:color w:val="222222"/>
          <w:highlight w:val="white"/>
        </w:rPr>
      </w:pPr>
      <w:r>
        <w:rPr>
          <w:color w:val="222222"/>
          <w:highlight w:val="white"/>
        </w:rPr>
        <w:t xml:space="preserve">(6)  The Contractor is required to obtain the Contracting Officer's approval prior to engaging in </w:t>
      </w:r>
      <w:r>
        <w:rPr>
          <w:color w:val="222222"/>
          <w:highlight w:val="white"/>
        </w:rPr>
        <w:lastRenderedPageBreak/>
        <w:t>any contractual relationship (sub-contractor) in support of this contract requiring the disclosure of information, documentary material and/or records generated under, or relating to, contracts. The Contractor (and any sub-contractor) is required to abide by Government and NARA guidance for protecting sensitive, proprietary information, classified, and controlled unclassified information.</w:t>
      </w:r>
    </w:p>
    <w:p w14:paraId="73923BF6" w14:textId="77777777" w:rsidR="006F2D47" w:rsidRDefault="006F2D47" w:rsidP="006F2D47">
      <w:pPr>
        <w:widowControl w:val="0"/>
        <w:rPr>
          <w:color w:val="222222"/>
          <w:highlight w:val="white"/>
        </w:rPr>
      </w:pPr>
      <w:r>
        <w:rPr>
          <w:color w:val="222222"/>
          <w:highlight w:val="white"/>
        </w:rPr>
        <w:t xml:space="preserve"> </w:t>
      </w:r>
    </w:p>
    <w:p w14:paraId="4C1352B7" w14:textId="77777777" w:rsidR="006F2D47" w:rsidRDefault="006F2D47" w:rsidP="006F2D47">
      <w:pPr>
        <w:widowControl w:val="0"/>
        <w:rPr>
          <w:color w:val="30302E"/>
          <w:highlight w:val="white"/>
        </w:rPr>
      </w:pPr>
      <w:r>
        <w:rPr>
          <w:color w:val="30302E"/>
          <w:highlight w:val="white"/>
        </w:rPr>
        <w:t>(7)  The Contractor shall only use Government IT equipment for purposes specifically tied to or authorized by the contract and in accordance with NARA policy.</w:t>
      </w:r>
    </w:p>
    <w:p w14:paraId="1C59042F" w14:textId="77777777" w:rsidR="006F2D47" w:rsidRDefault="006F2D47" w:rsidP="006F2D47">
      <w:pPr>
        <w:widowControl w:val="0"/>
        <w:rPr>
          <w:color w:val="222222"/>
          <w:highlight w:val="white"/>
        </w:rPr>
      </w:pPr>
      <w:r>
        <w:rPr>
          <w:color w:val="222222"/>
          <w:highlight w:val="white"/>
        </w:rPr>
        <w:t xml:space="preserve"> </w:t>
      </w:r>
    </w:p>
    <w:p w14:paraId="1E02406A" w14:textId="77777777" w:rsidR="006F2D47" w:rsidRDefault="006F2D47" w:rsidP="006F2D47">
      <w:pPr>
        <w:widowControl w:val="0"/>
        <w:rPr>
          <w:color w:val="30302E"/>
          <w:highlight w:val="white"/>
        </w:rPr>
      </w:pPr>
      <w:r>
        <w:rPr>
          <w:color w:val="30302E"/>
          <w:highlight w:val="white"/>
        </w:rPr>
        <w:t>(8)  The Contractor shall not create or maintain any records containing any non-public NARA information that are not specifically tied to or authorized by the contract.</w:t>
      </w:r>
    </w:p>
    <w:p w14:paraId="576DE4F8" w14:textId="77777777" w:rsidR="006F2D47" w:rsidRDefault="006F2D47" w:rsidP="006F2D47">
      <w:pPr>
        <w:widowControl w:val="0"/>
        <w:rPr>
          <w:color w:val="222222"/>
          <w:highlight w:val="white"/>
        </w:rPr>
      </w:pPr>
      <w:r>
        <w:rPr>
          <w:color w:val="222222"/>
          <w:highlight w:val="white"/>
        </w:rPr>
        <w:t xml:space="preserve"> </w:t>
      </w:r>
    </w:p>
    <w:p w14:paraId="2DF5DC5B" w14:textId="77777777" w:rsidR="006F2D47" w:rsidRDefault="006F2D47" w:rsidP="006F2D47">
      <w:pPr>
        <w:widowControl w:val="0"/>
        <w:rPr>
          <w:color w:val="30302E"/>
          <w:highlight w:val="white"/>
        </w:rPr>
      </w:pPr>
      <w:r>
        <w:rPr>
          <w:color w:val="30302E"/>
          <w:highlight w:val="white"/>
        </w:rPr>
        <w:t>(9)  The Contractor shall not retain, use, sell, or disseminate copies of any deliverable that contains information covered by the Privacy Act of 1974 or that which is generally protected from public disclosure by an exemption to the Freedom of Information Act.</w:t>
      </w:r>
    </w:p>
    <w:p w14:paraId="4C1355DE" w14:textId="77777777" w:rsidR="006F2D47" w:rsidRDefault="006F2D47" w:rsidP="006F2D47">
      <w:pPr>
        <w:widowControl w:val="0"/>
        <w:rPr>
          <w:color w:val="30302E"/>
          <w:highlight w:val="white"/>
        </w:rPr>
      </w:pPr>
      <w:r>
        <w:rPr>
          <w:color w:val="30302E"/>
          <w:highlight w:val="white"/>
        </w:rPr>
        <w:t xml:space="preserve"> </w:t>
      </w:r>
    </w:p>
    <w:p w14:paraId="1CD1F214" w14:textId="77777777" w:rsidR="006F2D47" w:rsidRDefault="006F2D47" w:rsidP="006F2D47">
      <w:pPr>
        <w:widowControl w:val="0"/>
        <w:rPr>
          <w:color w:val="30302E"/>
          <w:highlight w:val="white"/>
        </w:rPr>
      </w:pPr>
      <w:r>
        <w:rPr>
          <w:color w:val="30302E"/>
          <w:highlight w:val="white"/>
        </w:rPr>
        <w:t xml:space="preserve">(10) </w:t>
      </w:r>
      <w:proofErr w:type="gramStart"/>
      <w:r>
        <w:rPr>
          <w:color w:val="30302E"/>
          <w:highlight w:val="white"/>
        </w:rPr>
        <w:t>The NARA</w:t>
      </w:r>
      <w:proofErr w:type="gramEnd"/>
      <w:r>
        <w:rPr>
          <w:color w:val="30302E"/>
          <w:highlight w:val="white"/>
        </w:rPr>
        <w:t xml:space="preserve"> owns the rights to all data and records produced as part of this contract. All deliverables under the contract are the property of the U.S. Government for which NARA shall have unlimited rights to use, dispose of, or disclose such data contained therein as it determines to be in the public interest. Any Contractor rights in the data or deliverables must be identified as required by FAR 52.227-11 through FAR 52.227-20.</w:t>
      </w:r>
    </w:p>
    <w:p w14:paraId="3D40A73B" w14:textId="77777777" w:rsidR="006F2D47" w:rsidRDefault="006F2D47" w:rsidP="006F2D47">
      <w:pPr>
        <w:widowControl w:val="0"/>
      </w:pPr>
      <w:r>
        <w:t xml:space="preserve"> </w:t>
      </w:r>
    </w:p>
    <w:p w14:paraId="745C6496" w14:textId="77777777" w:rsidR="006F2D47" w:rsidRDefault="006F2D47" w:rsidP="006F2D47">
      <w:pPr>
        <w:widowControl w:val="0"/>
        <w:rPr>
          <w:i/>
          <w:iCs/>
          <w:color w:val="222222"/>
          <w:highlight w:val="white"/>
        </w:rPr>
      </w:pPr>
      <w:r>
        <w:rPr>
          <w:color w:val="222222"/>
          <w:highlight w:val="white"/>
        </w:rPr>
        <w:t>D</w:t>
      </w:r>
      <w:proofErr w:type="gramStart"/>
      <w:r>
        <w:rPr>
          <w:color w:val="222222"/>
          <w:highlight w:val="white"/>
        </w:rPr>
        <w:t xml:space="preserve">.    </w:t>
      </w:r>
      <w:r>
        <w:rPr>
          <w:color w:val="222222"/>
          <w:highlight w:val="white"/>
        </w:rPr>
        <w:tab/>
      </w:r>
      <w:proofErr w:type="spellStart"/>
      <w:r>
        <w:rPr>
          <w:i/>
          <w:iCs/>
          <w:color w:val="222222"/>
          <w:highlight w:val="white"/>
        </w:rPr>
        <w:t>Flowdown</w:t>
      </w:r>
      <w:proofErr w:type="spellEnd"/>
      <w:proofErr w:type="gramEnd"/>
      <w:r>
        <w:rPr>
          <w:i/>
          <w:iCs/>
          <w:color w:val="222222"/>
          <w:highlight w:val="white"/>
        </w:rPr>
        <w:t xml:space="preserve"> of requirements to subcontractors</w:t>
      </w:r>
    </w:p>
    <w:p w14:paraId="178BCCC0" w14:textId="77777777" w:rsidR="006F2D47" w:rsidRDefault="006F2D47" w:rsidP="006F2D47">
      <w:pPr>
        <w:widowControl w:val="0"/>
        <w:rPr>
          <w:color w:val="222222"/>
          <w:highlight w:val="white"/>
        </w:rPr>
      </w:pPr>
      <w:r>
        <w:rPr>
          <w:color w:val="222222"/>
          <w:highlight w:val="white"/>
        </w:rPr>
        <w:t xml:space="preserve"> </w:t>
      </w:r>
    </w:p>
    <w:p w14:paraId="693A97C5" w14:textId="77777777" w:rsidR="006F2D47" w:rsidRDefault="006F2D47" w:rsidP="006F2D47">
      <w:pPr>
        <w:widowControl w:val="0"/>
        <w:rPr>
          <w:color w:val="222222"/>
          <w:highlight w:val="white"/>
        </w:rPr>
      </w:pPr>
      <w:r>
        <w:rPr>
          <w:color w:val="222222"/>
          <w:highlight w:val="white"/>
        </w:rPr>
        <w:t>(1</w:t>
      </w:r>
      <w:proofErr w:type="gramStart"/>
      <w:r>
        <w:rPr>
          <w:color w:val="222222"/>
          <w:highlight w:val="white"/>
        </w:rPr>
        <w:t>)  The</w:t>
      </w:r>
      <w:proofErr w:type="gramEnd"/>
      <w:r>
        <w:rPr>
          <w:color w:val="222222"/>
          <w:highlight w:val="white"/>
        </w:rPr>
        <w:t xml:space="preserve"> Contractor shall incorporate the substance of this clause, its terms and requirements including this paragraph, in all subcontracts under this contract, and require written subcontractor acknowledgment of same.</w:t>
      </w:r>
    </w:p>
    <w:p w14:paraId="07DD5F59" w14:textId="77777777" w:rsidR="006F2D47" w:rsidRDefault="006F2D47" w:rsidP="006F2D47">
      <w:pPr>
        <w:widowControl w:val="0"/>
        <w:ind w:left="1360"/>
        <w:rPr>
          <w:color w:val="222222"/>
          <w:highlight w:val="white"/>
        </w:rPr>
      </w:pPr>
      <w:r>
        <w:rPr>
          <w:color w:val="222222"/>
          <w:highlight w:val="white"/>
        </w:rPr>
        <w:t xml:space="preserve"> </w:t>
      </w:r>
    </w:p>
    <w:p w14:paraId="529F99B2" w14:textId="77777777" w:rsidR="006F2D47" w:rsidRDefault="006F2D47" w:rsidP="006F2D47">
      <w:pPr>
        <w:widowControl w:val="0"/>
        <w:rPr>
          <w:color w:val="222222"/>
          <w:highlight w:val="white"/>
        </w:rPr>
      </w:pPr>
      <w:r>
        <w:rPr>
          <w:color w:val="222222"/>
          <w:highlight w:val="white"/>
        </w:rPr>
        <w:t>(2</w:t>
      </w:r>
      <w:proofErr w:type="gramStart"/>
      <w:r>
        <w:rPr>
          <w:color w:val="222222"/>
          <w:highlight w:val="white"/>
        </w:rPr>
        <w:t>)  Violation</w:t>
      </w:r>
      <w:proofErr w:type="gramEnd"/>
      <w:r>
        <w:rPr>
          <w:color w:val="222222"/>
          <w:highlight w:val="white"/>
        </w:rPr>
        <w:t xml:space="preserve"> by a subcontractor of any provision set forth in this clause will be attributed to the Contractor.</w:t>
      </w:r>
    </w:p>
    <w:p w14:paraId="4FD81CA0" w14:textId="77777777" w:rsidR="006F2D47" w:rsidRDefault="006F2D47" w:rsidP="006F2D47">
      <w:pPr>
        <w:widowControl w:val="0"/>
      </w:pPr>
      <w:r>
        <w:t xml:space="preserve"> </w:t>
      </w:r>
    </w:p>
    <w:p w14:paraId="30CF1399" w14:textId="77777777" w:rsidR="006F2D47" w:rsidRDefault="006F2D47" w:rsidP="006F2D47">
      <w:pPr>
        <w:widowControl w:val="0"/>
        <w:rPr>
          <w:b/>
          <w:bCs/>
        </w:rPr>
      </w:pPr>
      <w:r>
        <w:rPr>
          <w:b/>
          <w:bCs/>
        </w:rPr>
        <w:t>7</w:t>
      </w:r>
      <w:proofErr w:type="gramStart"/>
      <w:r>
        <w:rPr>
          <w:b/>
          <w:bCs/>
        </w:rPr>
        <w:t xml:space="preserve">.     </w:t>
      </w:r>
      <w:r>
        <w:rPr>
          <w:b/>
          <w:bCs/>
        </w:rPr>
        <w:tab/>
        <w:t>CONFLICTS</w:t>
      </w:r>
      <w:proofErr w:type="gramEnd"/>
      <w:r>
        <w:rPr>
          <w:b/>
          <w:bCs/>
        </w:rPr>
        <w:t xml:space="preserve"> OF INTEREST</w:t>
      </w:r>
    </w:p>
    <w:p w14:paraId="132F9686" w14:textId="77777777" w:rsidR="006F2D47" w:rsidRDefault="006F2D47" w:rsidP="006F2D47">
      <w:pPr>
        <w:widowControl w:val="0"/>
      </w:pPr>
      <w:r>
        <w:t xml:space="preserve"> </w:t>
      </w:r>
    </w:p>
    <w:p w14:paraId="23AE402A" w14:textId="77777777" w:rsidR="006F2D47" w:rsidRDefault="006F2D47" w:rsidP="006F2D47">
      <w:pPr>
        <w:widowControl w:val="0"/>
      </w:pPr>
      <w:r>
        <w:t>(a</w:t>
      </w:r>
      <w:proofErr w:type="gramStart"/>
      <w:r>
        <w:t>)  If</w:t>
      </w:r>
      <w:proofErr w:type="gramEnd"/>
      <w:r>
        <w:t xml:space="preserve"> </w:t>
      </w:r>
      <w:proofErr w:type="gramStart"/>
      <w:r>
        <w:t>during the course of</w:t>
      </w:r>
      <w:proofErr w:type="gramEnd"/>
      <w:r>
        <w:t xml:space="preserve"> quoting on or performing this contract, the Contractor hires employees, consultants or subcontractors that are concurrently performing other work for NARA, they must notify the COR.</w:t>
      </w:r>
    </w:p>
    <w:p w14:paraId="6EE0488C" w14:textId="77777777" w:rsidR="006F2D47" w:rsidRDefault="006F2D47" w:rsidP="006F2D47">
      <w:pPr>
        <w:widowControl w:val="0"/>
      </w:pPr>
      <w:r>
        <w:t xml:space="preserve"> </w:t>
      </w:r>
    </w:p>
    <w:p w14:paraId="2D4C1307" w14:textId="77777777" w:rsidR="006F2D47" w:rsidRDefault="006F2D47" w:rsidP="006F2D47">
      <w:pPr>
        <w:widowControl w:val="0"/>
      </w:pPr>
      <w:r>
        <w:t xml:space="preserve">(b)  The Contractor represents that it has disclosed to the Contracting Officer, prior to award, all facts relevant to the existence or potential existence of organizational conflict of interest as that term is used in FAR Subpart 9.5.  The Contractor represents that if it discovers an organizational conflict of interest or potential conflict of interest </w:t>
      </w:r>
      <w:proofErr w:type="gramStart"/>
      <w:r>
        <w:t>after award</w:t>
      </w:r>
      <w:proofErr w:type="gramEnd"/>
      <w:r>
        <w:t xml:space="preserve">, a prompt and full disclosure must be made in writing to the Contracting Officer.  This disclosure must include a description of the action the Contractor has taken or proposes to take </w:t>
      </w:r>
      <w:proofErr w:type="gramStart"/>
      <w:r>
        <w:t>in order to</w:t>
      </w:r>
      <w:proofErr w:type="gramEnd"/>
      <w:r>
        <w:t xml:space="preserve"> avoid or mitigate such conflicts.</w:t>
      </w:r>
    </w:p>
    <w:p w14:paraId="5A82CA3C" w14:textId="77777777" w:rsidR="006F2D47" w:rsidRDefault="006F2D47" w:rsidP="006F2D47">
      <w:pPr>
        <w:widowControl w:val="0"/>
      </w:pPr>
      <w:r>
        <w:t xml:space="preserve"> </w:t>
      </w:r>
    </w:p>
    <w:p w14:paraId="66953FB4" w14:textId="77777777" w:rsidR="006F2D47" w:rsidRDefault="006F2D47" w:rsidP="006F2D47">
      <w:pPr>
        <w:widowControl w:val="0"/>
      </w:pPr>
      <w:r>
        <w:t xml:space="preserve">(c)  The Contractor's employees assigned to work on this contract have an affirmative obligation to disclose to the Contracting Officer any personal or business relationship with Government </w:t>
      </w:r>
      <w:r>
        <w:lastRenderedPageBreak/>
        <w:t>personnel, or financial interests, which could present the appearance of an existing or potential conflict of interest.</w:t>
      </w:r>
    </w:p>
    <w:p w14:paraId="06B9C96A" w14:textId="77777777" w:rsidR="006F2D47" w:rsidRDefault="006F2D47" w:rsidP="006F2D47">
      <w:pPr>
        <w:widowControl w:val="0"/>
      </w:pPr>
      <w:r>
        <w:t xml:space="preserve"> </w:t>
      </w:r>
      <w:commentRangeStart w:id="11"/>
    </w:p>
    <w:p w14:paraId="2070A600" w14:textId="77777777" w:rsidR="006F2D47" w:rsidRDefault="006F2D47" w:rsidP="006F2D47">
      <w:pPr>
        <w:widowControl w:val="0"/>
      </w:pPr>
      <w:r>
        <w:rPr>
          <w:b/>
          <w:bCs/>
        </w:rPr>
        <w:t>9.  GOVERNING LAW</w:t>
      </w:r>
      <w:r>
        <w:t xml:space="preserve"> </w:t>
      </w:r>
      <w:commentRangeEnd w:id="11"/>
      <w:r>
        <w:rPr>
          <w:rStyle w:val="CommentReference"/>
          <w:sz w:val="24"/>
          <w:szCs w:val="24"/>
        </w:rPr>
        <w:commentReference w:id="11"/>
      </w:r>
      <w:r>
        <w:br/>
      </w:r>
    </w:p>
    <w:p w14:paraId="1C9D1436" w14:textId="77777777" w:rsidR="006F2D47" w:rsidRDefault="006F2D47" w:rsidP="006F2D47">
      <w:pPr>
        <w:widowControl w:val="0"/>
      </w:pPr>
      <w:r>
        <w:t>Federal law and regulations, including the Federal Acquisition Regulations (FAR), shall govern this Contract.  Commercial license agreements may be made a part of this Contract but only if both parties expressly make them an addendum hereto, as permitted by FAR 12.212.  If the commercial license agreement is not made an addendum, it shall not apply, govern, be a part of or have any effect whatsoever on the Contract; this includes, but is not limited to, any agreement embedded in the computer software (clickwrap), any agreement that is otherwise delivered with or provided to the Government with the commercial computer software or documentation (</w:t>
      </w:r>
      <w:proofErr w:type="spellStart"/>
      <w:r>
        <w:t>shrinkwrap</w:t>
      </w:r>
      <w:proofErr w:type="spellEnd"/>
      <w:r>
        <w:t>), or any other license agreement otherwise referred to in any document.  If a commercial license agreement is made an addendum, only those provisions addressing data rights regarding the Government’s use, duplication and disclosure of data (</w:t>
      </w:r>
      <w:r>
        <w:rPr>
          <w:i/>
          <w:iCs/>
        </w:rPr>
        <w:t>e.g</w:t>
      </w:r>
      <w:r>
        <w:t xml:space="preserve">., restricted computer software) are included and made a part of this Contract, and only to the extent that those provisions are not duplicative or inconsistent with Federal law, Federal regulation, the incorporated FAR clauses and the provisions of this Contract; those provisions in the commercial license agreement that do not address data rights regarding the Government’s use, duplication and disclosure of data shall not be included or made a part of the Contract.  Federal law and regulation including, without limitation, the Contract Disputes Act (41 U.S.C. § 7101 </w:t>
      </w:r>
      <w:r>
        <w:rPr>
          <w:i/>
          <w:iCs/>
        </w:rPr>
        <w:t>et seq</w:t>
      </w:r>
      <w:r>
        <w:t xml:space="preserve">.), the Anti-Deficiency Act (31 U.S.C. § 1341 </w:t>
      </w:r>
      <w:r>
        <w:rPr>
          <w:i/>
          <w:iCs/>
        </w:rPr>
        <w:t>et seq</w:t>
      </w:r>
      <w:r>
        <w:t xml:space="preserve">.), the Competition in Contracting Act (41 U.S.C. § 3301 </w:t>
      </w:r>
      <w:r>
        <w:rPr>
          <w:i/>
          <w:iCs/>
        </w:rPr>
        <w:t>et seq</w:t>
      </w:r>
      <w:r>
        <w:t xml:space="preserve">.), the Prompt Payment Act (31 U.S.C. §3901 </w:t>
      </w:r>
      <w:r>
        <w:rPr>
          <w:i/>
          <w:iCs/>
        </w:rPr>
        <w:t>et seq</w:t>
      </w:r>
      <w:r>
        <w:t>.), Contracts for Data Processing or Maintenance (38 USC § 5725), and FAR clauses 52.212-4, 52.227-14, 52.227-19 shall supersede, control, and render ineffective any inconsistent, conflicting, or duplicative provision in any commercial license agreement.  In the event of conflict between this clause and any provision in the Contract or the commercial license agreement or elsewhere, the terms of this clause shall prevail.  The Contractor shall deliver to the Government all data first produced under this Contract with unlimited rights as defined by FAR 52.227-14.  Claims of patent or copyright infringement brought against the Government as a party shall be defended by the U.S. Department of Justice (DOJ in accordance with 28 U.S.C. § 516; at the discretion of DOJ, the Contractor may be allowed reasonable participation in the defense of the litigation.  Any additional changes to the Contract must be made by contract modification (Standard Form 30) and shall only be made by a warranted Contracting Officer.  Nothing in this Contract or any commercial license agreement shall be construed as a waiver of sovereign immunity.</w:t>
      </w:r>
    </w:p>
    <w:p w14:paraId="511D16A9" w14:textId="77777777" w:rsidR="006F2D47" w:rsidRDefault="006F2D47" w:rsidP="006F2D47">
      <w:pPr>
        <w:widowControl w:val="0"/>
      </w:pPr>
      <w:r>
        <w:t xml:space="preserve"> </w:t>
      </w:r>
    </w:p>
    <w:p w14:paraId="63FB3054" w14:textId="77777777" w:rsidR="006F2D47" w:rsidRDefault="006F2D47" w:rsidP="006F2D47">
      <w:pPr>
        <w:widowControl w:val="0"/>
        <w:rPr>
          <w:b/>
          <w:bCs/>
        </w:rPr>
      </w:pPr>
      <w:r>
        <w:rPr>
          <w:b/>
          <w:bCs/>
        </w:rPr>
        <w:t>10</w:t>
      </w:r>
      <w:proofErr w:type="gramStart"/>
      <w:r>
        <w:rPr>
          <w:b/>
          <w:bCs/>
        </w:rPr>
        <w:t>.  SOFTWARE</w:t>
      </w:r>
      <w:proofErr w:type="gramEnd"/>
      <w:r>
        <w:rPr>
          <w:b/>
          <w:bCs/>
        </w:rPr>
        <w:t xml:space="preserve"> LICENSE, MAINTENANCE AND TECHNICAL SUPPORT:</w:t>
      </w:r>
    </w:p>
    <w:p w14:paraId="3679E5AD" w14:textId="77777777" w:rsidR="006F2D47" w:rsidRDefault="006F2D47" w:rsidP="006F2D47">
      <w:pPr>
        <w:widowControl w:val="0"/>
      </w:pPr>
      <w:r>
        <w:t xml:space="preserve"> </w:t>
      </w:r>
    </w:p>
    <w:p w14:paraId="7D6CEB8B" w14:textId="77777777" w:rsidR="006F2D47" w:rsidRDefault="006F2D47" w:rsidP="006F2D47">
      <w:pPr>
        <w:widowControl w:val="0"/>
      </w:pPr>
      <w:r>
        <w:t>1.   Definitions.</w:t>
      </w:r>
    </w:p>
    <w:p w14:paraId="5695418F" w14:textId="77777777" w:rsidR="006F2D47" w:rsidRDefault="006F2D47" w:rsidP="006F2D47">
      <w:pPr>
        <w:widowControl w:val="0"/>
      </w:pPr>
      <w:r>
        <w:t>(a)  Licensee.  The term “licensee” shall mean the National Archives and Records Administration (NARA) and is synonymous with “Government.”</w:t>
      </w:r>
    </w:p>
    <w:p w14:paraId="3700F3C6" w14:textId="77777777" w:rsidR="006F2D47" w:rsidRDefault="006F2D47" w:rsidP="006F2D47">
      <w:pPr>
        <w:widowControl w:val="0"/>
      </w:pPr>
      <w:r>
        <w:t>(b</w:t>
      </w:r>
      <w:proofErr w:type="gramStart"/>
      <w:r>
        <w:t>)  Licensor</w:t>
      </w:r>
      <w:proofErr w:type="gramEnd"/>
      <w:r>
        <w:t>.  The term “licensor” shall mean the contractor having the necessary license or ownership rights to deliver license, software maintenance and support of the computer software being acquired.  The term “contractor” is the party identified in Block 17a on the SF1449.  If the contractor is a reseller and not the Licensor, the contractor remains responsible for performance under this order.</w:t>
      </w:r>
    </w:p>
    <w:p w14:paraId="3A94D131" w14:textId="77777777" w:rsidR="006F2D47" w:rsidRDefault="006F2D47" w:rsidP="006F2D47">
      <w:pPr>
        <w:widowControl w:val="0"/>
      </w:pPr>
      <w:r>
        <w:lastRenderedPageBreak/>
        <w:t>(c</w:t>
      </w:r>
      <w:proofErr w:type="gramStart"/>
      <w:r>
        <w:t>)  Software</w:t>
      </w:r>
      <w:proofErr w:type="gramEnd"/>
      <w:r>
        <w:t>.  The term “software” shall mean the licensed computer software product(s) cited in the Schedule of Supplies/Services.</w:t>
      </w:r>
    </w:p>
    <w:p w14:paraId="7A2A0B9B" w14:textId="77777777" w:rsidR="006F2D47" w:rsidRDefault="006F2D47" w:rsidP="006F2D47">
      <w:pPr>
        <w:widowControl w:val="0"/>
      </w:pPr>
      <w:r>
        <w:t>(d</w:t>
      </w:r>
      <w:proofErr w:type="gramStart"/>
      <w:r>
        <w:t>)  Maintenance</w:t>
      </w:r>
      <w:proofErr w:type="gramEnd"/>
      <w:r>
        <w:t>.  The term “maintenance” is the process of enhancing and optimizing software, as well as remedying defects.  It shall include all new fixes, patches, releases, updates, versions and upgrades, as further defined below.</w:t>
      </w:r>
    </w:p>
    <w:p w14:paraId="3A0C2C19" w14:textId="77777777" w:rsidR="006F2D47" w:rsidRDefault="006F2D47" w:rsidP="006F2D47">
      <w:pPr>
        <w:widowControl w:val="0"/>
      </w:pPr>
      <w:r>
        <w:t>(e</w:t>
      </w:r>
      <w:proofErr w:type="gramStart"/>
      <w:r>
        <w:t>)  Technical</w:t>
      </w:r>
      <w:proofErr w:type="gramEnd"/>
      <w:r>
        <w:t xml:space="preserve"> Support.  The term “technical support” refers to the range of services </w:t>
      </w:r>
      <w:proofErr w:type="gramStart"/>
      <w:r>
        <w:t>providing assistance</w:t>
      </w:r>
      <w:proofErr w:type="gramEnd"/>
      <w:r>
        <w:t xml:space="preserve"> for the software via the telephone, email, a website or otherwise.  </w:t>
      </w:r>
    </w:p>
    <w:p w14:paraId="00049F6A" w14:textId="77777777" w:rsidR="006F2D47" w:rsidRDefault="006F2D47" w:rsidP="006F2D47">
      <w:pPr>
        <w:widowControl w:val="0"/>
      </w:pPr>
      <w:r>
        <w:t>(f</w:t>
      </w:r>
      <w:proofErr w:type="gramStart"/>
      <w:r>
        <w:t>)  Release</w:t>
      </w:r>
      <w:proofErr w:type="gramEnd"/>
      <w:r>
        <w:t xml:space="preserve"> or Update.  The term “release” or “update” are terms that refer to a revision of software that contains defect corrections, minor enhancements or improvements of the software’s functionality.  This is usually designated by a change in the number to the right of the decimal point (e.g., from Version 5.3 to 5.4).  An example of an update is the addition of new hardware.</w:t>
      </w:r>
    </w:p>
    <w:p w14:paraId="4C64614D" w14:textId="77777777" w:rsidR="006F2D47" w:rsidRDefault="006F2D47" w:rsidP="006F2D47">
      <w:pPr>
        <w:widowControl w:val="0"/>
      </w:pPr>
      <w:r>
        <w:t>(g</w:t>
      </w:r>
      <w:proofErr w:type="gramStart"/>
      <w:r>
        <w:t>)  Version</w:t>
      </w:r>
      <w:proofErr w:type="gramEnd"/>
      <w:r>
        <w:t xml:space="preserve"> or Upgrade.  The term “version” or “upgrade” are terms that refer to a revision of software that contains new or improved functionality.  This is usually designated by a change in the number to the left of the decimal point (e.g., from Version 5.4 to 6).</w:t>
      </w:r>
    </w:p>
    <w:p w14:paraId="41F59EDD" w14:textId="77777777" w:rsidR="006F2D47" w:rsidRDefault="006F2D47" w:rsidP="006F2D47">
      <w:pPr>
        <w:widowControl w:val="0"/>
      </w:pPr>
      <w:r>
        <w:t xml:space="preserve"> </w:t>
      </w:r>
    </w:p>
    <w:p w14:paraId="06DC6E76" w14:textId="77777777" w:rsidR="006F2D47" w:rsidRDefault="006F2D47" w:rsidP="006F2D47">
      <w:pPr>
        <w:widowControl w:val="0"/>
      </w:pPr>
      <w:r>
        <w:t>2.   Software License</w:t>
      </w:r>
    </w:p>
    <w:p w14:paraId="5186671A" w14:textId="77777777" w:rsidR="006F2D47" w:rsidRDefault="006F2D47" w:rsidP="006F2D47">
      <w:pPr>
        <w:widowControl w:val="0"/>
      </w:pPr>
      <w:r>
        <w:t xml:space="preserve"> </w:t>
      </w:r>
    </w:p>
    <w:p w14:paraId="2C2E402A" w14:textId="77777777" w:rsidR="006F2D47" w:rsidRDefault="006F2D47" w:rsidP="006F2D47">
      <w:pPr>
        <w:widowControl w:val="0"/>
      </w:pPr>
      <w:r>
        <w:t xml:space="preserve">  </w:t>
      </w:r>
      <w:r>
        <w:tab/>
        <w:t>(a</w:t>
      </w:r>
      <w:proofErr w:type="gramStart"/>
      <w:r>
        <w:t>)  Unless</w:t>
      </w:r>
      <w:proofErr w:type="gramEnd"/>
      <w:r>
        <w:t xml:space="preserve"> otherwise stated in the Schedule of Supplies/Services, the Performance Work Statement or Product Description, the software license provided to the Government is a perpetual, nonexclusive license to use the software.</w:t>
      </w:r>
    </w:p>
    <w:p w14:paraId="05605E6F" w14:textId="77777777" w:rsidR="006F2D47" w:rsidRDefault="006F2D47" w:rsidP="006F2D47">
      <w:pPr>
        <w:widowControl w:val="0"/>
      </w:pPr>
      <w:r>
        <w:t xml:space="preserve">  </w:t>
      </w:r>
      <w:r>
        <w:tab/>
        <w:t>(b</w:t>
      </w:r>
      <w:proofErr w:type="gramStart"/>
      <w:r>
        <w:t>)  The</w:t>
      </w:r>
      <w:proofErr w:type="gramEnd"/>
      <w:r>
        <w:t xml:space="preserve"> Government may use the software in a networked environment. </w:t>
      </w:r>
    </w:p>
    <w:p w14:paraId="5D136D43" w14:textId="77777777" w:rsidR="006F2D47" w:rsidRDefault="006F2D47" w:rsidP="006F2D47">
      <w:pPr>
        <w:widowControl w:val="0"/>
      </w:pPr>
      <w:r>
        <w:t xml:space="preserve">  </w:t>
      </w:r>
      <w:r>
        <w:tab/>
        <w:t>(c</w:t>
      </w:r>
      <w:proofErr w:type="gramStart"/>
      <w:r>
        <w:t>)  Any</w:t>
      </w:r>
      <w:proofErr w:type="gramEnd"/>
      <w:r>
        <w:t xml:space="preserve"> dispute regarding the license grant or usage limitations shall be resolved in accordance with the Disputes Clause incorporated in FAR 52.212-4(d).</w:t>
      </w:r>
    </w:p>
    <w:p w14:paraId="4D53923C" w14:textId="77777777" w:rsidR="006F2D47" w:rsidRDefault="006F2D47" w:rsidP="006F2D47">
      <w:pPr>
        <w:widowControl w:val="0"/>
      </w:pPr>
      <w:r>
        <w:t xml:space="preserve">  </w:t>
      </w:r>
      <w:r>
        <w:tab/>
        <w:t xml:space="preserve">(d) All limitations of software usage are expressly stated in the Schedule of Supplies/Services and the Performance Work Statement/Product Description.  </w:t>
      </w:r>
    </w:p>
    <w:p w14:paraId="1A1DDB0B" w14:textId="77777777" w:rsidR="006F2D47" w:rsidRDefault="006F2D47" w:rsidP="006F2D47">
      <w:pPr>
        <w:widowControl w:val="0"/>
      </w:pPr>
      <w:r>
        <w:t xml:space="preserve"> </w:t>
      </w:r>
    </w:p>
    <w:p w14:paraId="06690745" w14:textId="77777777" w:rsidR="006F2D47" w:rsidRDefault="006F2D47" w:rsidP="006F2D47">
      <w:pPr>
        <w:widowControl w:val="0"/>
      </w:pPr>
      <w:r>
        <w:t>3.   Software Maintenance and Technical Support</w:t>
      </w:r>
    </w:p>
    <w:p w14:paraId="0648A67B" w14:textId="77777777" w:rsidR="006F2D47" w:rsidRDefault="006F2D47" w:rsidP="006F2D47">
      <w:pPr>
        <w:widowControl w:val="0"/>
      </w:pPr>
      <w:r>
        <w:t xml:space="preserve"> </w:t>
      </w:r>
    </w:p>
    <w:p w14:paraId="2C2769F1" w14:textId="77777777" w:rsidR="006F2D47" w:rsidRDefault="006F2D47" w:rsidP="006F2D47">
      <w:pPr>
        <w:widowControl w:val="0"/>
      </w:pPr>
      <w:r>
        <w:t>(a</w:t>
      </w:r>
      <w:proofErr w:type="gramStart"/>
      <w:r>
        <w:t>)  If</w:t>
      </w:r>
      <w:proofErr w:type="gramEnd"/>
      <w:r>
        <w:t xml:space="preserve"> the Government desires to continue software maintenance and support beyond the period of performance identified in this contract or order, the Government will issue a separate contract or order for maintenance and support.  Conversely, if a contract or order for continuing software maintenance and technical support is not received the contractor is neither authorized nor permitted to renew any of the previously furnished services.</w:t>
      </w:r>
    </w:p>
    <w:p w14:paraId="7F18114C" w14:textId="77777777" w:rsidR="006F2D47" w:rsidRDefault="006F2D47" w:rsidP="006F2D47">
      <w:pPr>
        <w:widowControl w:val="0"/>
      </w:pPr>
      <w:r>
        <w:t>(b</w:t>
      </w:r>
      <w:proofErr w:type="gramStart"/>
      <w:r>
        <w:t>)  The</w:t>
      </w:r>
      <w:proofErr w:type="gramEnd"/>
      <w:r>
        <w:t xml:space="preserve"> contractor shall provide software support services, which </w:t>
      </w:r>
      <w:proofErr w:type="gramStart"/>
      <w:r>
        <w:t>includes</w:t>
      </w:r>
      <w:proofErr w:type="gramEnd"/>
      <w:r>
        <w:t xml:space="preserve"> periodic updates, enhancements and corrections to the software, and reasonable technical support, all of which are customarily provided by the contractor to its commercial customers </w:t>
      </w:r>
      <w:proofErr w:type="gramStart"/>
      <w:r>
        <w:t>so as to</w:t>
      </w:r>
      <w:proofErr w:type="gramEnd"/>
      <w:r>
        <w:t xml:space="preserve"> cause the software to perform according to its specifications, documentation or demonstrated claims.  </w:t>
      </w:r>
    </w:p>
    <w:p w14:paraId="595C8D24" w14:textId="77777777" w:rsidR="006F2D47" w:rsidRDefault="006F2D47" w:rsidP="006F2D47">
      <w:pPr>
        <w:widowControl w:val="0"/>
      </w:pPr>
      <w:r>
        <w:t>(c</w:t>
      </w:r>
      <w:proofErr w:type="gramStart"/>
      <w:r>
        <w:t>)  Any</w:t>
      </w:r>
      <w:proofErr w:type="gramEnd"/>
      <w:r>
        <w:t xml:space="preserve"> telephone support provided by contractor shall be at no additional cost.</w:t>
      </w:r>
    </w:p>
    <w:p w14:paraId="4E9F73B8" w14:textId="77777777" w:rsidR="006F2D47" w:rsidRDefault="006F2D47" w:rsidP="006F2D47">
      <w:pPr>
        <w:widowControl w:val="0"/>
      </w:pPr>
      <w:r>
        <w:t>(d</w:t>
      </w:r>
      <w:proofErr w:type="gramStart"/>
      <w:r>
        <w:t>)  The</w:t>
      </w:r>
      <w:proofErr w:type="gramEnd"/>
      <w:r>
        <w:t xml:space="preserve"> contractor shall provide all maintenance services in a timely manner in accordance with the contractor’s customary practice or as defined in the Performance Work Statement/Product Description.  However, prolonged </w:t>
      </w:r>
      <w:proofErr w:type="gramStart"/>
      <w:r>
        <w:t>delay</w:t>
      </w:r>
      <w:proofErr w:type="gramEnd"/>
      <w:r>
        <w:t xml:space="preserve"> (exceeding 2 business days) in resolving software problems will be noted in the Government’s various past performance records on the contractor (e.g., www.ppirs.gov).</w:t>
      </w:r>
    </w:p>
    <w:p w14:paraId="56274B49" w14:textId="77777777" w:rsidR="006F2D47" w:rsidRDefault="006F2D47" w:rsidP="006F2D47">
      <w:pPr>
        <w:widowControl w:val="0"/>
      </w:pPr>
      <w:r>
        <w:t>(e) If the Government allows the maintenance and support to lapse and subsequently wishes to reinstate it, any reinstatement fee charged shall not exceed the amounts that would have been charged if the Government had not allowed the subscription to lapse.</w:t>
      </w:r>
    </w:p>
    <w:p w14:paraId="3C800982" w14:textId="77777777" w:rsidR="006F2D47" w:rsidRDefault="006F2D47" w:rsidP="006F2D47">
      <w:pPr>
        <w:widowControl w:val="0"/>
      </w:pPr>
      <w:r>
        <w:lastRenderedPageBreak/>
        <w:t xml:space="preserve"> </w:t>
      </w:r>
    </w:p>
    <w:p w14:paraId="16F99FD7" w14:textId="77777777" w:rsidR="006F2D47" w:rsidRDefault="006F2D47" w:rsidP="006F2D47">
      <w:pPr>
        <w:widowControl w:val="0"/>
      </w:pPr>
      <w:r>
        <w:t xml:space="preserve">4.   Disabling Software Code.  The Government requires delivery of computer software that does not contain any code that will, upon the occurrence or the nonoccurrence of any event, disable the software.  Such code includes but is not limited to a computer 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disabling code is present, the contractor agrees to indemnify the Government for all </w:t>
      </w:r>
      <w:proofErr w:type="gramStart"/>
      <w:r>
        <w:t>damages</w:t>
      </w:r>
      <w:proofErr w:type="gramEnd"/>
      <w:r>
        <w:t xml:space="preserve"> suffered </w:t>
      </w:r>
      <w:proofErr w:type="gramStart"/>
      <w:r>
        <w:t>as a result of</w:t>
      </w:r>
      <w:proofErr w:type="gramEnd"/>
      <w:r>
        <w:t xml:space="preserve">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it deems appropriate and charge the Contractor for consideration for the time and effort expended in removing the code.</w:t>
      </w:r>
    </w:p>
    <w:p w14:paraId="0175A5E5" w14:textId="77777777" w:rsidR="006F2D47" w:rsidRDefault="006F2D47" w:rsidP="006F2D47">
      <w:pPr>
        <w:widowControl w:val="0"/>
      </w:pPr>
      <w:r>
        <w:br/>
        <w:t xml:space="preserve"> 5.   Manuals and Publications.  Upon Government request, the contractor shall furnish the most current version of the user manual and publications for all products/services provided under this contract or order at no cost.</w:t>
      </w:r>
    </w:p>
    <w:p w14:paraId="1969EACE" w14:textId="77777777" w:rsidR="006F2D47" w:rsidRDefault="006F2D47" w:rsidP="006F2D47">
      <w:pPr>
        <w:widowControl w:val="0"/>
      </w:pPr>
    </w:p>
    <w:p w14:paraId="0F61A58D" w14:textId="77777777" w:rsidR="006F2D47" w:rsidRDefault="006F2D47" w:rsidP="006F2D47">
      <w:pPr>
        <w:widowControl w:val="0"/>
        <w:rPr>
          <w:b/>
          <w:bCs/>
        </w:rPr>
      </w:pPr>
      <w:r>
        <w:rPr>
          <w:b/>
          <w:bCs/>
        </w:rPr>
        <w:t>11</w:t>
      </w:r>
      <w:proofErr w:type="gramStart"/>
      <w:r>
        <w:rPr>
          <w:b/>
          <w:bCs/>
        </w:rPr>
        <w:t xml:space="preserve">.     </w:t>
      </w:r>
      <w:r>
        <w:rPr>
          <w:b/>
          <w:bCs/>
        </w:rPr>
        <w:tab/>
        <w:t>STOP</w:t>
      </w:r>
      <w:proofErr w:type="gramEnd"/>
      <w:r>
        <w:rPr>
          <w:b/>
          <w:bCs/>
        </w:rPr>
        <w:t xml:space="preserve"> WORK CANCELLATION (APRIL 2014)</w:t>
      </w:r>
    </w:p>
    <w:p w14:paraId="3018C07E" w14:textId="77777777" w:rsidR="006F2D47" w:rsidRDefault="006F2D47" w:rsidP="006F2D47">
      <w:pPr>
        <w:widowControl w:val="0"/>
      </w:pPr>
      <w:r>
        <w:t xml:space="preserve"> </w:t>
      </w:r>
    </w:p>
    <w:p w14:paraId="409D6EB0" w14:textId="77777777" w:rsidR="006F2D47" w:rsidRDefault="006F2D47" w:rsidP="006F2D47">
      <w:pPr>
        <w:widowControl w:val="0"/>
      </w:pPr>
      <w:r>
        <w:t>The Contractor is required to report to work and resume full contract performance within 24 hours of receiving notification of the stop work cancellation unless otherwise instructed by the CO and/or COR.</w:t>
      </w:r>
    </w:p>
    <w:p w14:paraId="72AC2E03" w14:textId="77777777" w:rsidR="006F2D47" w:rsidRDefault="006F2D47" w:rsidP="006F2D47">
      <w:pPr>
        <w:widowControl w:val="0"/>
      </w:pPr>
    </w:p>
    <w:p w14:paraId="526E29F7" w14:textId="77777777" w:rsidR="006F2D47" w:rsidRPr="00B62C64" w:rsidRDefault="006F2D47" w:rsidP="006F2D47">
      <w:pPr>
        <w:widowControl w:val="0"/>
        <w:rPr>
          <w:b/>
          <w:bCs/>
        </w:rPr>
      </w:pPr>
      <w:r>
        <w:rPr>
          <w:b/>
          <w:bCs/>
        </w:rPr>
        <w:t>12</w:t>
      </w:r>
      <w:r w:rsidRPr="00B62C64">
        <w:rPr>
          <w:b/>
          <w:bCs/>
        </w:rPr>
        <w:t>.</w:t>
      </w:r>
      <w:r>
        <w:rPr>
          <w:b/>
          <w:bCs/>
        </w:rPr>
        <w:tab/>
      </w:r>
      <w:r w:rsidRPr="00B62C64">
        <w:rPr>
          <w:b/>
          <w:bCs/>
        </w:rPr>
        <w:t>EO 14173</w:t>
      </w:r>
    </w:p>
    <w:p w14:paraId="674CD2C0" w14:textId="77777777" w:rsidR="006F2D47" w:rsidRPr="00E310C4" w:rsidRDefault="006F2D47" w:rsidP="006F2D47">
      <w:pPr>
        <w:overflowPunct w:val="0"/>
        <w:autoSpaceDE w:val="0"/>
        <w:autoSpaceDN w:val="0"/>
        <w:adjustRightInd w:val="0"/>
      </w:pPr>
    </w:p>
    <w:p w14:paraId="093E10C8" w14:textId="77777777" w:rsidR="006F2D47" w:rsidRPr="00B62C64" w:rsidRDefault="006F2D47" w:rsidP="006F2D47">
      <w:pPr>
        <w:widowControl w:val="0"/>
      </w:pPr>
      <w:r w:rsidRPr="00B62C64">
        <w:t>In accordance with Executive Order 14173, “Ending Illegal Discrimination and Restoring Merit-Based Opportunity,” the Contractor shall comply fully with all applicable federal anti-discrimination laws. The Contractor certifies that it does not operate any programs, policies, or practices that promote illegal discrimination or preferences based on race, color, religion, sex, sexual orientation, gender identity, or national origin, in violation of federal civil rights laws. The Contractor agrees that compliance with this clause is a material condition of this contract, and any failure to comply may be considered a breach of contract.</w:t>
      </w:r>
    </w:p>
    <w:p w14:paraId="2D1673E4" w14:textId="77777777" w:rsidR="006F2D47" w:rsidRDefault="006F2D47" w:rsidP="006F2D47">
      <w:pPr>
        <w:widowControl w:val="0"/>
      </w:pPr>
    </w:p>
    <w:p w14:paraId="5168C440" w14:textId="77777777" w:rsidR="006F2D47" w:rsidRDefault="006F2D47" w:rsidP="006F2D47">
      <w:pPr>
        <w:widowControl w:val="0"/>
        <w:spacing w:before="240" w:after="240"/>
      </w:pPr>
      <w:r>
        <w:t xml:space="preserve"> </w:t>
      </w:r>
    </w:p>
    <w:p w14:paraId="3B3D9D99" w14:textId="77777777" w:rsidR="006F2D47" w:rsidRDefault="006F2D47" w:rsidP="006F2D47">
      <w:pPr>
        <w:widowControl w:val="0"/>
      </w:pPr>
    </w:p>
    <w:p w14:paraId="45D3C1F6" w14:textId="77777777" w:rsidR="006F2D47" w:rsidRDefault="006F2D47" w:rsidP="006F2D47">
      <w:pPr>
        <w:widowControl w:val="0"/>
      </w:pPr>
      <w:r>
        <w:br w:type="page"/>
      </w:r>
    </w:p>
    <w:p w14:paraId="67C4C9DD" w14:textId="77777777" w:rsidR="006F2D47" w:rsidRDefault="006F2D47" w:rsidP="006F2D47">
      <w:pPr>
        <w:widowControl w:val="0"/>
        <w:jc w:val="center"/>
        <w:rPr>
          <w:b/>
          <w:bCs/>
        </w:rPr>
      </w:pPr>
      <w:r>
        <w:rPr>
          <w:b/>
          <w:bCs/>
        </w:rPr>
        <w:lastRenderedPageBreak/>
        <w:t>ATTACHMENT 8</w:t>
      </w:r>
    </w:p>
    <w:p w14:paraId="038118C7" w14:textId="77777777" w:rsidR="006F2D47" w:rsidRDefault="006F2D47" w:rsidP="006F2D47">
      <w:pPr>
        <w:widowControl w:val="0"/>
        <w:jc w:val="center"/>
        <w:rPr>
          <w:b/>
          <w:bCs/>
        </w:rPr>
      </w:pPr>
      <w:r>
        <w:rPr>
          <w:b/>
          <w:bCs/>
        </w:rPr>
        <w:t>FAR CLAUSES</w:t>
      </w:r>
    </w:p>
    <w:p w14:paraId="0AA03694" w14:textId="77777777" w:rsidR="006F2D47" w:rsidRDefault="006F2D47" w:rsidP="006F2D47">
      <w:pPr>
        <w:widowControl w:val="0"/>
        <w:rPr>
          <w:b/>
          <w:bCs/>
        </w:rPr>
      </w:pPr>
      <w:r>
        <w:rPr>
          <w:b/>
          <w:bCs/>
        </w:rPr>
        <w:t xml:space="preserve"> </w:t>
      </w:r>
    </w:p>
    <w:p w14:paraId="3F5A8CA7" w14:textId="77777777" w:rsidR="006F2D47" w:rsidRDefault="006F2D47" w:rsidP="006F2D47">
      <w:pPr>
        <w:widowControl w:val="0"/>
        <w:rPr>
          <w:b/>
          <w:bCs/>
        </w:rPr>
      </w:pPr>
      <w:r>
        <w:rPr>
          <w:b/>
          <w:bCs/>
        </w:rPr>
        <w:t xml:space="preserve"> </w:t>
      </w:r>
    </w:p>
    <w:p w14:paraId="0FD2C80D" w14:textId="77777777" w:rsidR="006F2D47" w:rsidRDefault="006F2D47" w:rsidP="006F2D47">
      <w:pPr>
        <w:widowControl w:val="0"/>
        <w:rPr>
          <w:b/>
          <w:bCs/>
        </w:rPr>
      </w:pPr>
      <w:r>
        <w:rPr>
          <w:b/>
          <w:bCs/>
        </w:rPr>
        <w:t>1. FAR 52.212-4, CONTRACT TERMS AND CONDITIONS—COMMERCIAL PRODUCTS AND SERVICES (NOV 2023).</w:t>
      </w:r>
    </w:p>
    <w:p w14:paraId="245144FC" w14:textId="77777777" w:rsidR="006F2D47" w:rsidRDefault="006F2D47" w:rsidP="006F2D47">
      <w:pPr>
        <w:widowControl w:val="0"/>
        <w:rPr>
          <w:b/>
          <w:bCs/>
        </w:rPr>
      </w:pPr>
      <w:r>
        <w:rPr>
          <w:b/>
          <w:bCs/>
        </w:rPr>
        <w:t xml:space="preserve"> </w:t>
      </w:r>
    </w:p>
    <w:p w14:paraId="5CD03C1B" w14:textId="77777777" w:rsidR="006F2D47" w:rsidRDefault="006F2D47" w:rsidP="006F2D47">
      <w:pPr>
        <w:widowControl w:val="0"/>
      </w:pPr>
      <w:r>
        <w:t>Incorporated by reference.</w:t>
      </w:r>
    </w:p>
    <w:p w14:paraId="3B9EB95E" w14:textId="77777777" w:rsidR="006F2D47" w:rsidRDefault="006F2D47" w:rsidP="006F2D47">
      <w:pPr>
        <w:widowControl w:val="0"/>
        <w:rPr>
          <w:b/>
          <w:bCs/>
        </w:rPr>
      </w:pPr>
      <w:r>
        <w:rPr>
          <w:b/>
          <w:bCs/>
        </w:rPr>
        <w:t xml:space="preserve"> </w:t>
      </w:r>
    </w:p>
    <w:p w14:paraId="533A11A8" w14:textId="77777777" w:rsidR="006F2D47" w:rsidRDefault="006F2D47" w:rsidP="006F2D47">
      <w:pPr>
        <w:widowControl w:val="0"/>
        <w:rPr>
          <w:b/>
          <w:bCs/>
        </w:rPr>
      </w:pPr>
      <w:r>
        <w:rPr>
          <w:b/>
          <w:bCs/>
        </w:rPr>
        <w:t>2.  FAR 52.212-5, CONTRACT TERMS AND CONDITIONS REQUIRED TO IMPLEMENT STATUTES AND EXECUTIVE ORDERS—COMMERCIAL PRODUCTS AND SERVICES (OCT 2025)</w:t>
      </w:r>
    </w:p>
    <w:p w14:paraId="75C430F2" w14:textId="77777777" w:rsidR="006F2D47" w:rsidRDefault="006F2D47" w:rsidP="006F2D47">
      <w:pPr>
        <w:widowControl w:val="0"/>
        <w:rPr>
          <w:b/>
          <w:bCs/>
        </w:rPr>
      </w:pPr>
      <w:r>
        <w:rPr>
          <w:b/>
          <w:bCs/>
        </w:rPr>
        <w:t xml:space="preserve"> </w:t>
      </w:r>
    </w:p>
    <w:p w14:paraId="0296A8BB" w14:textId="77777777" w:rsidR="006F2D47" w:rsidRDefault="006F2D47" w:rsidP="006F2D47">
      <w:pPr>
        <w:widowControl w:val="0"/>
      </w:pPr>
      <w: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68D3C84D" w14:textId="77777777" w:rsidR="006F2D47" w:rsidRDefault="006F2D47" w:rsidP="006F2D47">
      <w:pPr>
        <w:widowControl w:val="0"/>
      </w:pPr>
      <w:r>
        <w:t xml:space="preserve"> </w:t>
      </w:r>
    </w:p>
    <w:p w14:paraId="1FB81EEC" w14:textId="77777777" w:rsidR="006F2D47" w:rsidRDefault="006F2D47" w:rsidP="006F2D47">
      <w:pPr>
        <w:widowControl w:val="0"/>
      </w:pPr>
      <w:r>
        <w:t xml:space="preserve">(1)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t>resolutions))</w:t>
      </w:r>
      <w:proofErr w:type="gramEnd"/>
      <w:r>
        <w:t>.</w:t>
      </w:r>
    </w:p>
    <w:p w14:paraId="75871242" w14:textId="77777777" w:rsidR="006F2D47" w:rsidRDefault="006F2D47" w:rsidP="006F2D47">
      <w:pPr>
        <w:widowControl w:val="0"/>
      </w:pPr>
      <w:r>
        <w:t>(2) 52.204-23, Prohibition on Contracting for Hardware, Software, and Services Developed or Provided by Kaspersky Lab Covered Entities (Dec 2023) (Section 1634 of Pub. L. 115-91).</w:t>
      </w:r>
    </w:p>
    <w:p w14:paraId="59D4559A" w14:textId="77777777" w:rsidR="006F2D47" w:rsidRDefault="006F2D47" w:rsidP="006F2D47">
      <w:pPr>
        <w:widowControl w:val="0"/>
      </w:pPr>
      <w:r>
        <w:t>(3) 52.204-25, Prohibition on Contracting for Certain Telecommunications and Video Surveillance Services or Equipment. (Nov 2021) (Section 889(a)(1)(A) of Pub. L. 115-232).</w:t>
      </w:r>
    </w:p>
    <w:p w14:paraId="41E4D6E0" w14:textId="77777777" w:rsidR="006F2D47" w:rsidRDefault="006F2D47" w:rsidP="006F2D47">
      <w:pPr>
        <w:widowControl w:val="0"/>
      </w:pPr>
      <w:r>
        <w:t xml:space="preserve">(4) </w:t>
      </w:r>
      <w:hyperlink r:id="rId36" w:anchor="FAR_52_209_10">
        <w:r>
          <w:t>52.209-10</w:t>
        </w:r>
      </w:hyperlink>
      <w:r>
        <w:t>, Prohibition on Contracting with Inverted Domestic Corporations (Nov 2015).</w:t>
      </w:r>
    </w:p>
    <w:p w14:paraId="031438BA" w14:textId="77777777" w:rsidR="006F2D47" w:rsidRDefault="006F2D47" w:rsidP="006F2D47">
      <w:pPr>
        <w:widowControl w:val="0"/>
      </w:pPr>
      <w:r>
        <w:t xml:space="preserve">(5) 52.232-40, Providing Accelerated Payments to Small Business Subcontractors (Mar 2023) </w:t>
      </w:r>
      <w:proofErr w:type="gramStart"/>
      <w:r>
        <w:t>( 31</w:t>
      </w:r>
      <w:proofErr w:type="gramEnd"/>
      <w:r>
        <w:t xml:space="preserve"> U.S.C. 3903 and 10 U.S.C. 3801).</w:t>
      </w:r>
    </w:p>
    <w:p w14:paraId="39D0F9E2" w14:textId="77777777" w:rsidR="006F2D47" w:rsidRDefault="006F2D47" w:rsidP="006F2D47">
      <w:pPr>
        <w:widowControl w:val="0"/>
      </w:pPr>
      <w:r>
        <w:t>(6)   52.233-3, Protest After Award (Aug 1996) (31 U.S.C. 3553).</w:t>
      </w:r>
    </w:p>
    <w:p w14:paraId="210F236E" w14:textId="77777777" w:rsidR="006F2D47" w:rsidRDefault="006F2D47" w:rsidP="006F2D47">
      <w:pPr>
        <w:widowControl w:val="0"/>
      </w:pPr>
      <w:r>
        <w:t xml:space="preserve">(7)   52.233-4, Applicable Law for Breach of Contract Claim (Oct 2004) (Public Laws 108-77 and 108-78 </w:t>
      </w:r>
      <w:proofErr w:type="gramStart"/>
      <w:r>
        <w:t>( 19</w:t>
      </w:r>
      <w:proofErr w:type="gramEnd"/>
      <w:r>
        <w:t xml:space="preserve"> U.S.C. 3805 note)).</w:t>
      </w:r>
    </w:p>
    <w:p w14:paraId="5CCEF2A6" w14:textId="77777777" w:rsidR="006F2D47" w:rsidRDefault="006F2D47" w:rsidP="006F2D47">
      <w:pPr>
        <w:widowControl w:val="0"/>
      </w:pPr>
      <w:r>
        <w:t xml:space="preserve"> </w:t>
      </w:r>
    </w:p>
    <w:p w14:paraId="0A3FB348" w14:textId="77777777" w:rsidR="006F2D47" w:rsidRDefault="006F2D47" w:rsidP="006F2D47">
      <w:pPr>
        <w:widowControl w:val="0"/>
      </w:pPr>
      <w: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48CD96FD" w14:textId="77777777" w:rsidR="006F2D47" w:rsidRDefault="006F2D47" w:rsidP="006F2D47">
      <w:pPr>
        <w:widowControl w:val="0"/>
      </w:pPr>
      <w:r>
        <w:t xml:space="preserve"> </w:t>
      </w:r>
    </w:p>
    <w:p w14:paraId="12264CD7" w14:textId="77777777" w:rsidR="006F2D47" w:rsidRDefault="006F2D47" w:rsidP="006F2D47">
      <w:pPr>
        <w:widowControl w:val="0"/>
      </w:pPr>
      <w:r>
        <w:t xml:space="preserve">_X_ (1) 52.203-6, Restrictions on Subcontractor Sales to the Government (Jun 2020), with </w:t>
      </w:r>
      <w:r>
        <w:rPr>
          <w:i/>
          <w:iCs/>
        </w:rPr>
        <w:t>Alternate I</w:t>
      </w:r>
      <w:r>
        <w:t xml:space="preserve"> (Nov 2021) (41 U.S.C. 4704 and 10 U.S.C. 4655).</w:t>
      </w:r>
    </w:p>
    <w:p w14:paraId="625EA148" w14:textId="77777777" w:rsidR="006F2D47" w:rsidRDefault="006F2D47" w:rsidP="006F2D47">
      <w:pPr>
        <w:widowControl w:val="0"/>
      </w:pPr>
      <w:r>
        <w:t>__ (2) 52.203-13, Contractor Code of Business Ethics and Conduct (Nov 2021) (41 U.S.C. 3509)).</w:t>
      </w:r>
    </w:p>
    <w:p w14:paraId="635E2471" w14:textId="77777777" w:rsidR="006F2D47" w:rsidRDefault="006F2D47" w:rsidP="006F2D47">
      <w:pPr>
        <w:widowControl w:val="0"/>
      </w:pPr>
      <w:r>
        <w:t>__ (3) 52.203-15, Whistleblower Protections under the American Recovery and Reinvestment Act of 2009 (Jun 2010) (Section 1553 of Pub. L. 111-5). (Applies to contracts funded by the American Recovery and Reinvestment Act of 2009.)</w:t>
      </w:r>
    </w:p>
    <w:p w14:paraId="2DA8E25C" w14:textId="77777777" w:rsidR="006F2D47" w:rsidRDefault="006F2D47" w:rsidP="006F2D47">
      <w:pPr>
        <w:widowControl w:val="0"/>
      </w:pPr>
      <w:r>
        <w:t xml:space="preserve">_X_ (4) 52.203-17, Contractor Employee Whistleblower Rights (Nov 2023) </w:t>
      </w:r>
      <w:proofErr w:type="gramStart"/>
      <w:r>
        <w:t>( 41</w:t>
      </w:r>
      <w:proofErr w:type="gramEnd"/>
      <w:r>
        <w:t xml:space="preserve"> U.S.C. 4712); this clause does not apply to contracts of DoD, NASA, the Coast Guard, or applicable elements </w:t>
      </w:r>
      <w:r>
        <w:lastRenderedPageBreak/>
        <w:t>of the intelligence community—see FAR 3.900(a).</w:t>
      </w:r>
    </w:p>
    <w:p w14:paraId="4300BF0F" w14:textId="77777777" w:rsidR="006F2D47" w:rsidRDefault="006F2D47" w:rsidP="006F2D47">
      <w:pPr>
        <w:widowControl w:val="0"/>
      </w:pPr>
      <w:r>
        <w:t xml:space="preserve">_X_ (5) 52.204-10, Reporting Executive Compensation and First-Tier Subcontract Awards (Jun 2020) (Pub. L. 109-282) </w:t>
      </w:r>
      <w:proofErr w:type="gramStart"/>
      <w:r>
        <w:t>( 31</w:t>
      </w:r>
      <w:proofErr w:type="gramEnd"/>
      <w:r>
        <w:t xml:space="preserve"> U.S.C. 6101 note).</w:t>
      </w:r>
    </w:p>
    <w:p w14:paraId="0EAE81E9" w14:textId="77777777" w:rsidR="006F2D47" w:rsidRDefault="006F2D47" w:rsidP="006F2D47">
      <w:pPr>
        <w:widowControl w:val="0"/>
      </w:pPr>
      <w:r>
        <w:t>__ (6) [Reserved].</w:t>
      </w:r>
    </w:p>
    <w:p w14:paraId="57BA8ADB" w14:textId="77777777" w:rsidR="006F2D47" w:rsidRDefault="006F2D47" w:rsidP="006F2D47">
      <w:pPr>
        <w:widowControl w:val="0"/>
      </w:pPr>
      <w:r>
        <w:t>_X_ (7) 52.204-14, Service Contract Reporting Requirements (Oct 2016) (Pub. L. 111-117, section 743 of Div. C).</w:t>
      </w:r>
    </w:p>
    <w:p w14:paraId="2A6DCAC7" w14:textId="77777777" w:rsidR="006F2D47" w:rsidRDefault="006F2D47" w:rsidP="006F2D47">
      <w:pPr>
        <w:widowControl w:val="0"/>
      </w:pPr>
      <w:r>
        <w:t>__ (8) 52.204-15, Service Contract Reporting Requirements for Indefinite-Delivery Contracts (Oct 2016) (Pub. L. 111-117, section 743 of Div. C).</w:t>
      </w:r>
    </w:p>
    <w:p w14:paraId="5108F841" w14:textId="77777777" w:rsidR="006F2D47" w:rsidRDefault="006F2D47" w:rsidP="006F2D47">
      <w:pPr>
        <w:widowControl w:val="0"/>
      </w:pPr>
      <w:r>
        <w:t>_X_ (9) 52.204-27, Prohibition on a ByteDance Covered Application (Jun 2023) (Section 102 of Division R of Pub. L. 117-328).</w:t>
      </w:r>
    </w:p>
    <w:p w14:paraId="6028A5C9" w14:textId="77777777" w:rsidR="006F2D47" w:rsidRDefault="006F2D47" w:rsidP="006F2D47">
      <w:pPr>
        <w:widowControl w:val="0"/>
      </w:pPr>
      <w:r>
        <w:t xml:space="preserve">__ (10) 52.204-28, Federal Acquisition Supply Chain Security Act Orders—Federal Supply Schedules, Governmentwide Acquisition Contracts, and Multi-Agency Contracts. (Dec 2023) </w:t>
      </w:r>
      <w:proofErr w:type="gramStart"/>
      <w:r>
        <w:t>( Pub.</w:t>
      </w:r>
      <w:proofErr w:type="gramEnd"/>
      <w:r>
        <w:t xml:space="preserve"> L. 115–390, title II).</w:t>
      </w:r>
    </w:p>
    <w:p w14:paraId="126CF780" w14:textId="77777777" w:rsidR="006F2D47" w:rsidRDefault="006F2D47" w:rsidP="006F2D47">
      <w:pPr>
        <w:widowControl w:val="0"/>
      </w:pPr>
      <w:r>
        <w:t xml:space="preserve">__ (11) </w:t>
      </w:r>
    </w:p>
    <w:p w14:paraId="795F970E" w14:textId="77777777" w:rsidR="006F2D47" w:rsidRDefault="006F2D47" w:rsidP="006F2D47">
      <w:pPr>
        <w:widowControl w:val="0"/>
      </w:pPr>
      <w:r>
        <w:t>(</w:t>
      </w:r>
      <w:proofErr w:type="spellStart"/>
      <w:r>
        <w:t>i</w:t>
      </w:r>
      <w:proofErr w:type="spellEnd"/>
      <w:r>
        <w:t xml:space="preserve">) 52.204-30, Federal Acquisition Supply Chain Security Act Orders—Prohibition. (Dec 2023) </w:t>
      </w:r>
      <w:proofErr w:type="gramStart"/>
      <w:r>
        <w:t>( Pub.</w:t>
      </w:r>
      <w:proofErr w:type="gramEnd"/>
      <w:r>
        <w:t xml:space="preserve"> L. 115–390, title II).</w:t>
      </w:r>
    </w:p>
    <w:p w14:paraId="6332DEB5" w14:textId="77777777" w:rsidR="006F2D47" w:rsidRDefault="006F2D47" w:rsidP="006F2D47">
      <w:pPr>
        <w:widowControl w:val="0"/>
      </w:pPr>
      <w:r>
        <w:t>__ (ii) Alternate I (Dec 2023) of 52.204-30.</w:t>
      </w:r>
    </w:p>
    <w:p w14:paraId="3196B1E0" w14:textId="77777777" w:rsidR="006F2D47" w:rsidRDefault="006F2D47" w:rsidP="006F2D47">
      <w:pPr>
        <w:widowControl w:val="0"/>
      </w:pPr>
      <w:r>
        <w:t xml:space="preserve">_X_ (12) 52.209-6, Protecting the Government’s Interest When Subcontracting with Contractors Debarred, Suspended, or Proposed for Debarment. (Nov 2021) </w:t>
      </w:r>
      <w:proofErr w:type="gramStart"/>
      <w:r>
        <w:t>( 31</w:t>
      </w:r>
      <w:proofErr w:type="gramEnd"/>
      <w:r>
        <w:t xml:space="preserve"> U.S.C. 6101 note).</w:t>
      </w:r>
    </w:p>
    <w:p w14:paraId="7D32BC55" w14:textId="77777777" w:rsidR="006F2D47" w:rsidRDefault="006F2D47" w:rsidP="006F2D47">
      <w:pPr>
        <w:widowControl w:val="0"/>
      </w:pPr>
      <w:r>
        <w:t xml:space="preserve">_X_ (13) 52.209-9, Updates of Publicly Available Information Regarding Responsibility Matters (Oct 2018) </w:t>
      </w:r>
      <w:proofErr w:type="gramStart"/>
      <w:r>
        <w:t>( 41</w:t>
      </w:r>
      <w:proofErr w:type="gramEnd"/>
      <w:r>
        <w:t xml:space="preserve"> U.S.C. 2313).</w:t>
      </w:r>
    </w:p>
    <w:p w14:paraId="1E70008B" w14:textId="77777777" w:rsidR="006F2D47" w:rsidRDefault="006F2D47" w:rsidP="006F2D47">
      <w:pPr>
        <w:widowControl w:val="0"/>
      </w:pPr>
      <w:r>
        <w:t>__ (14) [Reserved].</w:t>
      </w:r>
    </w:p>
    <w:p w14:paraId="49D18B1E" w14:textId="77777777" w:rsidR="006F2D47" w:rsidRDefault="006F2D47" w:rsidP="006F2D47">
      <w:pPr>
        <w:widowControl w:val="0"/>
      </w:pPr>
      <w:r>
        <w:t xml:space="preserve">__ (15) 52.219-3, Notice of HUBZone Set-Aside or Sole-Source Award (Oct 2022) </w:t>
      </w:r>
      <w:proofErr w:type="gramStart"/>
      <w:r>
        <w:t>( 15</w:t>
      </w:r>
      <w:proofErr w:type="gramEnd"/>
      <w:r>
        <w:t xml:space="preserve"> U.S.C. 657a).</w:t>
      </w:r>
    </w:p>
    <w:p w14:paraId="06D2E7B3" w14:textId="77777777" w:rsidR="006F2D47" w:rsidRDefault="006F2D47" w:rsidP="006F2D47">
      <w:pPr>
        <w:widowControl w:val="0"/>
      </w:pPr>
      <w:r>
        <w:t>__ (16) 52.219-4, Notice of Price Evaluation Preference for HUBZone Small Business Concerns (Oct 2022) (if the offeror elects to waive the preference, it shall so indicate in its offer) (15 U.S.C. 657a).</w:t>
      </w:r>
    </w:p>
    <w:p w14:paraId="640F83C9" w14:textId="77777777" w:rsidR="006F2D47" w:rsidRDefault="006F2D47" w:rsidP="006F2D47">
      <w:pPr>
        <w:widowControl w:val="0"/>
      </w:pPr>
      <w:r>
        <w:t>__ (17) [Reserved]</w:t>
      </w:r>
    </w:p>
    <w:p w14:paraId="423F93FB" w14:textId="77777777" w:rsidR="006F2D47" w:rsidRDefault="006F2D47" w:rsidP="006F2D47">
      <w:pPr>
        <w:widowControl w:val="0"/>
      </w:pPr>
      <w:r>
        <w:t>_X_ (18) (</w:t>
      </w:r>
      <w:proofErr w:type="spellStart"/>
      <w:r>
        <w:t>i</w:t>
      </w:r>
      <w:proofErr w:type="spellEnd"/>
      <w:r>
        <w:t>) 52.219-6, Notice of Total Small Business Set-Aside (Nov 2020) (15 U.S.C. 644).</w:t>
      </w:r>
    </w:p>
    <w:p w14:paraId="1C1CD57C" w14:textId="77777777" w:rsidR="006F2D47" w:rsidRDefault="006F2D47" w:rsidP="006F2D47">
      <w:pPr>
        <w:widowControl w:val="0"/>
      </w:pPr>
      <w:r>
        <w:t>__ (ii) Alternate I (Mar 2020) of 52.219-6.</w:t>
      </w:r>
    </w:p>
    <w:p w14:paraId="1936AC99" w14:textId="77777777" w:rsidR="006F2D47" w:rsidRDefault="006F2D47" w:rsidP="006F2D47">
      <w:pPr>
        <w:widowControl w:val="0"/>
      </w:pPr>
      <w:r>
        <w:t xml:space="preserve">__ (19) </w:t>
      </w:r>
    </w:p>
    <w:p w14:paraId="6188260C" w14:textId="77777777" w:rsidR="006F2D47" w:rsidRDefault="006F2D47" w:rsidP="006F2D47">
      <w:pPr>
        <w:widowControl w:val="0"/>
      </w:pPr>
      <w:r>
        <w:t>(</w:t>
      </w:r>
      <w:proofErr w:type="spellStart"/>
      <w:r>
        <w:t>i</w:t>
      </w:r>
      <w:proofErr w:type="spellEnd"/>
      <w:r>
        <w:t>) 52.219-7, Notice of Partial Small Business Set-Aside (Nov 2020) (15 U.S.C. 644).</w:t>
      </w:r>
    </w:p>
    <w:p w14:paraId="3F288A9A" w14:textId="77777777" w:rsidR="006F2D47" w:rsidRDefault="006F2D47" w:rsidP="006F2D47">
      <w:pPr>
        <w:widowControl w:val="0"/>
      </w:pPr>
      <w:r>
        <w:t>__ (ii) Alternate I (Mar 2020) of 52.219-7.</w:t>
      </w:r>
    </w:p>
    <w:p w14:paraId="115A1389" w14:textId="77777777" w:rsidR="006F2D47" w:rsidRDefault="006F2D47" w:rsidP="006F2D47">
      <w:pPr>
        <w:widowControl w:val="0"/>
      </w:pPr>
      <w:r>
        <w:t>_X_ (20) 52.219-8, Utilization of Small Business Concerns (Feb 2024) (15 U.S.C. 637(d)(2) and (3)).</w:t>
      </w:r>
    </w:p>
    <w:p w14:paraId="47AC1D3A" w14:textId="77777777" w:rsidR="006F2D47" w:rsidRDefault="006F2D47" w:rsidP="006F2D47">
      <w:pPr>
        <w:widowControl w:val="0"/>
      </w:pPr>
      <w:r>
        <w:t>__ (21)(</w:t>
      </w:r>
      <w:proofErr w:type="spellStart"/>
      <w:r>
        <w:t>i</w:t>
      </w:r>
      <w:proofErr w:type="spellEnd"/>
      <w:r>
        <w:t>) 52.219-9, Small Business Subcontracting Plan (Sep 2023) (15 U.S.C. 637(d)(4)).</w:t>
      </w:r>
    </w:p>
    <w:p w14:paraId="30EA053A" w14:textId="77777777" w:rsidR="006F2D47" w:rsidRDefault="006F2D47" w:rsidP="006F2D47">
      <w:pPr>
        <w:widowControl w:val="0"/>
      </w:pPr>
      <w:r>
        <w:t>__ (ii) Alternate I (Nov 2016) of 52.219-9.</w:t>
      </w:r>
    </w:p>
    <w:p w14:paraId="1CD73CAB" w14:textId="77777777" w:rsidR="006F2D47" w:rsidRDefault="006F2D47" w:rsidP="006F2D47">
      <w:pPr>
        <w:widowControl w:val="0"/>
      </w:pPr>
      <w:r>
        <w:t>__ (iii) Alternate II (Nov 2016) of 52.219-9.</w:t>
      </w:r>
    </w:p>
    <w:p w14:paraId="083F2140" w14:textId="77777777" w:rsidR="006F2D47" w:rsidRDefault="006F2D47" w:rsidP="006F2D47">
      <w:pPr>
        <w:widowControl w:val="0"/>
      </w:pPr>
      <w:r>
        <w:t>__ (iv) Alternate III (Jun 2020) of 52.219-9.</w:t>
      </w:r>
    </w:p>
    <w:p w14:paraId="78EB3F68" w14:textId="77777777" w:rsidR="006F2D47" w:rsidRDefault="006F2D47" w:rsidP="006F2D47">
      <w:pPr>
        <w:widowControl w:val="0"/>
      </w:pPr>
      <w:r>
        <w:t>__ (v) Alternate IV (Sep 2023) of 52.219-9.</w:t>
      </w:r>
    </w:p>
    <w:p w14:paraId="73EC6A98" w14:textId="77777777" w:rsidR="006F2D47" w:rsidRDefault="006F2D47" w:rsidP="006F2D47">
      <w:pPr>
        <w:widowControl w:val="0"/>
      </w:pPr>
      <w:r>
        <w:t>__ (22) (</w:t>
      </w:r>
      <w:proofErr w:type="spellStart"/>
      <w:r>
        <w:t>i</w:t>
      </w:r>
      <w:proofErr w:type="spellEnd"/>
      <w:r>
        <w:t>) 52.219-13, Notice of Set-Aside of Orders (Mar 2020) (15 U.S.C. 644(r)).</w:t>
      </w:r>
    </w:p>
    <w:p w14:paraId="4FC24620" w14:textId="77777777" w:rsidR="006F2D47" w:rsidRDefault="006F2D47" w:rsidP="006F2D47">
      <w:pPr>
        <w:widowControl w:val="0"/>
      </w:pPr>
      <w:r>
        <w:t>__ (ii) Alternate I (Mar 2020) of 52.219-13.</w:t>
      </w:r>
    </w:p>
    <w:p w14:paraId="6B090BAB" w14:textId="77777777" w:rsidR="006F2D47" w:rsidRDefault="006F2D47" w:rsidP="006F2D47">
      <w:pPr>
        <w:widowControl w:val="0"/>
      </w:pPr>
      <w:r>
        <w:t>__ (23) 52.219-14, Limitations on Subcontracting (Oct 2022) (15 U.S.C. 657s).</w:t>
      </w:r>
    </w:p>
    <w:p w14:paraId="55119B5A" w14:textId="77777777" w:rsidR="006F2D47" w:rsidRDefault="006F2D47" w:rsidP="006F2D47">
      <w:pPr>
        <w:widowControl w:val="0"/>
      </w:pPr>
      <w:r>
        <w:t>_X_ (24) 52.219-16, Liquidated Damages—Subcontracting Plan (Sep 2021) (15 U.S.C. 637(d)(4)(F)(</w:t>
      </w:r>
      <w:proofErr w:type="spellStart"/>
      <w:r>
        <w:t>i</w:t>
      </w:r>
      <w:proofErr w:type="spellEnd"/>
      <w:r>
        <w:t>)).</w:t>
      </w:r>
    </w:p>
    <w:p w14:paraId="1F81ABD5" w14:textId="77777777" w:rsidR="006F2D47" w:rsidRDefault="006F2D47" w:rsidP="006F2D47">
      <w:pPr>
        <w:widowControl w:val="0"/>
      </w:pPr>
      <w:r>
        <w:t>__ (25) 52.219-27, Notice of Set-Aside for, or Sole-Source Award to, Service-Disabled Veteran-</w:t>
      </w:r>
      <w:r>
        <w:lastRenderedPageBreak/>
        <w:t>Owned Small Business (SDVOSB) Concerns Eligible Under the SDVOSB Program (Feb 2024) (15 U.S.C. 657f).</w:t>
      </w:r>
    </w:p>
    <w:p w14:paraId="4CA9BF94" w14:textId="77777777" w:rsidR="006F2D47" w:rsidRDefault="006F2D47" w:rsidP="006F2D47">
      <w:pPr>
        <w:widowControl w:val="0"/>
      </w:pPr>
      <w:r>
        <w:t>_X_ (26) (</w:t>
      </w:r>
      <w:proofErr w:type="spellStart"/>
      <w:r>
        <w:t>i</w:t>
      </w:r>
      <w:proofErr w:type="spellEnd"/>
      <w:r>
        <w:t xml:space="preserve">) 52.219-28, Post Award Small Business Program </w:t>
      </w:r>
      <w:proofErr w:type="spellStart"/>
      <w:r>
        <w:t>Rerepresentation</w:t>
      </w:r>
      <w:proofErr w:type="spellEnd"/>
      <w:r>
        <w:t xml:space="preserve"> (Feb 2024) (15 U.S.C. 632(a)(2)).</w:t>
      </w:r>
    </w:p>
    <w:p w14:paraId="27276942" w14:textId="77777777" w:rsidR="006F2D47" w:rsidRDefault="006F2D47" w:rsidP="006F2D47">
      <w:pPr>
        <w:widowControl w:val="0"/>
      </w:pPr>
      <w:r>
        <w:t>__ (ii) Alternate I (Mar 2020) of 52.219-28.</w:t>
      </w:r>
    </w:p>
    <w:p w14:paraId="2DFDD04F" w14:textId="77777777" w:rsidR="006F2D47" w:rsidRDefault="006F2D47" w:rsidP="006F2D47">
      <w:pPr>
        <w:widowControl w:val="0"/>
      </w:pPr>
      <w:r>
        <w:t>__ (27) 52.219-29, Notice of Set-Aside for, or Sole-Source Award to, Economically Disadvantaged Women-Owned Small Business Concerns (Oct 2022) (15 U.S.C. 637(m)).</w:t>
      </w:r>
    </w:p>
    <w:p w14:paraId="7D2D3D8A" w14:textId="77777777" w:rsidR="006F2D47" w:rsidRDefault="006F2D47" w:rsidP="006F2D47">
      <w:pPr>
        <w:widowControl w:val="0"/>
      </w:pPr>
      <w:r>
        <w:t>__ (28) 52.219-30, Notice of Set-Aside for, or Sole-Source Award to, Women-Owned Small Business Concerns Eligible Under the Women-Owned Small Business Program (Oct 2022) (15 U.S.C. 637(m)).</w:t>
      </w:r>
    </w:p>
    <w:p w14:paraId="4B9EC4FA" w14:textId="77777777" w:rsidR="006F2D47" w:rsidRDefault="006F2D47" w:rsidP="006F2D47">
      <w:pPr>
        <w:widowControl w:val="0"/>
      </w:pPr>
      <w:r>
        <w:t xml:space="preserve">__ (29) 52.219-32, Orders Issued Directly Under Small Business Reserves (Mar 2020) </w:t>
      </w:r>
      <w:proofErr w:type="gramStart"/>
      <w:r>
        <w:t>( 15</w:t>
      </w:r>
      <w:proofErr w:type="gramEnd"/>
      <w:r>
        <w:t xml:space="preserve"> U.S.C. 644(r)).</w:t>
      </w:r>
    </w:p>
    <w:p w14:paraId="24F78FC0" w14:textId="77777777" w:rsidR="006F2D47" w:rsidRDefault="006F2D47" w:rsidP="006F2D47">
      <w:pPr>
        <w:widowControl w:val="0"/>
      </w:pPr>
      <w:r>
        <w:t xml:space="preserve">__ (30) 52.219-33, Nonmanufacturer Rule (Sep 2021) </w:t>
      </w:r>
      <w:proofErr w:type="gramStart"/>
      <w:r>
        <w:t>( 15</w:t>
      </w:r>
      <w:proofErr w:type="gramEnd"/>
      <w:r>
        <w:t xml:space="preserve"> U.S.C. 637(a)(17)).</w:t>
      </w:r>
    </w:p>
    <w:p w14:paraId="485285ED" w14:textId="77777777" w:rsidR="006F2D47" w:rsidRDefault="006F2D47" w:rsidP="006F2D47">
      <w:pPr>
        <w:widowControl w:val="0"/>
      </w:pPr>
      <w:r>
        <w:t>_X_ (31) 52.222-3, Convict Labor (Jun 2003) (E.O.11755).</w:t>
      </w:r>
    </w:p>
    <w:p w14:paraId="20E8B263" w14:textId="77777777" w:rsidR="006F2D47" w:rsidRDefault="006F2D47" w:rsidP="006F2D47">
      <w:pPr>
        <w:widowControl w:val="0"/>
      </w:pPr>
      <w:r>
        <w:t>_X_ (32) 52.222-19, Child Labor-Cooperation with Authorities and Remedies (Feb 2024).</w:t>
      </w:r>
    </w:p>
    <w:p w14:paraId="1A1038EA" w14:textId="77777777" w:rsidR="006F2D47" w:rsidRDefault="006F2D47" w:rsidP="006F2D47">
      <w:pPr>
        <w:widowControl w:val="0"/>
      </w:pPr>
      <w:r>
        <w:t>_X_ (33) 52.222-21, Prohibition of Segregated Facilities (Apr 2015).</w:t>
      </w:r>
    </w:p>
    <w:p w14:paraId="7B641E47" w14:textId="77777777" w:rsidR="006F2D47" w:rsidRDefault="006F2D47" w:rsidP="006F2D47">
      <w:pPr>
        <w:widowControl w:val="0"/>
      </w:pPr>
      <w:r>
        <w:t>_X_ (34) (</w:t>
      </w:r>
      <w:proofErr w:type="spellStart"/>
      <w:r>
        <w:t>i</w:t>
      </w:r>
      <w:proofErr w:type="spellEnd"/>
      <w:r>
        <w:t>) 52.222-26, Equal Opportunity (Sep 2016) (E.O.11246).</w:t>
      </w:r>
    </w:p>
    <w:p w14:paraId="4AEA8F9D" w14:textId="77777777" w:rsidR="006F2D47" w:rsidRDefault="006F2D47" w:rsidP="006F2D47">
      <w:pPr>
        <w:widowControl w:val="0"/>
      </w:pPr>
      <w:r>
        <w:t>__ (ii) Alternate I (Feb 1999) of 52.222-26.</w:t>
      </w:r>
    </w:p>
    <w:p w14:paraId="239463C3" w14:textId="77777777" w:rsidR="006F2D47" w:rsidRDefault="006F2D47" w:rsidP="006F2D47">
      <w:pPr>
        <w:widowControl w:val="0"/>
      </w:pPr>
      <w:r>
        <w:t>_X_ (35) (</w:t>
      </w:r>
      <w:proofErr w:type="spellStart"/>
      <w:r>
        <w:t>i</w:t>
      </w:r>
      <w:proofErr w:type="spellEnd"/>
      <w:r>
        <w:t xml:space="preserve">) 52.222-35, Equal Opportunity for Veterans (Jun 2020) </w:t>
      </w:r>
      <w:proofErr w:type="gramStart"/>
      <w:r>
        <w:t>( 38</w:t>
      </w:r>
      <w:proofErr w:type="gramEnd"/>
      <w:r>
        <w:t xml:space="preserve"> U.S.C. 4212).</w:t>
      </w:r>
    </w:p>
    <w:p w14:paraId="0EC3EEA2" w14:textId="77777777" w:rsidR="006F2D47" w:rsidRDefault="006F2D47" w:rsidP="006F2D47">
      <w:pPr>
        <w:widowControl w:val="0"/>
      </w:pPr>
      <w:r>
        <w:t>__ (ii) Alternate I (Jul 2014) of 52.222-35.</w:t>
      </w:r>
    </w:p>
    <w:p w14:paraId="0DA67893" w14:textId="77777777" w:rsidR="006F2D47" w:rsidRDefault="006F2D47" w:rsidP="006F2D47">
      <w:pPr>
        <w:widowControl w:val="0"/>
      </w:pPr>
      <w:r>
        <w:t>_X_ (36) (</w:t>
      </w:r>
      <w:proofErr w:type="spellStart"/>
      <w:r>
        <w:t>i</w:t>
      </w:r>
      <w:proofErr w:type="spellEnd"/>
      <w:r>
        <w:t xml:space="preserve">) 52.222-36, Equal Opportunity for Workers with Disabilities (Jun 2020) </w:t>
      </w:r>
      <w:proofErr w:type="gramStart"/>
      <w:r>
        <w:t>( 29</w:t>
      </w:r>
      <w:proofErr w:type="gramEnd"/>
      <w:r>
        <w:t xml:space="preserve"> U.S.C. 793).</w:t>
      </w:r>
    </w:p>
    <w:p w14:paraId="466C49F6" w14:textId="77777777" w:rsidR="006F2D47" w:rsidRDefault="006F2D47" w:rsidP="006F2D47">
      <w:pPr>
        <w:widowControl w:val="0"/>
      </w:pPr>
      <w:r>
        <w:t>__ (ii) Alternate I (Jul 2014) of 52.222-36.</w:t>
      </w:r>
    </w:p>
    <w:p w14:paraId="435E42CD" w14:textId="77777777" w:rsidR="006F2D47" w:rsidRDefault="006F2D47" w:rsidP="006F2D47">
      <w:pPr>
        <w:widowControl w:val="0"/>
      </w:pPr>
      <w:r>
        <w:t xml:space="preserve">_X_ (37) 52.222-37, Employment Reports on Veterans (Jun 2020) </w:t>
      </w:r>
      <w:proofErr w:type="gramStart"/>
      <w:r>
        <w:t>( 38</w:t>
      </w:r>
      <w:proofErr w:type="gramEnd"/>
      <w:r>
        <w:t xml:space="preserve"> U.S.C. 4212).</w:t>
      </w:r>
    </w:p>
    <w:p w14:paraId="1235838C" w14:textId="77777777" w:rsidR="006F2D47" w:rsidRDefault="006F2D47" w:rsidP="006F2D47">
      <w:pPr>
        <w:widowControl w:val="0"/>
      </w:pPr>
      <w:r>
        <w:t>_X_ (38) 52.222-40, Notification of Employee Rights Under the National Labor Relations Act (Dec 2010) (E.O. 13496).</w:t>
      </w:r>
    </w:p>
    <w:p w14:paraId="2A0459DE" w14:textId="77777777" w:rsidR="006F2D47" w:rsidRDefault="006F2D47" w:rsidP="006F2D47">
      <w:pPr>
        <w:widowControl w:val="0"/>
      </w:pPr>
      <w:r>
        <w:t>_X_ (39) (</w:t>
      </w:r>
      <w:proofErr w:type="spellStart"/>
      <w:r>
        <w:t>i</w:t>
      </w:r>
      <w:proofErr w:type="spellEnd"/>
      <w:r>
        <w:t>) 52.222-50, Combating Trafficking in Persons (Oct 2025) (22 U.S.C. chapter 78 and E.O. 13627).</w:t>
      </w:r>
    </w:p>
    <w:p w14:paraId="03F8627C" w14:textId="77777777" w:rsidR="006F2D47" w:rsidRDefault="006F2D47" w:rsidP="006F2D47">
      <w:pPr>
        <w:widowControl w:val="0"/>
      </w:pPr>
      <w:r>
        <w:t>__ (ii) Alternate I (Mar 2015) of 52.222-50 (22 U.S.C. chapter 78 and E.O. 13627).</w:t>
      </w:r>
    </w:p>
    <w:p w14:paraId="6AE6D170" w14:textId="77777777" w:rsidR="006F2D47" w:rsidRDefault="006F2D47" w:rsidP="006F2D47">
      <w:pPr>
        <w:widowControl w:val="0"/>
      </w:pPr>
      <w:r>
        <w:t>_X_ (40) 52.222-54, Employment Eligibility Verification (May 2022) (Executive Order 12989). (Not applicable to the acquisition of commercially available off-the-shelf items or certain other types of commercial products or commercial services as prescribed in FAR 22.1803.)</w:t>
      </w:r>
    </w:p>
    <w:p w14:paraId="33FD9DD7" w14:textId="77777777" w:rsidR="006F2D47" w:rsidRDefault="006F2D47" w:rsidP="006F2D47">
      <w:pPr>
        <w:widowControl w:val="0"/>
      </w:pPr>
      <w:r>
        <w:t>__ (41)(</w:t>
      </w:r>
      <w:proofErr w:type="spellStart"/>
      <w:r>
        <w:t>i</w:t>
      </w:r>
      <w:proofErr w:type="spellEnd"/>
      <w:r>
        <w:t xml:space="preserve">) 52.223-9, Estimate of Percentage of Recovered Material Content for EPA–Designated Items (May 2008) </w:t>
      </w:r>
      <w:proofErr w:type="gramStart"/>
      <w:r>
        <w:t>( 42</w:t>
      </w:r>
      <w:proofErr w:type="gramEnd"/>
      <w:r>
        <w:t xml:space="preserve"> U.S.C. 6962(c)(3)(A)(ii)). (Not applicable to the acquisition of commercially available off-the-shelf items.)</w:t>
      </w:r>
    </w:p>
    <w:p w14:paraId="239D072A" w14:textId="77777777" w:rsidR="006F2D47" w:rsidRDefault="006F2D47" w:rsidP="006F2D47">
      <w:pPr>
        <w:widowControl w:val="0"/>
      </w:pPr>
      <w:r>
        <w:t>__ (ii) Alternate I (May 2008) of 52.223-9 (42 U.S.C. 6962(</w:t>
      </w:r>
      <w:proofErr w:type="spellStart"/>
      <w:r>
        <w:t>i</w:t>
      </w:r>
      <w:proofErr w:type="spellEnd"/>
      <w:r>
        <w:t>)(2)(C)). (Not applicable to the acquisition of commercially available off-the-shelf items.)</w:t>
      </w:r>
    </w:p>
    <w:p w14:paraId="5A28A9BA" w14:textId="77777777" w:rsidR="006F2D47" w:rsidRDefault="006F2D47" w:rsidP="006F2D47">
      <w:pPr>
        <w:widowControl w:val="0"/>
      </w:pPr>
      <w:r>
        <w:t xml:space="preserve">__ (42) 52.223-11, Ozone-Depleting Substances and High Global Warming Potential Hydrofluorocarbons (May 2024) </w:t>
      </w:r>
      <w:proofErr w:type="gramStart"/>
      <w:r>
        <w:t>( 42</w:t>
      </w:r>
      <w:proofErr w:type="gramEnd"/>
      <w:r>
        <w:t xml:space="preserve"> U.S.C. 7671, </w:t>
      </w:r>
      <w:r>
        <w:rPr>
          <w:i/>
          <w:iCs/>
        </w:rPr>
        <w:t>et seq.</w:t>
      </w:r>
      <w:r>
        <w:t>).</w:t>
      </w:r>
    </w:p>
    <w:p w14:paraId="65042BBF" w14:textId="77777777" w:rsidR="006F2D47" w:rsidRDefault="006F2D47" w:rsidP="006F2D47">
      <w:pPr>
        <w:widowControl w:val="0"/>
      </w:pPr>
      <w:r>
        <w:t xml:space="preserve">__ (43) 52.223-12, Maintenance, Service, Repair, or Disposal of Refrigeration Equipment and Air Conditioners (May 2024) </w:t>
      </w:r>
      <w:proofErr w:type="gramStart"/>
      <w:r>
        <w:t>( 42</w:t>
      </w:r>
      <w:proofErr w:type="gramEnd"/>
      <w:r>
        <w:t xml:space="preserve"> U.S.C. 7671, </w:t>
      </w:r>
      <w:r>
        <w:rPr>
          <w:i/>
          <w:iCs/>
        </w:rPr>
        <w:t>et seq.</w:t>
      </w:r>
      <w:r>
        <w:t>).</w:t>
      </w:r>
    </w:p>
    <w:p w14:paraId="6C0F1CCB" w14:textId="77777777" w:rsidR="006F2D47" w:rsidRDefault="006F2D47" w:rsidP="006F2D47">
      <w:pPr>
        <w:widowControl w:val="0"/>
      </w:pPr>
      <w:r>
        <w:t xml:space="preserve">__ (44) 52.223-20, Aerosols (May 2024) </w:t>
      </w:r>
      <w:proofErr w:type="gramStart"/>
      <w:r>
        <w:t>( 42</w:t>
      </w:r>
      <w:proofErr w:type="gramEnd"/>
      <w:r>
        <w:t xml:space="preserve"> U.S.C. 7671, </w:t>
      </w:r>
      <w:r>
        <w:rPr>
          <w:i/>
          <w:iCs/>
        </w:rPr>
        <w:t>et seq.</w:t>
      </w:r>
      <w:r>
        <w:t>).</w:t>
      </w:r>
    </w:p>
    <w:p w14:paraId="1AD092DB" w14:textId="77777777" w:rsidR="006F2D47" w:rsidRDefault="006F2D47" w:rsidP="006F2D47">
      <w:pPr>
        <w:widowControl w:val="0"/>
      </w:pPr>
      <w:r>
        <w:t xml:space="preserve">__ (45) 52.223-21, Foams (May 2024) </w:t>
      </w:r>
      <w:proofErr w:type="gramStart"/>
      <w:r>
        <w:t>( 42</w:t>
      </w:r>
      <w:proofErr w:type="gramEnd"/>
      <w:r>
        <w:t xml:space="preserve"> U.S.C. 7671, </w:t>
      </w:r>
      <w:r>
        <w:rPr>
          <w:i/>
          <w:iCs/>
        </w:rPr>
        <w:t>et seq.</w:t>
      </w:r>
      <w:r>
        <w:t>).</w:t>
      </w:r>
    </w:p>
    <w:p w14:paraId="4E9E9FD1" w14:textId="77777777" w:rsidR="006F2D47" w:rsidRDefault="006F2D47" w:rsidP="006F2D47">
      <w:pPr>
        <w:widowControl w:val="0"/>
      </w:pPr>
      <w:r>
        <w:t xml:space="preserve">__ (46) 52.223-23, Sustainable Products and Services (May 2024) </w:t>
      </w:r>
      <w:proofErr w:type="gramStart"/>
      <w:r>
        <w:t>( E.O.</w:t>
      </w:r>
      <w:proofErr w:type="gramEnd"/>
      <w:r>
        <w:t xml:space="preserve"> 14057, 7 U.S.C. 8102, 42 U.S.C. 6962, 42 U.S.C. 8259b, and 42 U.S.C. 7671l).</w:t>
      </w:r>
    </w:p>
    <w:p w14:paraId="366600F9" w14:textId="77777777" w:rsidR="006F2D47" w:rsidRDefault="006F2D47" w:rsidP="006F2D47">
      <w:pPr>
        <w:widowControl w:val="0"/>
      </w:pPr>
      <w:r>
        <w:t>_X_ (47) (</w:t>
      </w:r>
      <w:proofErr w:type="spellStart"/>
      <w:r>
        <w:t>i</w:t>
      </w:r>
      <w:proofErr w:type="spellEnd"/>
      <w:r>
        <w:t xml:space="preserve">) 52.224-3 Privacy Training (Jan 2017) </w:t>
      </w:r>
      <w:proofErr w:type="gramStart"/>
      <w:r>
        <w:t>( 5</w:t>
      </w:r>
      <w:proofErr w:type="gramEnd"/>
      <w:r>
        <w:t xml:space="preserve"> U.S.C. 552 a).</w:t>
      </w:r>
    </w:p>
    <w:p w14:paraId="02402774" w14:textId="77777777" w:rsidR="006F2D47" w:rsidRDefault="006F2D47" w:rsidP="006F2D47">
      <w:pPr>
        <w:widowControl w:val="0"/>
      </w:pPr>
      <w:r>
        <w:lastRenderedPageBreak/>
        <w:t>__ (ii) Alternate I (Jan 2017) of 52.224-3.</w:t>
      </w:r>
    </w:p>
    <w:p w14:paraId="72363C31" w14:textId="77777777" w:rsidR="006F2D47" w:rsidRDefault="006F2D47" w:rsidP="006F2D47">
      <w:pPr>
        <w:widowControl w:val="0"/>
      </w:pPr>
      <w:r>
        <w:t xml:space="preserve">__ (48) </w:t>
      </w:r>
    </w:p>
    <w:p w14:paraId="25B026B4" w14:textId="77777777" w:rsidR="006F2D47" w:rsidRDefault="006F2D47" w:rsidP="006F2D47">
      <w:pPr>
        <w:widowControl w:val="0"/>
      </w:pPr>
      <w:r>
        <w:t>(</w:t>
      </w:r>
      <w:proofErr w:type="spellStart"/>
      <w:r>
        <w:t>i</w:t>
      </w:r>
      <w:proofErr w:type="spellEnd"/>
      <w:r>
        <w:t>) 52.225-1, Buy American-Supplies (Oct 2022) (41 U.S.C. chapter 83).</w:t>
      </w:r>
    </w:p>
    <w:p w14:paraId="71C99E61" w14:textId="77777777" w:rsidR="006F2D47" w:rsidRDefault="006F2D47" w:rsidP="006F2D47">
      <w:pPr>
        <w:widowControl w:val="0"/>
      </w:pPr>
      <w:r>
        <w:t>__ (ii) Alternate I (Oct 2022) of 52.225-1.</w:t>
      </w:r>
    </w:p>
    <w:p w14:paraId="5ECDEB05" w14:textId="77777777" w:rsidR="006F2D47" w:rsidRDefault="006F2D47" w:rsidP="006F2D47">
      <w:pPr>
        <w:widowControl w:val="0"/>
      </w:pPr>
      <w:r>
        <w:t xml:space="preserve">__ (49) </w:t>
      </w:r>
    </w:p>
    <w:p w14:paraId="1CBDFB5B" w14:textId="77777777" w:rsidR="006F2D47" w:rsidRDefault="006F2D47" w:rsidP="006F2D47">
      <w:pPr>
        <w:widowControl w:val="0"/>
      </w:pPr>
      <w:r>
        <w:t>(</w:t>
      </w:r>
      <w:proofErr w:type="spellStart"/>
      <w:r>
        <w:t>i</w:t>
      </w:r>
      <w:proofErr w:type="spellEnd"/>
      <w:r>
        <w:t xml:space="preserve">) 52.225-3, Buy American-Free Trade Agreements-Israeli Trade Act (NOV 2023) ( 19 U.S.C. 3301 note, 19 U.S.C. 2112 note, 19 U.S.C. 3805 note, 19 U.S.C. 4001 note, </w:t>
      </w:r>
      <w:hyperlink r:id="rId37">
        <w:r>
          <w:t>19 U.S.C. chapter 29</w:t>
        </w:r>
      </w:hyperlink>
      <w:r>
        <w:t xml:space="preserve"> (sections 4501-4732), Public Law 103-182, 108-77, 108-78, 108-286, 108-302, 109-53, 109-169, 109-283, 110-138, 112-41, 112-42, and 112-43.</w:t>
      </w:r>
    </w:p>
    <w:p w14:paraId="3F60920C" w14:textId="77777777" w:rsidR="006F2D47" w:rsidRDefault="006F2D47" w:rsidP="006F2D47">
      <w:pPr>
        <w:widowControl w:val="0"/>
      </w:pPr>
      <w:r>
        <w:t>__ (ii) Alternate I [Reserved].</w:t>
      </w:r>
    </w:p>
    <w:p w14:paraId="76CFB4D7" w14:textId="77777777" w:rsidR="006F2D47" w:rsidRDefault="006F2D47" w:rsidP="006F2D47">
      <w:pPr>
        <w:widowControl w:val="0"/>
      </w:pPr>
      <w:r>
        <w:t>__ (iii) Alternate II (Dec 2022) of 52.225-3.</w:t>
      </w:r>
    </w:p>
    <w:p w14:paraId="19599E2F" w14:textId="77777777" w:rsidR="006F2D47" w:rsidRDefault="006F2D47" w:rsidP="006F2D47">
      <w:pPr>
        <w:widowControl w:val="0"/>
      </w:pPr>
      <w:r>
        <w:t>__ (iv) Alternate III (Feb 2024) of 52.225-3.</w:t>
      </w:r>
    </w:p>
    <w:p w14:paraId="1E163124" w14:textId="77777777" w:rsidR="006F2D47" w:rsidRDefault="006F2D47" w:rsidP="006F2D47">
      <w:pPr>
        <w:widowControl w:val="0"/>
      </w:pPr>
      <w:r>
        <w:t>__ (v) Alternate IV (Oct 2022) of 52.225-3.</w:t>
      </w:r>
    </w:p>
    <w:p w14:paraId="5467F12B" w14:textId="77777777" w:rsidR="006F2D47" w:rsidRDefault="006F2D47" w:rsidP="006F2D47">
      <w:pPr>
        <w:widowControl w:val="0"/>
      </w:pPr>
      <w:r>
        <w:t xml:space="preserve">__ (50) 52.225-5, Trade Agreements (NOV 2023) </w:t>
      </w:r>
      <w:proofErr w:type="gramStart"/>
      <w:r>
        <w:t>( 19</w:t>
      </w:r>
      <w:proofErr w:type="gramEnd"/>
      <w:r>
        <w:t xml:space="preserve"> U.S.C. 2501, </w:t>
      </w:r>
      <w:r>
        <w:rPr>
          <w:i/>
          <w:iCs/>
        </w:rPr>
        <w:t>et seq</w:t>
      </w:r>
      <w:r>
        <w:t>., 19 U.S.C. 3301 note).</w:t>
      </w:r>
    </w:p>
    <w:p w14:paraId="329BD637" w14:textId="77777777" w:rsidR="006F2D47" w:rsidRDefault="006F2D47" w:rsidP="006F2D47">
      <w:pPr>
        <w:widowControl w:val="0"/>
      </w:pPr>
      <w:r>
        <w:t>_X_ (51) 52.225-13, Restrictions on Certain Foreign Purchases (Feb 2021) (E.O.’s, proclamations, and statutes administered by the Office of Foreign Assets Control of the Department of the Treasury).</w:t>
      </w:r>
    </w:p>
    <w:p w14:paraId="1F75BC6C" w14:textId="77777777" w:rsidR="006F2D47" w:rsidRDefault="006F2D47" w:rsidP="006F2D47">
      <w:pPr>
        <w:widowControl w:val="0"/>
      </w:pPr>
      <w:r>
        <w:t>__ (52) 52.225-26, Contractors Performing Private Security Functions Outside the United States (Oct 2016) (Section 862, as amended, of the National Defense Authorization Act for Fiscal Year 2008; 10 U.S.C. Subtitle A, Part V, Subpart G Note).</w:t>
      </w:r>
    </w:p>
    <w:p w14:paraId="02CA36CE" w14:textId="77777777" w:rsidR="006F2D47" w:rsidRDefault="006F2D47" w:rsidP="006F2D47">
      <w:pPr>
        <w:widowControl w:val="0"/>
      </w:pPr>
      <w:r>
        <w:t>__ (53) 52.226-4, Notice of Disaster or Emergency Area Set-Aside (Nov 2007) (42 U.S.C. 5150).</w:t>
      </w:r>
    </w:p>
    <w:p w14:paraId="22A53FD3" w14:textId="77777777" w:rsidR="006F2D47" w:rsidRDefault="006F2D47" w:rsidP="006F2D47">
      <w:pPr>
        <w:widowControl w:val="0"/>
      </w:pPr>
      <w:r>
        <w:t>__ (54) 52.226-5, Restrictions on Subcontracting Outside Disaster or Emergency Area (Nov 2007) (42 U.S.C. 5150).</w:t>
      </w:r>
    </w:p>
    <w:p w14:paraId="388E43F8" w14:textId="77777777" w:rsidR="006F2D47" w:rsidRDefault="006F2D47" w:rsidP="006F2D47">
      <w:pPr>
        <w:widowControl w:val="0"/>
      </w:pPr>
      <w:r>
        <w:t xml:space="preserve">_X_ (55) 52.226-8, Encouraging Contractor Policies to Ban Text Messaging While Driving (May 2024) </w:t>
      </w:r>
      <w:proofErr w:type="gramStart"/>
      <w:r>
        <w:t>( E.O.</w:t>
      </w:r>
      <w:proofErr w:type="gramEnd"/>
      <w:r>
        <w:t xml:space="preserve"> 13513).</w:t>
      </w:r>
    </w:p>
    <w:p w14:paraId="44D2420E" w14:textId="77777777" w:rsidR="006F2D47" w:rsidRDefault="006F2D47" w:rsidP="006F2D47">
      <w:pPr>
        <w:widowControl w:val="0"/>
      </w:pPr>
      <w:r>
        <w:t>__ (56) 52.229-12, Tax on Certain Foreign Procurements (Feb 2021).</w:t>
      </w:r>
    </w:p>
    <w:p w14:paraId="513CFF6E" w14:textId="77777777" w:rsidR="006F2D47" w:rsidRDefault="006F2D47" w:rsidP="006F2D47">
      <w:pPr>
        <w:widowControl w:val="0"/>
      </w:pPr>
      <w:r>
        <w:t>__ (57) 52.232-29, Terms for Financing of Purchases of Commercial Products and Commercial Services (Nov 2021) (41 U.S.C. 4505, 10 U.S.C. 3805).</w:t>
      </w:r>
    </w:p>
    <w:p w14:paraId="2C2011D4" w14:textId="77777777" w:rsidR="006F2D47" w:rsidRDefault="006F2D47" w:rsidP="006F2D47">
      <w:pPr>
        <w:widowControl w:val="0"/>
      </w:pPr>
      <w:r>
        <w:t xml:space="preserve">__ (58) </w:t>
      </w:r>
      <w:hyperlink r:id="rId38" w:anchor="FAR_52_232_30">
        <w:r>
          <w:t>52.232-30</w:t>
        </w:r>
      </w:hyperlink>
      <w:r>
        <w:t>, Installment Payments for Commercial Products and Commercial Services (Nov 2021) (41 U.S.C. 4505, 10 U.S.C. 3805).</w:t>
      </w:r>
    </w:p>
    <w:p w14:paraId="6558B6F3" w14:textId="77777777" w:rsidR="006F2D47" w:rsidRDefault="006F2D47" w:rsidP="006F2D47">
      <w:pPr>
        <w:widowControl w:val="0"/>
      </w:pPr>
      <w:r>
        <w:t xml:space="preserve">__ (59) 52.232-33, Payment by Electronic Funds Transfer-System for Award Management (Oct 2018) </w:t>
      </w:r>
      <w:proofErr w:type="gramStart"/>
      <w:r>
        <w:t>( 31</w:t>
      </w:r>
      <w:proofErr w:type="gramEnd"/>
      <w:r>
        <w:t xml:space="preserve"> U.S.C. 3332).</w:t>
      </w:r>
    </w:p>
    <w:p w14:paraId="176F6651" w14:textId="77777777" w:rsidR="006F2D47" w:rsidRDefault="006F2D47" w:rsidP="006F2D47">
      <w:pPr>
        <w:widowControl w:val="0"/>
      </w:pPr>
      <w:r>
        <w:t>_X_ (60) 52.232-34, Payment by Electronic Funds Transfer-Other than System for Award Management (Jul 2013) (31 U.S.C. 3332).</w:t>
      </w:r>
    </w:p>
    <w:p w14:paraId="27B4E354" w14:textId="77777777" w:rsidR="006F2D47" w:rsidRDefault="006F2D47" w:rsidP="006F2D47">
      <w:pPr>
        <w:widowControl w:val="0"/>
      </w:pPr>
      <w:r>
        <w:t>__ (61) 52.232-36, Payment by Third Party (May 2014) (31 U.S.C. 3332).</w:t>
      </w:r>
    </w:p>
    <w:p w14:paraId="6181E64E" w14:textId="77777777" w:rsidR="006F2D47" w:rsidRDefault="006F2D47" w:rsidP="006F2D47">
      <w:pPr>
        <w:widowControl w:val="0"/>
      </w:pPr>
      <w:r>
        <w:t xml:space="preserve">_X_ (62) 52.239-1, Privacy or Security Safeguards (Aug 1996) </w:t>
      </w:r>
      <w:proofErr w:type="gramStart"/>
      <w:r>
        <w:t>( 5</w:t>
      </w:r>
      <w:proofErr w:type="gramEnd"/>
      <w:r>
        <w:t xml:space="preserve"> U.S.C. 552a).</w:t>
      </w:r>
    </w:p>
    <w:p w14:paraId="4F6D218A" w14:textId="77777777" w:rsidR="006F2D47" w:rsidRDefault="006F2D47" w:rsidP="006F2D47">
      <w:pPr>
        <w:widowControl w:val="0"/>
      </w:pPr>
      <w:r>
        <w:t>__ (63) 52.240-1, Prohibition on Unmanned Aircraft Systems Manufactured or Assembled by American Security Drone Act-Covered Foreign Entities (Nov 2024) (Sections 1821-1826, Pub. L. 118-31, 41 U.S.C. 3901 note prec.).</w:t>
      </w:r>
    </w:p>
    <w:p w14:paraId="28AC97DB" w14:textId="77777777" w:rsidR="006F2D47" w:rsidRDefault="006F2D47" w:rsidP="006F2D47">
      <w:pPr>
        <w:widowControl w:val="0"/>
      </w:pPr>
      <w:r>
        <w:t>_X_ (64) 52.242-5, Payments to Small Business Subcontractors (Jan 2017) (15 U.S.C. 637(d)(13)).</w:t>
      </w:r>
    </w:p>
    <w:p w14:paraId="004A758B" w14:textId="77777777" w:rsidR="006F2D47" w:rsidRDefault="006F2D47" w:rsidP="006F2D47">
      <w:pPr>
        <w:widowControl w:val="0"/>
      </w:pPr>
      <w:r>
        <w:t xml:space="preserve">__ (65) </w:t>
      </w:r>
    </w:p>
    <w:p w14:paraId="438C05D3" w14:textId="77777777" w:rsidR="006F2D47" w:rsidRDefault="006F2D47" w:rsidP="006F2D47">
      <w:pPr>
        <w:widowControl w:val="0"/>
      </w:pPr>
      <w:r>
        <w:t>(</w:t>
      </w:r>
      <w:proofErr w:type="spellStart"/>
      <w:r>
        <w:t>i</w:t>
      </w:r>
      <w:proofErr w:type="spellEnd"/>
      <w:r>
        <w:t xml:space="preserve">) 52.247-64, Preference for Privately Owned U.S.-Flag Commercial Vessels (Nov 2021) </w:t>
      </w:r>
      <w:proofErr w:type="gramStart"/>
      <w:r>
        <w:t>( 46</w:t>
      </w:r>
      <w:proofErr w:type="gramEnd"/>
      <w:r>
        <w:t xml:space="preserve"> U.S.C. 55305 and 10 U.S.C. 2631).</w:t>
      </w:r>
    </w:p>
    <w:p w14:paraId="6DC84F8F" w14:textId="77777777" w:rsidR="006F2D47" w:rsidRDefault="006F2D47" w:rsidP="006F2D47">
      <w:pPr>
        <w:widowControl w:val="0"/>
      </w:pPr>
      <w:r>
        <w:lastRenderedPageBreak/>
        <w:t>__ (ii) Alternate I (Apr 2003) of 52.247-64.</w:t>
      </w:r>
    </w:p>
    <w:p w14:paraId="38A11C5B" w14:textId="77777777" w:rsidR="006F2D47" w:rsidRDefault="006F2D47" w:rsidP="006F2D47">
      <w:pPr>
        <w:widowControl w:val="0"/>
      </w:pPr>
      <w:r>
        <w:t>__ (iii) Alternate II (Nov 2021) of 52.247-64.</w:t>
      </w:r>
    </w:p>
    <w:p w14:paraId="17C9AF32" w14:textId="77777777" w:rsidR="006F2D47" w:rsidRDefault="006F2D47" w:rsidP="006F2D47">
      <w:pPr>
        <w:widowControl w:val="0"/>
      </w:pPr>
    </w:p>
    <w:p w14:paraId="2F52C65D" w14:textId="77777777" w:rsidR="006F2D47" w:rsidRDefault="006F2D47" w:rsidP="006F2D47">
      <w:pPr>
        <w:widowControl w:val="0"/>
      </w:pPr>
      <w: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1590B647" w14:textId="77777777" w:rsidR="006F2D47" w:rsidRDefault="006F2D47" w:rsidP="006F2D47">
      <w:pPr>
        <w:widowControl w:val="0"/>
      </w:pPr>
      <w:r>
        <w:t xml:space="preserve"> </w:t>
      </w:r>
    </w:p>
    <w:p w14:paraId="6BAD891F" w14:textId="77777777" w:rsidR="006F2D47" w:rsidRDefault="006F2D47" w:rsidP="006F2D47">
      <w:pPr>
        <w:widowControl w:val="0"/>
      </w:pPr>
      <w:r>
        <w:t>__ (1) 52.222-41, Service Contract Labor Standards (Aug 2018) (41 U.S.C. chapter67).</w:t>
      </w:r>
    </w:p>
    <w:p w14:paraId="7B726777" w14:textId="77777777" w:rsidR="006F2D47" w:rsidRDefault="006F2D47" w:rsidP="006F2D47">
      <w:pPr>
        <w:widowControl w:val="0"/>
      </w:pPr>
      <w:r>
        <w:t>__ (2) 52.222-42, Statement of Equivalent Rates for Federal Hires (May 2014) (29 U.S.C. 206 and 41 U.S.C. chapter 67).</w:t>
      </w:r>
    </w:p>
    <w:p w14:paraId="6EF82E26" w14:textId="77777777" w:rsidR="006F2D47" w:rsidRDefault="006F2D47" w:rsidP="006F2D47">
      <w:pPr>
        <w:widowControl w:val="0"/>
      </w:pPr>
      <w:r>
        <w:t>__ (3) 52.222-43, Fair Labor Standards Act and Service Contract Labor Standards-Price Adjustment (Multiple Year and Option Contracts) (Aug 2018) (29 U.S.C. 206 and 41 U.S.C. chapter 67).</w:t>
      </w:r>
    </w:p>
    <w:p w14:paraId="420F53A0" w14:textId="77777777" w:rsidR="006F2D47" w:rsidRDefault="006F2D47" w:rsidP="006F2D47">
      <w:pPr>
        <w:widowControl w:val="0"/>
      </w:pPr>
      <w:r>
        <w:t xml:space="preserve">__ (4) 52.222-44, Fair Labor Standards Act and Service Contract Labor Standards-Price Adjustment (May 2014) </w:t>
      </w:r>
      <w:proofErr w:type="gramStart"/>
      <w:r>
        <w:t>( 29</w:t>
      </w:r>
      <w:proofErr w:type="gramEnd"/>
      <w:r>
        <w:t xml:space="preserve"> U.S.C.206 and 41 U.S.C. chapter 67).</w:t>
      </w:r>
    </w:p>
    <w:p w14:paraId="610809A6" w14:textId="77777777" w:rsidR="006F2D47" w:rsidRDefault="006F2D47" w:rsidP="006F2D47">
      <w:pPr>
        <w:widowControl w:val="0"/>
      </w:pPr>
      <w:r>
        <w:t>_X_ (5) 52.222-51, Exemption from Application of the Service Contract Labor Standards to Contracts for Maintenance, Calibration, or Repair of Certain Equipment-Requirements (May 2014) (41 U.S.C. chapter 67).</w:t>
      </w:r>
    </w:p>
    <w:p w14:paraId="0C670E0F" w14:textId="77777777" w:rsidR="006F2D47" w:rsidRDefault="006F2D47" w:rsidP="006F2D47">
      <w:pPr>
        <w:widowControl w:val="0"/>
      </w:pPr>
      <w:r>
        <w:t>__ (6) 52.222-53, Exemption from Application of the Service Contract Labor Standards to Contracts for Certain Services-Requirements (May 2014) (41 U.S.C. chapter 67).</w:t>
      </w:r>
    </w:p>
    <w:p w14:paraId="68930660" w14:textId="77777777" w:rsidR="006F2D47" w:rsidRDefault="006F2D47" w:rsidP="006F2D47">
      <w:pPr>
        <w:widowControl w:val="0"/>
      </w:pPr>
      <w:r>
        <w:t>__ (7) 52.222-55, Minimum Wages for Contractor Workers Under Executive Order 14026 (Jan 2022).</w:t>
      </w:r>
    </w:p>
    <w:p w14:paraId="6B68822A" w14:textId="77777777" w:rsidR="006F2D47" w:rsidRDefault="006F2D47" w:rsidP="006F2D47">
      <w:pPr>
        <w:widowControl w:val="0"/>
      </w:pPr>
      <w:r>
        <w:t>__ (8) 52.222-62, Paid Sick Leave Under Executive Order 13706 (Jan 2022) (E.O. 13706).</w:t>
      </w:r>
    </w:p>
    <w:p w14:paraId="235677AD" w14:textId="77777777" w:rsidR="006F2D47" w:rsidRDefault="006F2D47" w:rsidP="006F2D47">
      <w:pPr>
        <w:widowControl w:val="0"/>
      </w:pPr>
      <w:r>
        <w:t>_X_ (9) 52.226-6, Promoting Excess Food Donation to Nonprofit Organizations (Jun 2020) (42 U.S.C. 1792).</w:t>
      </w:r>
    </w:p>
    <w:p w14:paraId="4739E969" w14:textId="77777777" w:rsidR="006F2D47" w:rsidRDefault="006F2D47" w:rsidP="006F2D47">
      <w:pPr>
        <w:widowControl w:val="0"/>
      </w:pPr>
      <w:r>
        <w:t xml:space="preserve"> </w:t>
      </w:r>
    </w:p>
    <w:p w14:paraId="13BC3884" w14:textId="77777777" w:rsidR="006F2D47" w:rsidRDefault="006F2D47" w:rsidP="006F2D47">
      <w:pPr>
        <w:widowControl w:val="0"/>
      </w:pPr>
      <w:r>
        <w:t xml:space="preserve">(d) </w:t>
      </w:r>
      <w:r>
        <w:rPr>
          <w:i/>
          <w:iCs/>
        </w:rPr>
        <w:t>Comptroller General Examination of Record</w:t>
      </w:r>
      <w:r>
        <w:t xml:space="preserve">. The Contractor shall comply with the provisions of this paragraph (d) if this contract was awarded using other than sealed bid, is </w:t>
      </w:r>
      <w:proofErr w:type="gramStart"/>
      <w:r>
        <w:t>in excess of</w:t>
      </w:r>
      <w:proofErr w:type="gramEnd"/>
      <w:r>
        <w:t xml:space="preserve"> the simplified acquisition threshold, as defined in FAR 2.101, on the date of award of this contract, and does not contain the clause at 52.215-2, Audit and Records-Negotiation.</w:t>
      </w:r>
    </w:p>
    <w:p w14:paraId="36D0CB7D" w14:textId="77777777" w:rsidR="006F2D47" w:rsidRDefault="006F2D47" w:rsidP="006F2D47">
      <w:pPr>
        <w:widowControl w:val="0"/>
      </w:pPr>
      <w:r>
        <w:t xml:space="preserve"> </w:t>
      </w:r>
    </w:p>
    <w:p w14:paraId="031B4258" w14:textId="77777777" w:rsidR="006F2D47" w:rsidRDefault="006F2D47" w:rsidP="006F2D47">
      <w:pPr>
        <w:widowControl w:val="0"/>
      </w:pPr>
      <w:r>
        <w:t>(1) The Comptroller General of the United States, or an authorized representative of the Comptroller General, shall have access to and right to examine any of the Contractor’s directly pertinent records involving transactions related to this contract.</w:t>
      </w:r>
    </w:p>
    <w:p w14:paraId="47CCEBD5" w14:textId="77777777" w:rsidR="006F2D47" w:rsidRDefault="006F2D47" w:rsidP="006F2D47">
      <w:pPr>
        <w:widowControl w:val="0"/>
      </w:pPr>
      <w:r>
        <w:t>(2)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B801743" w14:textId="77777777" w:rsidR="006F2D47" w:rsidRDefault="006F2D47" w:rsidP="006F2D47">
      <w:pPr>
        <w:widowControl w:val="0"/>
      </w:pPr>
      <w:r>
        <w:t xml:space="preserve">(3) As used in this clause, records include books, documents, accounting procedures and practices, and other data, regardless of type and regardless of form. This does not require the Contractor to create or maintain any record that the Contractor does not maintain in the ordinary </w:t>
      </w:r>
      <w:r>
        <w:lastRenderedPageBreak/>
        <w:t>course of business or pursuant to a provision of law.</w:t>
      </w:r>
    </w:p>
    <w:p w14:paraId="1C091765" w14:textId="77777777" w:rsidR="006F2D47" w:rsidRDefault="006F2D47" w:rsidP="006F2D47">
      <w:pPr>
        <w:widowControl w:val="0"/>
      </w:pPr>
      <w:r>
        <w:t xml:space="preserve"> </w:t>
      </w:r>
    </w:p>
    <w:p w14:paraId="23D33E0F" w14:textId="77777777" w:rsidR="006F2D47" w:rsidRDefault="006F2D47" w:rsidP="006F2D47">
      <w:pPr>
        <w:widowControl w:val="0"/>
      </w:pPr>
      <w:r>
        <w:t xml:space="preserve">(e) </w:t>
      </w:r>
    </w:p>
    <w:p w14:paraId="7A007A0C" w14:textId="77777777" w:rsidR="006F2D47" w:rsidRDefault="006F2D47" w:rsidP="006F2D47">
      <w:pPr>
        <w:widowControl w:val="0"/>
      </w:pPr>
      <w: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F570BD3" w14:textId="77777777" w:rsidR="006F2D47" w:rsidRDefault="006F2D47" w:rsidP="006F2D47">
      <w:pPr>
        <w:widowControl w:val="0"/>
      </w:pPr>
      <w:r>
        <w:t>(</w:t>
      </w:r>
      <w:proofErr w:type="spellStart"/>
      <w:r>
        <w:t>i</w:t>
      </w:r>
      <w:proofErr w:type="spellEnd"/>
      <w:r>
        <w:t>) 52.203-13, Contractor Code of Business Ethics and Conduct (Nov 2021) (41 U.S.C. 3509).</w:t>
      </w:r>
    </w:p>
    <w:p w14:paraId="496DAC64" w14:textId="77777777" w:rsidR="006F2D47" w:rsidRDefault="006F2D47" w:rsidP="006F2D47">
      <w:pPr>
        <w:widowControl w:val="0"/>
      </w:pPr>
      <w:r>
        <w:t xml:space="preserve">(ii) 52.203-17, Contractor Employee Whistleblower Rights (Nov 2023) </w:t>
      </w:r>
      <w:proofErr w:type="gramStart"/>
      <w:r>
        <w:t>( 41</w:t>
      </w:r>
      <w:proofErr w:type="gramEnd"/>
      <w:r>
        <w:t xml:space="preserve"> U.S.C. 4712).</w:t>
      </w:r>
    </w:p>
    <w:p w14:paraId="0F7B5338" w14:textId="77777777" w:rsidR="006F2D47" w:rsidRDefault="006F2D47" w:rsidP="006F2D47">
      <w:pPr>
        <w:widowControl w:val="0"/>
      </w:pPr>
      <w:r>
        <w:t xml:space="preserve">(iii)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t>resolutions))</w:t>
      </w:r>
      <w:proofErr w:type="gramEnd"/>
      <w:r>
        <w:t>.</w:t>
      </w:r>
    </w:p>
    <w:p w14:paraId="09344B7C" w14:textId="77777777" w:rsidR="006F2D47" w:rsidRDefault="006F2D47" w:rsidP="006F2D47">
      <w:pPr>
        <w:widowControl w:val="0"/>
      </w:pPr>
      <w:r>
        <w:t>(iv) 52.204-23, Prohibition on Contracting for Hardware, Software, and Services Developed or Provided by Kaspersky Lab Covered Entities (Dec 2023) (Section 1634 of Pub. L. 115-91).</w:t>
      </w:r>
    </w:p>
    <w:p w14:paraId="36409A1B" w14:textId="77777777" w:rsidR="006F2D47" w:rsidRDefault="006F2D47" w:rsidP="006F2D47">
      <w:pPr>
        <w:widowControl w:val="0"/>
      </w:pPr>
      <w:r>
        <w:t>(v) 52.204-25, Prohibition on Contracting for Certain Telecommunications and Video Surveillance Services or Equipment. (Nov 2021) (Section 889(a)(1)(A) of Pub. L. 115-232).</w:t>
      </w:r>
    </w:p>
    <w:p w14:paraId="6764D147" w14:textId="77777777" w:rsidR="006F2D47" w:rsidRDefault="006F2D47" w:rsidP="006F2D47">
      <w:pPr>
        <w:widowControl w:val="0"/>
      </w:pPr>
      <w:r>
        <w:t>(vi) 52.204-27, Prohibition on a ByteDance Covered Application (Jun 2023) (Section 102 of Division R of Pub. L. 117-328).</w:t>
      </w:r>
    </w:p>
    <w:p w14:paraId="21BD77F9" w14:textId="77777777" w:rsidR="006F2D47" w:rsidRDefault="006F2D47" w:rsidP="006F2D47">
      <w:pPr>
        <w:widowControl w:val="0"/>
      </w:pPr>
      <w:r>
        <w:t xml:space="preserve">(vii) </w:t>
      </w:r>
    </w:p>
    <w:p w14:paraId="7CB04380" w14:textId="77777777" w:rsidR="006F2D47" w:rsidRDefault="006F2D47" w:rsidP="006F2D47">
      <w:pPr>
        <w:widowControl w:val="0"/>
      </w:pPr>
      <w:r>
        <w:t xml:space="preserve">(A) 52.204–30, Federal Acquisition Supply Chain Security Act Orders—Prohibition. (Dec 2023) </w:t>
      </w:r>
      <w:proofErr w:type="gramStart"/>
      <w:r>
        <w:t>( Pub.</w:t>
      </w:r>
      <w:proofErr w:type="gramEnd"/>
      <w:r>
        <w:t xml:space="preserve"> L. 115–390, title II).</w:t>
      </w:r>
    </w:p>
    <w:p w14:paraId="111A809C" w14:textId="77777777" w:rsidR="006F2D47" w:rsidRDefault="006F2D47" w:rsidP="006F2D47">
      <w:pPr>
        <w:widowControl w:val="0"/>
      </w:pPr>
      <w:r>
        <w:t>(B) Alternate I (Dec 2023) of 52.204–30.</w:t>
      </w:r>
    </w:p>
    <w:p w14:paraId="40C4A4EF" w14:textId="77777777" w:rsidR="006F2D47" w:rsidRDefault="006F2D47" w:rsidP="006F2D47">
      <w:pPr>
        <w:widowControl w:val="0"/>
      </w:pPr>
      <w:r>
        <w:t xml:space="preserve">(viii) 52.219-8, Utilization of Small Business Concerns (Feb 2024) </w:t>
      </w:r>
      <w:proofErr w:type="gramStart"/>
      <w:r>
        <w:t>( 15</w:t>
      </w:r>
      <w:proofErr w:type="gramEnd"/>
      <w:r>
        <w:t xml:space="preserve">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w:t>
      </w:r>
      <w:proofErr w:type="gramStart"/>
      <w:r>
        <w:t>lower tier</w:t>
      </w:r>
      <w:proofErr w:type="gramEnd"/>
      <w:r>
        <w:t xml:space="preserve"> subcontracts that offer subcontracting opportunities.</w:t>
      </w:r>
    </w:p>
    <w:p w14:paraId="52F82A82" w14:textId="77777777" w:rsidR="006F2D47" w:rsidRDefault="006F2D47" w:rsidP="006F2D47">
      <w:pPr>
        <w:widowControl w:val="0"/>
      </w:pPr>
      <w:r>
        <w:t>(ix) 52.222-21, Prohibition of Segregated Facilities (Apr 2015).</w:t>
      </w:r>
    </w:p>
    <w:p w14:paraId="15839439" w14:textId="77777777" w:rsidR="006F2D47" w:rsidRDefault="006F2D47" w:rsidP="006F2D47">
      <w:pPr>
        <w:widowControl w:val="0"/>
      </w:pPr>
      <w:r>
        <w:t>(x) 52.222-26, Equal Opportunity (Sep 2015) (E.O.11246).</w:t>
      </w:r>
    </w:p>
    <w:p w14:paraId="73D9FDC2" w14:textId="77777777" w:rsidR="006F2D47" w:rsidRDefault="006F2D47" w:rsidP="006F2D47">
      <w:pPr>
        <w:widowControl w:val="0"/>
      </w:pPr>
      <w:r>
        <w:t>(xi) 52.222-35, Equal Opportunity for Veterans (Jun 2020) (38 U.S.C. 4212).</w:t>
      </w:r>
    </w:p>
    <w:p w14:paraId="0CE8FE61" w14:textId="77777777" w:rsidR="006F2D47" w:rsidRDefault="006F2D47" w:rsidP="006F2D47">
      <w:pPr>
        <w:widowControl w:val="0"/>
      </w:pPr>
      <w:r>
        <w:t>(xii) 52.222-36, Equal Opportunity for Workers with Disabilities (Jun 2020) (29 U.S.C. 793).</w:t>
      </w:r>
    </w:p>
    <w:p w14:paraId="61738F4D" w14:textId="77777777" w:rsidR="006F2D47" w:rsidRDefault="006F2D47" w:rsidP="006F2D47">
      <w:pPr>
        <w:widowControl w:val="0"/>
      </w:pPr>
      <w:r>
        <w:t>(xiii) 52.222-37, Employment Reports on Veterans (Jun 2020) (38 U.S.C. 4212).</w:t>
      </w:r>
    </w:p>
    <w:p w14:paraId="294D626D" w14:textId="77777777" w:rsidR="006F2D47" w:rsidRDefault="006F2D47" w:rsidP="006F2D47">
      <w:pPr>
        <w:widowControl w:val="0"/>
      </w:pPr>
      <w:r>
        <w:t>(xiv) 52.222-40, Notification of Employee Rights Under the National Labor Relations Act (Dec 2010) (E.O. 13496). Flow down required in accordance with paragraph (f) of FAR clause 52.222-40.</w:t>
      </w:r>
    </w:p>
    <w:p w14:paraId="18C5C731" w14:textId="77777777" w:rsidR="006F2D47" w:rsidRDefault="006F2D47" w:rsidP="006F2D47">
      <w:pPr>
        <w:widowControl w:val="0"/>
      </w:pPr>
      <w:r>
        <w:t xml:space="preserve">(xv) 52.222-41, Service Contract Labor Standards (Aug 2018) </w:t>
      </w:r>
      <w:proofErr w:type="gramStart"/>
      <w:r>
        <w:t>( 41</w:t>
      </w:r>
      <w:proofErr w:type="gramEnd"/>
      <w:r>
        <w:t xml:space="preserve"> U.S.C. chapter 67).</w:t>
      </w:r>
    </w:p>
    <w:p w14:paraId="7677633C" w14:textId="77777777" w:rsidR="006F2D47" w:rsidRDefault="006F2D47" w:rsidP="006F2D47">
      <w:pPr>
        <w:widowControl w:val="0"/>
      </w:pPr>
      <w:r>
        <w:t xml:space="preserve">(xvi) </w:t>
      </w:r>
    </w:p>
    <w:p w14:paraId="5D26FD17" w14:textId="77777777" w:rsidR="006F2D47" w:rsidRDefault="006F2D47" w:rsidP="006F2D47">
      <w:pPr>
        <w:widowControl w:val="0"/>
      </w:pPr>
      <w:r>
        <w:t>(A) 52.222-50, Combating Trafficking in Persons (Oct 2025) (22 U.S.C. chapter 78 and E.O 13627).</w:t>
      </w:r>
    </w:p>
    <w:p w14:paraId="3BC844C8" w14:textId="77777777" w:rsidR="006F2D47" w:rsidRDefault="006F2D47" w:rsidP="006F2D47">
      <w:pPr>
        <w:widowControl w:val="0"/>
      </w:pPr>
      <w:r>
        <w:t>(B) Alternate I (Mar 2015) of 52.222-50 (22 U.S.C. chapter 78 and E.O. 13627).</w:t>
      </w:r>
    </w:p>
    <w:p w14:paraId="0D0375F1" w14:textId="77777777" w:rsidR="006F2D47" w:rsidRDefault="006F2D47" w:rsidP="006F2D47">
      <w:pPr>
        <w:widowControl w:val="0"/>
      </w:pPr>
      <w:r>
        <w:t>(xvii) 52.222-51, Exemption from Application of the Service Contract Labor Standards to Contracts for Maintenance, Calibration, or Repair of Certain Equipment-Requirements (May 2014) (41 U.S.C. chapter 67).</w:t>
      </w:r>
    </w:p>
    <w:p w14:paraId="58D04463" w14:textId="77777777" w:rsidR="006F2D47" w:rsidRDefault="006F2D47" w:rsidP="006F2D47">
      <w:pPr>
        <w:widowControl w:val="0"/>
      </w:pPr>
      <w:r>
        <w:t>(xviii) 52.222-53, Exemption from Application of the Service Contract Labor Standards to Contracts for Certain Services-Requirements (May 2014) (41 U.S.C. chapter 67).</w:t>
      </w:r>
    </w:p>
    <w:p w14:paraId="48DC7FC0" w14:textId="77777777" w:rsidR="006F2D47" w:rsidRDefault="006F2D47" w:rsidP="006F2D47">
      <w:pPr>
        <w:widowControl w:val="0"/>
      </w:pPr>
      <w:r>
        <w:lastRenderedPageBreak/>
        <w:t>(xix) 52.222-54, Employment Eligibility Verification (May 2022) (E.O. 12989).</w:t>
      </w:r>
    </w:p>
    <w:p w14:paraId="4E1DD745" w14:textId="77777777" w:rsidR="006F2D47" w:rsidRDefault="006F2D47" w:rsidP="006F2D47">
      <w:pPr>
        <w:widowControl w:val="0"/>
      </w:pPr>
      <w:r>
        <w:t>(xx) 52.222-55, Minimum Wages for Contractor Workers Under Executive Order 14026 (Jan 2022).</w:t>
      </w:r>
    </w:p>
    <w:p w14:paraId="69D848D5" w14:textId="77777777" w:rsidR="006F2D47" w:rsidRDefault="006F2D47" w:rsidP="006F2D47">
      <w:pPr>
        <w:widowControl w:val="0"/>
      </w:pPr>
      <w:r>
        <w:t>(xxi) 52.222-62, Paid Sick Leave Under Executive Order 13706 (Jan 2022) (E.O. 13706).</w:t>
      </w:r>
    </w:p>
    <w:p w14:paraId="296EFA42" w14:textId="77777777" w:rsidR="006F2D47" w:rsidRDefault="006F2D47" w:rsidP="006F2D47">
      <w:pPr>
        <w:widowControl w:val="0"/>
      </w:pPr>
      <w:r>
        <w:t xml:space="preserve">(xxii) </w:t>
      </w:r>
    </w:p>
    <w:p w14:paraId="21837884" w14:textId="77777777" w:rsidR="006F2D47" w:rsidRDefault="006F2D47" w:rsidP="006F2D47">
      <w:pPr>
        <w:widowControl w:val="0"/>
      </w:pPr>
      <w:r>
        <w:t xml:space="preserve">(A) 52.224-3, Privacy Training (Jan 2017) </w:t>
      </w:r>
      <w:proofErr w:type="gramStart"/>
      <w:r>
        <w:t>( 5</w:t>
      </w:r>
      <w:proofErr w:type="gramEnd"/>
      <w:r>
        <w:t xml:space="preserve"> U.S.C. 552a).</w:t>
      </w:r>
    </w:p>
    <w:p w14:paraId="4BB31ED1" w14:textId="77777777" w:rsidR="006F2D47" w:rsidRDefault="006F2D47" w:rsidP="006F2D47">
      <w:pPr>
        <w:widowControl w:val="0"/>
      </w:pPr>
      <w:r>
        <w:t>(B) Alternate I (Jan 2017) of 52.224-3.</w:t>
      </w:r>
    </w:p>
    <w:p w14:paraId="31B220FA" w14:textId="77777777" w:rsidR="006F2D47" w:rsidRDefault="006F2D47" w:rsidP="006F2D47">
      <w:pPr>
        <w:widowControl w:val="0"/>
      </w:pPr>
      <w:r>
        <w:t>(xxiii) 52.225-26, Contractors Performing Private Security Functions Outside the United States (Oct 2016) (Section 862, as amended, of the National Defense Authorization Act for Fiscal Year 2008; 10 U.S.C. Subtitle A, Part V, Subpart G Note).</w:t>
      </w:r>
    </w:p>
    <w:p w14:paraId="19A7E3A0" w14:textId="77777777" w:rsidR="006F2D47" w:rsidRDefault="006F2D47" w:rsidP="006F2D47">
      <w:pPr>
        <w:widowControl w:val="0"/>
      </w:pPr>
      <w:r>
        <w:t>(xxiv) 52.226-6, Promoting Excess Food Donation to Nonprofit Organizations (Jun 2020) (42 U.S.C. 1792). Flow down required in accordance with paragraph (e) of FAR clause 52.226-6.</w:t>
      </w:r>
    </w:p>
    <w:p w14:paraId="58D42B91" w14:textId="77777777" w:rsidR="006F2D47" w:rsidRDefault="006F2D47" w:rsidP="006F2D47">
      <w:pPr>
        <w:widowControl w:val="0"/>
      </w:pPr>
      <w:r>
        <w:t xml:space="preserve">(xxv) 52.232-40, Providing Accelerated Payments to Small Business Subcontractors (Mar 2023) </w:t>
      </w:r>
      <w:proofErr w:type="gramStart"/>
      <w:r>
        <w:t>( 31</w:t>
      </w:r>
      <w:proofErr w:type="gramEnd"/>
      <w:r>
        <w:t xml:space="preserve"> U.S.C. 3903 and 10 U.S.C. 3801). Flow down required in accordance with paragraph (c) of 52.232-40.</w:t>
      </w:r>
    </w:p>
    <w:p w14:paraId="5E984D97" w14:textId="77777777" w:rsidR="006F2D47" w:rsidRDefault="006F2D47" w:rsidP="006F2D47">
      <w:pPr>
        <w:widowControl w:val="0"/>
      </w:pPr>
      <w:r>
        <w:t>(xxvi) 52.240-1, Prohibition on Unmanned Aircraft Systems Manufactured or Assembled by American Security Drone Act-Covered Foreign Entities (Nov 2024) (Sections 1821-1826, Pub. L. 118-31, 41 U.S.C. 3901 note prec.).</w:t>
      </w:r>
    </w:p>
    <w:p w14:paraId="13E5739F" w14:textId="77777777" w:rsidR="006F2D47" w:rsidRDefault="006F2D47" w:rsidP="006F2D47">
      <w:pPr>
        <w:widowControl w:val="0"/>
      </w:pPr>
      <w:r>
        <w:t xml:space="preserve">(xxvii) 52.247-64, Preference for Privately Owned U.S.-Flag Commercial Vessels (Nov 2021) </w:t>
      </w:r>
      <w:proofErr w:type="gramStart"/>
      <w:r>
        <w:t>( 46</w:t>
      </w:r>
      <w:proofErr w:type="gramEnd"/>
      <w:r>
        <w:t xml:space="preserve"> U.S.C. 55305 and 10 U.S.C. 2631). Flow down required in accordance with paragraph (d) of FAR clause 52.247-64.</w:t>
      </w:r>
    </w:p>
    <w:p w14:paraId="64916577" w14:textId="77777777" w:rsidR="006F2D47" w:rsidRDefault="006F2D47" w:rsidP="006F2D47">
      <w:pPr>
        <w:widowControl w:val="0"/>
      </w:pPr>
      <w:r>
        <w:t>(2) While not required, the Contractor may include in its subcontracts for commercial products and commercial services a minimal number of additional clauses necessary to satisfy its contractual obligations.</w:t>
      </w:r>
    </w:p>
    <w:p w14:paraId="38EE63BE" w14:textId="77777777" w:rsidR="006F2D47" w:rsidRDefault="006F2D47" w:rsidP="006F2D47">
      <w:pPr>
        <w:widowControl w:val="0"/>
      </w:pPr>
    </w:p>
    <w:p w14:paraId="2C753DE0" w14:textId="77777777" w:rsidR="006F2D47" w:rsidRDefault="006F2D47" w:rsidP="006F2D47">
      <w:pPr>
        <w:widowControl w:val="0"/>
        <w:rPr>
          <w:b/>
          <w:bCs/>
        </w:rPr>
      </w:pPr>
      <w:commentRangeStart w:id="12"/>
      <w:r>
        <w:rPr>
          <w:b/>
          <w:bCs/>
        </w:rPr>
        <w:t>3</w:t>
      </w:r>
      <w:proofErr w:type="gramStart"/>
      <w:r>
        <w:rPr>
          <w:b/>
          <w:bCs/>
        </w:rPr>
        <w:t>.  FAR</w:t>
      </w:r>
      <w:proofErr w:type="gramEnd"/>
      <w:r>
        <w:rPr>
          <w:b/>
          <w:bCs/>
        </w:rPr>
        <w:t xml:space="preserve"> 52.217-7, OPTION FOR INCREASED QUANTITIES-SEPARATELY PRICED ITEMS</w:t>
      </w:r>
      <w:commentRangeEnd w:id="12"/>
      <w:r>
        <w:rPr>
          <w:rStyle w:val="CommentReference"/>
          <w:b/>
          <w:bCs/>
          <w:sz w:val="24"/>
          <w:szCs w:val="24"/>
        </w:rPr>
        <w:commentReference w:id="12"/>
      </w:r>
    </w:p>
    <w:p w14:paraId="28D389A7" w14:textId="77777777" w:rsidR="006F2D47" w:rsidRDefault="006F2D47" w:rsidP="006F2D47">
      <w:pPr>
        <w:widowControl w:val="0"/>
        <w:rPr>
          <w:b/>
          <w:bCs/>
        </w:rPr>
      </w:pPr>
    </w:p>
    <w:p w14:paraId="565485E3" w14:textId="77777777" w:rsidR="006F2D47" w:rsidRDefault="006F2D47" w:rsidP="006F2D47">
      <w:pPr>
        <w:widowControl w:val="0"/>
      </w:pPr>
      <w:r>
        <w:t xml:space="preserve">The Government may require the delivery of the numbered line item, identified in the Schedule as an option item, in the quantity and at the price stated in the Schedule. The Contracting Officer may exercise the option by </w:t>
      </w:r>
      <w:proofErr w:type="gramStart"/>
      <w:r>
        <w:t>written</w:t>
      </w:r>
      <w:proofErr w:type="gramEnd"/>
      <w:r>
        <w:t xml:space="preserve"> notice to the Contractor within 10 days. Delivery of added items shall continue at the same rate that </w:t>
      </w:r>
      <w:proofErr w:type="gramStart"/>
      <w:r>
        <w:t>like items</w:t>
      </w:r>
      <w:proofErr w:type="gramEnd"/>
      <w:r>
        <w:t xml:space="preserve"> are called for under the contract, unless the parties otherwise agree.</w:t>
      </w:r>
    </w:p>
    <w:p w14:paraId="03A1347A" w14:textId="77777777" w:rsidR="006F2D47" w:rsidRDefault="006F2D47" w:rsidP="006F2D47">
      <w:pPr>
        <w:widowControl w:val="0"/>
      </w:pPr>
    </w:p>
    <w:p w14:paraId="5A66EC15" w14:textId="77777777" w:rsidR="006F2D47" w:rsidRDefault="006F2D47" w:rsidP="006F2D47">
      <w:pPr>
        <w:widowControl w:val="0"/>
        <w:rPr>
          <w:b/>
          <w:bCs/>
        </w:rPr>
      </w:pPr>
      <w:r>
        <w:rPr>
          <w:b/>
          <w:bCs/>
        </w:rPr>
        <w:t>4</w:t>
      </w:r>
      <w:proofErr w:type="gramStart"/>
      <w:r>
        <w:rPr>
          <w:b/>
          <w:bCs/>
        </w:rPr>
        <w:t>.  FAR</w:t>
      </w:r>
      <w:proofErr w:type="gramEnd"/>
      <w:r>
        <w:rPr>
          <w:b/>
          <w:bCs/>
        </w:rPr>
        <w:t xml:space="preserve"> 52.217-8, OPTION TO EXTEND THE TERM OF SERVICES (NOV 1999)</w:t>
      </w:r>
    </w:p>
    <w:p w14:paraId="397BD193" w14:textId="77777777" w:rsidR="006F2D47" w:rsidRDefault="006F2D47" w:rsidP="006F2D47">
      <w:pPr>
        <w:widowControl w:val="0"/>
      </w:pPr>
      <w:r>
        <w:t xml:space="preserve"> </w:t>
      </w:r>
    </w:p>
    <w:p w14:paraId="5E23B61D" w14:textId="77777777" w:rsidR="006F2D47" w:rsidRDefault="006F2D47" w:rsidP="006F2D47">
      <w:pPr>
        <w:widowControl w:val="0"/>
      </w:pPr>
      <w:r>
        <w:t xml:space="preserve">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t>written</w:t>
      </w:r>
      <w:proofErr w:type="gramEnd"/>
      <w:r>
        <w:t xml:space="preserve"> notice to the Contractor within 15 days.</w:t>
      </w:r>
    </w:p>
    <w:p w14:paraId="1B0E5BD7" w14:textId="77777777" w:rsidR="006F2D47" w:rsidRDefault="006F2D47" w:rsidP="006F2D47">
      <w:pPr>
        <w:widowControl w:val="0"/>
      </w:pPr>
      <w:r>
        <w:t xml:space="preserve"> </w:t>
      </w:r>
    </w:p>
    <w:p w14:paraId="10E610C3" w14:textId="77777777" w:rsidR="006F2D47" w:rsidRDefault="006F2D47" w:rsidP="006F2D47">
      <w:pPr>
        <w:widowControl w:val="0"/>
        <w:rPr>
          <w:b/>
          <w:bCs/>
        </w:rPr>
      </w:pPr>
      <w:r>
        <w:rPr>
          <w:b/>
          <w:bCs/>
        </w:rPr>
        <w:t>5. FAR 52.217-9, OPTION TO EXTEND THE TERM OF THE CONTRACT (MAR 2000)</w:t>
      </w:r>
    </w:p>
    <w:p w14:paraId="651DD185" w14:textId="77777777" w:rsidR="006F2D47" w:rsidRDefault="006F2D47" w:rsidP="006F2D47">
      <w:pPr>
        <w:widowControl w:val="0"/>
      </w:pPr>
      <w:r>
        <w:t xml:space="preserve"> </w:t>
      </w:r>
    </w:p>
    <w:p w14:paraId="43FBBC80" w14:textId="77777777" w:rsidR="006F2D47" w:rsidRDefault="006F2D47" w:rsidP="006F2D47">
      <w:pPr>
        <w:widowControl w:val="0"/>
      </w:pPr>
      <w:r>
        <w:t xml:space="preserve">(a) The Government may extend the term of this contract by </w:t>
      </w:r>
      <w:proofErr w:type="gramStart"/>
      <w:r>
        <w:t>written</w:t>
      </w:r>
      <w:proofErr w:type="gramEnd"/>
      <w:r>
        <w:t xml:space="preserve"> notice to the Contractor within 30 days</w:t>
      </w:r>
      <w:r>
        <w:rPr>
          <w:i/>
          <w:iCs/>
        </w:rPr>
        <w:t>;</w:t>
      </w:r>
      <w:r>
        <w:t xml:space="preserve"> provided that the Government gives the Contractor a preliminary written notice </w:t>
      </w:r>
      <w:r>
        <w:lastRenderedPageBreak/>
        <w:t>of its intent to extend at least 15 days before the contract expires. The preliminary notice does not commit the Government to an extension.</w:t>
      </w:r>
    </w:p>
    <w:p w14:paraId="2B7B4488" w14:textId="77777777" w:rsidR="006F2D47" w:rsidRDefault="006F2D47" w:rsidP="006F2D47">
      <w:pPr>
        <w:widowControl w:val="0"/>
      </w:pPr>
      <w:r>
        <w:t xml:space="preserve"> </w:t>
      </w:r>
    </w:p>
    <w:p w14:paraId="3300DA91" w14:textId="77777777" w:rsidR="006F2D47" w:rsidRDefault="006F2D47" w:rsidP="006F2D47">
      <w:pPr>
        <w:widowControl w:val="0"/>
      </w:pPr>
      <w:r>
        <w:t>(b) If the Government exercises this option, the extended contract shall be considered to include this option clause.</w:t>
      </w:r>
    </w:p>
    <w:p w14:paraId="42CDB941" w14:textId="77777777" w:rsidR="006F2D47" w:rsidRDefault="006F2D47" w:rsidP="006F2D47">
      <w:pPr>
        <w:widowControl w:val="0"/>
      </w:pPr>
      <w:r>
        <w:t xml:space="preserve"> </w:t>
      </w:r>
    </w:p>
    <w:p w14:paraId="6948BE83" w14:textId="77777777" w:rsidR="006F2D47" w:rsidRDefault="006F2D47" w:rsidP="006F2D47">
      <w:pPr>
        <w:widowControl w:val="0"/>
      </w:pPr>
      <w:r>
        <w:t>(c) The total duration of this contract, including the exercise of any options under this clause, shall not exceed 66 months.</w:t>
      </w:r>
    </w:p>
    <w:p w14:paraId="26C1A7DE" w14:textId="77777777" w:rsidR="006F2D47" w:rsidRDefault="006F2D47" w:rsidP="006F2D47">
      <w:pPr>
        <w:widowControl w:val="0"/>
      </w:pPr>
      <w:r>
        <w:t xml:space="preserve"> </w:t>
      </w:r>
    </w:p>
    <w:p w14:paraId="6E51C849" w14:textId="77777777" w:rsidR="006F2D47" w:rsidRDefault="006F2D47" w:rsidP="006F2D47">
      <w:pPr>
        <w:widowControl w:val="0"/>
      </w:pPr>
    </w:p>
    <w:p w14:paraId="527D9427" w14:textId="77777777" w:rsidR="006F2D47" w:rsidRDefault="006F2D47" w:rsidP="006F2D47">
      <w:pPr>
        <w:widowControl w:val="0"/>
        <w:rPr>
          <w:b/>
          <w:bCs/>
        </w:rPr>
      </w:pPr>
      <w:r>
        <w:rPr>
          <w:b/>
          <w:bCs/>
        </w:rPr>
        <w:t>5. FAR 52.252-2, CLAUSES INCORPORATED BY REFERENCE (FEB 1998)</w:t>
      </w:r>
    </w:p>
    <w:p w14:paraId="36A96AEB" w14:textId="77777777" w:rsidR="006F2D47" w:rsidRDefault="006F2D47" w:rsidP="006F2D47">
      <w:pPr>
        <w:widowControl w:val="0"/>
      </w:pPr>
      <w:r>
        <w:t xml:space="preserve"> </w:t>
      </w:r>
    </w:p>
    <w:p w14:paraId="1C778F8B" w14:textId="77777777" w:rsidR="006F2D47" w:rsidRDefault="006F2D47" w:rsidP="006F2D47">
      <w:pPr>
        <w:widowControl w:val="0"/>
      </w:pPr>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1CA76A1" w14:textId="77777777" w:rsidR="006F2D47" w:rsidRDefault="006F2D47" w:rsidP="006F2D47">
      <w:pPr>
        <w:widowControl w:val="0"/>
      </w:pPr>
      <w:r>
        <w:t>https://www.acquisition.gov/?q=browsefar.</w:t>
      </w:r>
    </w:p>
    <w:p w14:paraId="3F35BBA1" w14:textId="77777777" w:rsidR="006F2D47" w:rsidRDefault="006F2D47" w:rsidP="006F2D47">
      <w:pPr>
        <w:widowControl w:val="0"/>
      </w:pPr>
      <w:r>
        <w:t xml:space="preserve"> </w:t>
      </w:r>
    </w:p>
    <w:p w14:paraId="0B6BF1B9" w14:textId="77777777" w:rsidR="006F2D47" w:rsidRDefault="006F2D47" w:rsidP="006F2D47">
      <w:pPr>
        <w:widowControl w:val="0"/>
      </w:pPr>
      <w:r>
        <w:t>The following clauses are hereby incorporated by reference:</w:t>
      </w:r>
    </w:p>
    <w:p w14:paraId="4724FEB4" w14:textId="77777777" w:rsidR="006F2D47" w:rsidRDefault="006F2D47" w:rsidP="006F2D47">
      <w:pPr>
        <w:widowControl w:val="0"/>
      </w:pPr>
      <w:r>
        <w:t xml:space="preserve"> </w:t>
      </w:r>
    </w:p>
    <w:p w14:paraId="714C1794" w14:textId="77777777" w:rsidR="006F2D47" w:rsidRDefault="006F2D47" w:rsidP="006F2D47">
      <w:pPr>
        <w:widowControl w:val="0"/>
        <w:rPr>
          <w:b/>
          <w:bCs/>
        </w:rPr>
      </w:pPr>
      <w:r>
        <w:rPr>
          <w:b/>
          <w:bCs/>
        </w:rPr>
        <w:t>(a)</w:t>
      </w:r>
      <w:r>
        <w:t xml:space="preserve"> </w:t>
      </w:r>
      <w:r>
        <w:rPr>
          <w:b/>
          <w:bCs/>
        </w:rPr>
        <w:t>FAR 52.227-14, Rights in Data – General (May 2014)</w:t>
      </w:r>
    </w:p>
    <w:p w14:paraId="0F3180F4" w14:textId="77777777" w:rsidR="006F2D47" w:rsidRDefault="006F2D47" w:rsidP="006F2D47">
      <w:pPr>
        <w:widowControl w:val="0"/>
      </w:pPr>
    </w:p>
    <w:p w14:paraId="792CD19A" w14:textId="77777777" w:rsidR="006F2D47" w:rsidRDefault="006F2D47" w:rsidP="006F2D47">
      <w:pPr>
        <w:widowControl w:val="0"/>
        <w:rPr>
          <w:b/>
          <w:bCs/>
        </w:rPr>
      </w:pPr>
      <w:r>
        <w:rPr>
          <w:b/>
          <w:bCs/>
        </w:rPr>
        <w:t xml:space="preserve">(b) FAR 52.227-19, Commercial Computer Software License (DEC 2007) </w:t>
      </w:r>
    </w:p>
    <w:p w14:paraId="4771ED4B" w14:textId="77777777" w:rsidR="006F2D47" w:rsidRDefault="006F2D47" w:rsidP="006F2D47">
      <w:pPr>
        <w:widowControl w:val="0"/>
      </w:pPr>
    </w:p>
    <w:p w14:paraId="78A922E5" w14:textId="77777777" w:rsidR="006F2D47" w:rsidRDefault="006F2D47" w:rsidP="006F2D47">
      <w:pPr>
        <w:widowControl w:val="0"/>
        <w:rPr>
          <w:b/>
          <w:bCs/>
        </w:rPr>
      </w:pPr>
      <w:r>
        <w:rPr>
          <w:b/>
          <w:bCs/>
        </w:rPr>
        <w:t>(c) FAR 52.232-18, Availability of Funds (Apr 1984)</w:t>
      </w:r>
    </w:p>
    <w:p w14:paraId="0BACA46E" w14:textId="77777777" w:rsidR="006F2D47" w:rsidRDefault="006F2D47" w:rsidP="006F2D47">
      <w:pPr>
        <w:widowControl w:val="0"/>
        <w:rPr>
          <w:b/>
          <w:bCs/>
        </w:rPr>
      </w:pPr>
    </w:p>
    <w:p w14:paraId="792CBF8A" w14:textId="77777777" w:rsidR="006F2D47" w:rsidRDefault="006F2D47" w:rsidP="006F2D47">
      <w:pPr>
        <w:widowControl w:val="0"/>
        <w:rPr>
          <w:b/>
          <w:bCs/>
        </w:rPr>
      </w:pPr>
      <w:r>
        <w:rPr>
          <w:b/>
          <w:bCs/>
        </w:rPr>
        <w:t>(d) FAR 52.237-3, Continuity of Services (JAN 1991)</w:t>
      </w:r>
    </w:p>
    <w:p w14:paraId="44BCF816" w14:textId="77777777" w:rsidR="006F2D47" w:rsidRDefault="006F2D47" w:rsidP="006F2D47">
      <w:pPr>
        <w:widowControl w:val="0"/>
        <w:rPr>
          <w:b/>
          <w:bCs/>
        </w:rPr>
      </w:pPr>
    </w:p>
    <w:p w14:paraId="20862DA6" w14:textId="77777777" w:rsidR="006F2D47" w:rsidRDefault="006F2D47" w:rsidP="006F2D47">
      <w:pPr>
        <w:widowControl w:val="0"/>
        <w:rPr>
          <w:b/>
          <w:bCs/>
        </w:rPr>
        <w:sectPr w:rsidR="006F2D47" w:rsidSect="006F2D47">
          <w:pgSz w:w="12240" w:h="15840"/>
          <w:pgMar w:top="1440" w:right="1440" w:bottom="1440" w:left="1440" w:header="720" w:footer="720" w:gutter="0"/>
          <w:cols w:space="720"/>
        </w:sectPr>
      </w:pPr>
      <w:r>
        <w:rPr>
          <w:b/>
          <w:bCs/>
        </w:rPr>
        <w:t>(e) FAR 52.242-15, Stop-Work Order</w:t>
      </w:r>
    </w:p>
    <w:p w14:paraId="569201FC" w14:textId="77777777" w:rsidR="006F2D47" w:rsidRDefault="006F2D47" w:rsidP="006F2D47">
      <w:pPr>
        <w:widowControl w:val="0"/>
        <w:jc w:val="center"/>
        <w:rPr>
          <w:b/>
          <w:bCs/>
        </w:rPr>
      </w:pPr>
      <w:r>
        <w:rPr>
          <w:b/>
          <w:bCs/>
        </w:rPr>
        <w:lastRenderedPageBreak/>
        <w:t>ATTACHMENT 9</w:t>
      </w:r>
    </w:p>
    <w:p w14:paraId="3A6301BB" w14:textId="77777777" w:rsidR="006F2D47" w:rsidRDefault="006F2D47" w:rsidP="006F2D47">
      <w:pPr>
        <w:widowControl w:val="0"/>
        <w:jc w:val="center"/>
        <w:rPr>
          <w:b/>
          <w:bCs/>
        </w:rPr>
      </w:pPr>
      <w:r>
        <w:rPr>
          <w:b/>
          <w:bCs/>
        </w:rPr>
        <w:t>FEDRAMP TERMS AND CONDITIONS FOR HOSTED SOLUTIONS AND CLOUD COMPUTING SERVICES</w:t>
      </w:r>
    </w:p>
    <w:p w14:paraId="03462CF7" w14:textId="77777777" w:rsidR="006F2D47" w:rsidRDefault="006F2D47" w:rsidP="006F2D47">
      <w:pPr>
        <w:widowControl w:val="0"/>
        <w:jc w:val="center"/>
        <w:rPr>
          <w:b/>
          <w:bCs/>
        </w:rPr>
      </w:pPr>
      <w:r>
        <w:rPr>
          <w:b/>
          <w:bCs/>
        </w:rPr>
        <w:t xml:space="preserve"> </w:t>
      </w:r>
    </w:p>
    <w:p w14:paraId="3637C4E4" w14:textId="77777777" w:rsidR="006F2D47" w:rsidRDefault="006F2D47" w:rsidP="006F2D47">
      <w:pPr>
        <w:widowControl w:val="0"/>
        <w:jc w:val="center"/>
        <w:rPr>
          <w:b/>
          <w:bCs/>
        </w:rPr>
      </w:pPr>
      <w:r>
        <w:rPr>
          <w:b/>
          <w:bCs/>
        </w:rPr>
        <w:t xml:space="preserve"> </w:t>
      </w:r>
    </w:p>
    <w:p w14:paraId="14892B69" w14:textId="77777777" w:rsidR="006F2D47" w:rsidRDefault="006F2D47" w:rsidP="006F2D47">
      <w:pPr>
        <w:widowControl w:val="0"/>
      </w:pPr>
      <w:r>
        <w:t xml:space="preserve">NARA will determine the security category for the cloud system in accordance with Federal Information Processing Standard 199; then, the contractor shall apply the appropriate set of impact baseline controls as required in the FedRAMP Cloud Computing Security Requirements Baseline document to ensure compliance </w:t>
      </w:r>
      <w:proofErr w:type="gramStart"/>
      <w:r>
        <w:t>to</w:t>
      </w:r>
      <w:proofErr w:type="gramEnd"/>
      <w:r>
        <w:t xml:space="preserve"> security standards. The FedRAMP baseline controls are based on NIST Special Publication 800-53, Revision 3, Recommended Security Controls for Federal Information Systems and Organizations (as amended</w:t>
      </w:r>
      <w:proofErr w:type="gramStart"/>
      <w:r>
        <w:t>), and</w:t>
      </w:r>
      <w:proofErr w:type="gramEnd"/>
      <w:r>
        <w:t xml:space="preserve"> also </w:t>
      </w:r>
      <w:proofErr w:type="gramStart"/>
      <w:r>
        <w:t>includes</w:t>
      </w:r>
      <w:proofErr w:type="gramEnd"/>
      <w:r>
        <w:t xml:space="preserve"> a set of additional controls for use within systems providing cloud services to the federal government.</w:t>
      </w:r>
    </w:p>
    <w:p w14:paraId="6D5317AF" w14:textId="77777777" w:rsidR="006F2D47" w:rsidRDefault="006F2D47" w:rsidP="006F2D47">
      <w:pPr>
        <w:widowControl w:val="0"/>
      </w:pPr>
      <w:r>
        <w:t xml:space="preserve"> </w:t>
      </w:r>
    </w:p>
    <w:p w14:paraId="27C08BC9" w14:textId="77777777" w:rsidR="006F2D47" w:rsidRDefault="006F2D47" w:rsidP="006F2D47">
      <w:pPr>
        <w:widowControl w:val="0"/>
      </w:pPr>
      <w:r>
        <w:t>The Contractor shall maintain a security management continuous monitoring environment that meets or exceeds the requirements in the Reporting and Continuous Monitoring section based upon the latest edition of FedRAMP Cloud Computing Security Requirements Baseline and FedRAMP Continuous Monitoring Requirements.</w:t>
      </w:r>
    </w:p>
    <w:p w14:paraId="20BF7790" w14:textId="77777777" w:rsidR="006F2D47" w:rsidRDefault="006F2D47" w:rsidP="006F2D47">
      <w:pPr>
        <w:widowControl w:val="0"/>
        <w:rPr>
          <w:b/>
          <w:bCs/>
        </w:rPr>
      </w:pPr>
      <w:r>
        <w:rPr>
          <w:b/>
          <w:bCs/>
        </w:rPr>
        <w:t xml:space="preserve"> </w:t>
      </w:r>
    </w:p>
    <w:p w14:paraId="6C5A851C" w14:textId="77777777" w:rsidR="006F2D47" w:rsidRDefault="006F2D47" w:rsidP="006F2D47">
      <w:pPr>
        <w:widowControl w:val="0"/>
        <w:rPr>
          <w:b/>
          <w:bCs/>
        </w:rPr>
      </w:pPr>
      <w:r>
        <w:rPr>
          <w:b/>
          <w:bCs/>
        </w:rPr>
        <w:t>FedRAMP Privacy Requirements:</w:t>
      </w:r>
    </w:p>
    <w:p w14:paraId="67B16D0B" w14:textId="77777777" w:rsidR="006F2D47" w:rsidRDefault="006F2D47" w:rsidP="006F2D47">
      <w:pPr>
        <w:widowControl w:val="0"/>
      </w:pPr>
      <w:r>
        <w:t xml:space="preserve"> </w:t>
      </w:r>
    </w:p>
    <w:p w14:paraId="1CB1322A" w14:textId="77777777" w:rsidR="006F2D47" w:rsidRDefault="006F2D47" w:rsidP="006F2D47">
      <w:pPr>
        <w:widowControl w:val="0"/>
      </w:pPr>
      <w:r>
        <w:t>Contractor shall be responsible for the following privacy and security safeguards:</w:t>
      </w:r>
    </w:p>
    <w:p w14:paraId="54DE2FB3" w14:textId="77777777" w:rsidR="006F2D47" w:rsidRDefault="006F2D47" w:rsidP="006F2D47">
      <w:pPr>
        <w:widowControl w:val="0"/>
      </w:pPr>
      <w:r>
        <w:t xml:space="preserve"> </w:t>
      </w:r>
    </w:p>
    <w:p w14:paraId="6AD8D9F0" w14:textId="77777777" w:rsidR="006F2D47" w:rsidRDefault="006F2D47" w:rsidP="006F2D47">
      <w:pPr>
        <w:widowControl w:val="0"/>
      </w:pPr>
      <w:r>
        <w:t>1.   To the extent required to carry out the FedRAMP assessment and authorization process and FedRAMP continuous monitoring, to safeguard against threats and hazards to the security, integrity, and confidentiality of any non-public Government data collected and stored by the contractor, the contractor shall afford the Government access to the contractor’s facilities, installations, technical capabilities, operations, documentation, records, and databases.</w:t>
      </w:r>
    </w:p>
    <w:p w14:paraId="1C2DCC51" w14:textId="77777777" w:rsidR="006F2D47" w:rsidRDefault="006F2D47" w:rsidP="006F2D47">
      <w:pPr>
        <w:widowControl w:val="0"/>
      </w:pPr>
      <w:r>
        <w:t xml:space="preserve"> </w:t>
      </w:r>
    </w:p>
    <w:p w14:paraId="24040A48" w14:textId="77777777" w:rsidR="006F2D47" w:rsidRDefault="006F2D47" w:rsidP="006F2D47">
      <w:pPr>
        <w:widowControl w:val="0"/>
      </w:pPr>
      <w:r>
        <w:t>2.   If new or unanticipated threats or hazards are discovered by either the Government or the contractor, or if existing safeguards have ceased to function, the discoverer shall immediately bring the situation to the attention of the other party.</w:t>
      </w:r>
    </w:p>
    <w:p w14:paraId="4A0B313D" w14:textId="77777777" w:rsidR="006F2D47" w:rsidRDefault="006F2D47" w:rsidP="006F2D47">
      <w:pPr>
        <w:widowControl w:val="0"/>
      </w:pPr>
      <w:r>
        <w:t xml:space="preserve"> </w:t>
      </w:r>
    </w:p>
    <w:p w14:paraId="2A6CDD22" w14:textId="77777777" w:rsidR="006F2D47" w:rsidRDefault="006F2D47" w:rsidP="006F2D47">
      <w:pPr>
        <w:widowControl w:val="0"/>
      </w:pPr>
      <w:r>
        <w:t>3.   The contractor shall also comply with any additional FedRAMP privacy requirements.</w:t>
      </w:r>
    </w:p>
    <w:p w14:paraId="2D6C3160" w14:textId="77777777" w:rsidR="006F2D47" w:rsidRDefault="006F2D47" w:rsidP="006F2D47">
      <w:pPr>
        <w:widowControl w:val="0"/>
      </w:pPr>
      <w:r>
        <w:t xml:space="preserve"> </w:t>
      </w:r>
    </w:p>
    <w:p w14:paraId="2AAF096A" w14:textId="77777777" w:rsidR="006F2D47" w:rsidRDefault="006F2D47" w:rsidP="006F2D47">
      <w:pPr>
        <w:widowControl w:val="0"/>
      </w:pPr>
      <w:r>
        <w:t>4.   The Government has the right to perform manual or automated audits, scans, reviews, or other inspections of the contractor’s IT environment being used to provide or facilitate services for the Government. In accordance with the Federal Acquisitions Regulations (FAR) clause 52.239-1, contractor shall be responsible for the following privacy and security safeguards:</w:t>
      </w:r>
    </w:p>
    <w:p w14:paraId="180903AC" w14:textId="77777777" w:rsidR="006F2D47" w:rsidRDefault="006F2D47" w:rsidP="006F2D47">
      <w:pPr>
        <w:widowControl w:val="0"/>
        <w:ind w:left="720"/>
      </w:pPr>
      <w:r>
        <w:t xml:space="preserve"> </w:t>
      </w:r>
    </w:p>
    <w:p w14:paraId="2CDEA0FF" w14:textId="77777777" w:rsidR="006F2D47" w:rsidRDefault="006F2D47" w:rsidP="006F2D47">
      <w:pPr>
        <w:widowControl w:val="0"/>
        <w:ind w:left="720"/>
        <w:rPr>
          <w:i/>
          <w:iCs/>
        </w:rPr>
      </w:pPr>
      <w:r>
        <w:t xml:space="preserve">(a) The contractor shall not publish or disclose in any manner, without the Contracting Officer’s written consent, the details of any safeguards either designed or developed by the contractor under this Contract or otherwise provided by the Government. </w:t>
      </w:r>
      <w:r>
        <w:rPr>
          <w:i/>
          <w:iCs/>
        </w:rPr>
        <w:t>Exception: Disclosure to a Consumer Agency for purposes of C&amp;A verification.</w:t>
      </w:r>
    </w:p>
    <w:p w14:paraId="73D3235C" w14:textId="77777777" w:rsidR="006F2D47" w:rsidRDefault="006F2D47" w:rsidP="006F2D47">
      <w:pPr>
        <w:widowControl w:val="0"/>
      </w:pPr>
      <w:r>
        <w:t xml:space="preserve"> </w:t>
      </w:r>
    </w:p>
    <w:p w14:paraId="060080A1" w14:textId="77777777" w:rsidR="006F2D47" w:rsidRDefault="006F2D47" w:rsidP="006F2D47">
      <w:pPr>
        <w:widowControl w:val="0"/>
        <w:ind w:left="720"/>
      </w:pPr>
      <w:r>
        <w:t xml:space="preserve">(b) To the extent required to carry out a program of inspection to safeguard against threats and hazards to the security, integrity, and confidentiality of Government data, the contractor shall afford </w:t>
      </w:r>
      <w:proofErr w:type="gramStart"/>
      <w:r>
        <w:t>the Government</w:t>
      </w:r>
      <w:proofErr w:type="gramEnd"/>
      <w:r>
        <w:t xml:space="preserve"> access to the contractor’s facilities, installations, technical capabilities, operations, documentation, records, and databases within 72 hours. The program of inspection shall include, but is not limited to:</w:t>
      </w:r>
    </w:p>
    <w:p w14:paraId="5C534BDF" w14:textId="77777777" w:rsidR="006F2D47" w:rsidRDefault="006F2D47" w:rsidP="006F2D47">
      <w:pPr>
        <w:widowControl w:val="0"/>
        <w:ind w:left="720"/>
      </w:pPr>
      <w:r>
        <w:t xml:space="preserve"> </w:t>
      </w:r>
    </w:p>
    <w:p w14:paraId="02928A60" w14:textId="77777777" w:rsidR="006F2D47" w:rsidRDefault="006F2D47" w:rsidP="006F2D47">
      <w:pPr>
        <w:widowControl w:val="0"/>
        <w:ind w:left="144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Authenticated and unauthenticated operating system/network vulnerability scans</w:t>
      </w:r>
    </w:p>
    <w:p w14:paraId="4AD3289E" w14:textId="77777777" w:rsidR="006F2D47" w:rsidRDefault="006F2D47" w:rsidP="006F2D47">
      <w:pPr>
        <w:widowControl w:val="0"/>
        <w:ind w:left="144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Authenticated and unauthenticated web application vulnerability scans</w:t>
      </w:r>
    </w:p>
    <w:p w14:paraId="21CA0188" w14:textId="77777777" w:rsidR="006F2D47" w:rsidRDefault="006F2D47" w:rsidP="006F2D47">
      <w:pPr>
        <w:widowControl w:val="0"/>
        <w:ind w:left="1440"/>
      </w:pPr>
      <w:proofErr w:type="gramStart"/>
      <w:r>
        <w:rPr>
          <w:rFonts w:ascii="Noto Sans Symbols" w:eastAsia="Noto Sans Symbols" w:hAnsi="Noto Sans Symbols" w:cs="Noto Sans Symbols"/>
        </w:rPr>
        <w:lastRenderedPageBreak/>
        <w:t>●</w:t>
      </w:r>
      <w:r>
        <w:rPr>
          <w:sz w:val="14"/>
          <w:szCs w:val="14"/>
        </w:rPr>
        <w:t xml:space="preserve">  </w:t>
      </w:r>
      <w:r>
        <w:rPr>
          <w:sz w:val="14"/>
          <w:szCs w:val="14"/>
        </w:rPr>
        <w:tab/>
      </w:r>
      <w:proofErr w:type="gramEnd"/>
      <w:r>
        <w:t xml:space="preserve">Authenticated and </w:t>
      </w:r>
      <w:proofErr w:type="gramStart"/>
      <w:r>
        <w:t>unauthenticated</w:t>
      </w:r>
      <w:proofErr w:type="gramEnd"/>
      <w:r>
        <w:t xml:space="preserve"> database application vulnerability scans</w:t>
      </w:r>
    </w:p>
    <w:p w14:paraId="5DA97780" w14:textId="77777777" w:rsidR="006F2D47" w:rsidRDefault="006F2D47" w:rsidP="006F2D47">
      <w:pPr>
        <w:widowControl w:val="0"/>
        <w:ind w:left="144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Automated scans can be performed by Government personnel, or agents acting on behalf of the Government, using Government operated equipment, and Government specified tools.</w:t>
      </w:r>
    </w:p>
    <w:p w14:paraId="495A5313" w14:textId="77777777" w:rsidR="006F2D47" w:rsidRDefault="006F2D47" w:rsidP="006F2D47">
      <w:pPr>
        <w:widowControl w:val="0"/>
        <w:ind w:left="1440"/>
      </w:pPr>
      <w:r>
        <w:t xml:space="preserve"> </w:t>
      </w:r>
    </w:p>
    <w:p w14:paraId="2931D71F" w14:textId="77777777" w:rsidR="006F2D47" w:rsidRDefault="006F2D47" w:rsidP="006F2D47">
      <w:pPr>
        <w:widowControl w:val="0"/>
        <w:ind w:left="720"/>
      </w:pPr>
      <w:r>
        <w:t>(c) If new or unanticipated threats or hazards are discovered by either the Government or the contractor, or if existing safeguards have ceased to function, the discoverer shall immediately bring the situation to the attention of the other party.</w:t>
      </w:r>
    </w:p>
    <w:p w14:paraId="78168438" w14:textId="77777777" w:rsidR="006F2D47" w:rsidRDefault="006F2D47" w:rsidP="006F2D47">
      <w:pPr>
        <w:widowControl w:val="0"/>
        <w:ind w:left="720"/>
      </w:pPr>
      <w:r>
        <w:t xml:space="preserve"> </w:t>
      </w:r>
    </w:p>
    <w:p w14:paraId="12DB4EE2" w14:textId="77777777" w:rsidR="006F2D47" w:rsidRDefault="006F2D47" w:rsidP="006F2D47">
      <w:pPr>
        <w:widowControl w:val="0"/>
      </w:pPr>
      <w:r>
        <w:t>If the contractor chooses to run its own automated scans or audits, results from these scans may, at the Government’s discretion, be accepted in lieu of Government performed vulnerability scans. In these cases, scanning tools and their configuration shall be approved by the Government. In addition, the results of contractor-conducted scans shall be provided, in full, to the Government.</w:t>
      </w:r>
    </w:p>
    <w:p w14:paraId="026DF55E" w14:textId="77777777" w:rsidR="006F2D47" w:rsidRDefault="006F2D47" w:rsidP="006F2D47">
      <w:pPr>
        <w:widowControl w:val="0"/>
        <w:rPr>
          <w:b/>
          <w:bCs/>
        </w:rPr>
      </w:pPr>
      <w:r>
        <w:rPr>
          <w:b/>
          <w:bCs/>
        </w:rPr>
        <w:t xml:space="preserve"> </w:t>
      </w:r>
    </w:p>
    <w:p w14:paraId="4F6AD2A4" w14:textId="77777777" w:rsidR="006F2D47" w:rsidRDefault="006F2D47" w:rsidP="006F2D47">
      <w:pPr>
        <w:widowControl w:val="0"/>
        <w:rPr>
          <w:b/>
          <w:bCs/>
        </w:rPr>
      </w:pPr>
      <w:r>
        <w:rPr>
          <w:b/>
          <w:bCs/>
        </w:rPr>
        <w:t>SENSITIVE INFORMATION STORAGE</w:t>
      </w:r>
    </w:p>
    <w:p w14:paraId="501FBFF6" w14:textId="77777777" w:rsidR="006F2D47" w:rsidRDefault="006F2D47" w:rsidP="006F2D47">
      <w:pPr>
        <w:widowControl w:val="0"/>
      </w:pPr>
      <w:r>
        <w:t xml:space="preserve"> </w:t>
      </w:r>
    </w:p>
    <w:p w14:paraId="6D141DCD" w14:textId="77777777" w:rsidR="006F2D47" w:rsidRDefault="006F2D47" w:rsidP="006F2D47">
      <w:pPr>
        <w:widowControl w:val="0"/>
      </w:pPr>
      <w:r>
        <w:t>Sensitive But Unclassified (SBU) information, data, and/or equipment will only be disclosed to authorized personnel on a Need-To-Know basis. The contractor shall ensure that appropriate administrative, technical, and physical safeguards are established to ensure the security and confidentiality of this information, data, and/or equipment is properly protected. When no longer required, this information, data, and/or equipment will be returned to Government control, destroyed, or held until otherwise directed. Destruction of items shall be accomplished by following NIST Special Publication 800-88, Guidelines for Media Sanitization.</w:t>
      </w:r>
    </w:p>
    <w:p w14:paraId="37C82EB8" w14:textId="77777777" w:rsidR="006F2D47" w:rsidRDefault="006F2D47" w:rsidP="006F2D47">
      <w:pPr>
        <w:widowControl w:val="0"/>
      </w:pPr>
      <w:r>
        <w:t xml:space="preserve"> </w:t>
      </w:r>
    </w:p>
    <w:p w14:paraId="15B51C64" w14:textId="77777777" w:rsidR="006F2D47" w:rsidRDefault="006F2D47" w:rsidP="006F2D47">
      <w:pPr>
        <w:widowControl w:val="0"/>
      </w:pPr>
      <w:r>
        <w:t xml:space="preserve">The disposition of all data will be at the written direction of the </w:t>
      </w:r>
      <w:proofErr w:type="gramStart"/>
      <w:r>
        <w:t>COR,</w:t>
      </w:r>
      <w:proofErr w:type="gramEnd"/>
      <w:r>
        <w:t xml:space="preserve"> this may include documents returned to Government control; destroyed; or held as specified until otherwise directed. Items returned to the Government shall be hand carried or sent by certified mail to the COR.</w:t>
      </w:r>
    </w:p>
    <w:p w14:paraId="600EF01C" w14:textId="77777777" w:rsidR="006F2D47" w:rsidRDefault="006F2D47" w:rsidP="006F2D47">
      <w:pPr>
        <w:widowControl w:val="0"/>
        <w:rPr>
          <w:b/>
          <w:bCs/>
        </w:rPr>
      </w:pPr>
      <w:r>
        <w:rPr>
          <w:b/>
          <w:bCs/>
        </w:rPr>
        <w:t xml:space="preserve"> </w:t>
      </w:r>
    </w:p>
    <w:p w14:paraId="381E3C76" w14:textId="77777777" w:rsidR="006F2D47" w:rsidRDefault="006F2D47" w:rsidP="006F2D47">
      <w:pPr>
        <w:widowControl w:val="0"/>
        <w:rPr>
          <w:b/>
          <w:bCs/>
        </w:rPr>
      </w:pPr>
      <w:r>
        <w:rPr>
          <w:b/>
          <w:bCs/>
        </w:rPr>
        <w:t>PROTECTION OF INFORMATION</w:t>
      </w:r>
    </w:p>
    <w:p w14:paraId="7B024FFC" w14:textId="77777777" w:rsidR="006F2D47" w:rsidRDefault="006F2D47" w:rsidP="006F2D47">
      <w:pPr>
        <w:widowControl w:val="0"/>
      </w:pPr>
      <w:r>
        <w:t xml:space="preserve"> </w:t>
      </w:r>
    </w:p>
    <w:p w14:paraId="22C35D93" w14:textId="77777777" w:rsidR="006F2D47" w:rsidRDefault="006F2D47" w:rsidP="006F2D47">
      <w:pPr>
        <w:widowControl w:val="0"/>
      </w:pPr>
      <w:r>
        <w:t xml:space="preserve">The contractor shall be responsible for properly protecting all information used, gathered, or developed </w:t>
      </w:r>
      <w:proofErr w:type="gramStart"/>
      <w:r>
        <w:t>as a result of</w:t>
      </w:r>
      <w:proofErr w:type="gramEnd"/>
      <w:r>
        <w:t xml:space="preserve"> work under this Contract. The contractor </w:t>
      </w:r>
      <w:proofErr w:type="gramStart"/>
      <w:r>
        <w:t>shall</w:t>
      </w:r>
      <w:proofErr w:type="gramEnd"/>
      <w:r>
        <w:t xml:space="preserve"> also protect all Government data, equipment, etc. by treating the information as sensitive.  All information about the systems gathered or created under this Contract should be considered as SBU information. It is anticipated that this information will be gathered, created, and stored within the primary work location. If contractor personnel must remove any information from the primary work </w:t>
      </w:r>
      <w:proofErr w:type="gramStart"/>
      <w:r>
        <w:t>area</w:t>
      </w:r>
      <w:proofErr w:type="gramEnd"/>
      <w:r>
        <w:t xml:space="preserve"> they should protect it to the same extent they would their proprietary data and/or company trade secrets.  The use of any information that is subject to the Privacy Act will be utilized in full accordance with all rules of conduct as applicable to Privacy Act Information.</w:t>
      </w:r>
    </w:p>
    <w:p w14:paraId="3BE9A0F3" w14:textId="77777777" w:rsidR="006F2D47" w:rsidRDefault="006F2D47" w:rsidP="006F2D47">
      <w:pPr>
        <w:widowControl w:val="0"/>
      </w:pPr>
      <w:r>
        <w:t xml:space="preserve"> </w:t>
      </w:r>
    </w:p>
    <w:p w14:paraId="0CD06E3C" w14:textId="77777777" w:rsidR="006F2D47" w:rsidRDefault="006F2D47" w:rsidP="006F2D47">
      <w:pPr>
        <w:widowControl w:val="0"/>
      </w:pPr>
      <w:r>
        <w:t>The government will retain unrestricted rights to government data.  The ordering activity retains ownership of any user created/loaded data and applications hosted on contractor’s infrastructure, as well as maintains the right to request full copies of these at any time.</w:t>
      </w:r>
    </w:p>
    <w:p w14:paraId="3321B31D" w14:textId="77777777" w:rsidR="006F2D47" w:rsidRDefault="006F2D47" w:rsidP="006F2D47">
      <w:pPr>
        <w:widowControl w:val="0"/>
      </w:pPr>
      <w:r>
        <w:t xml:space="preserve"> </w:t>
      </w:r>
    </w:p>
    <w:p w14:paraId="2EE125AB" w14:textId="77777777" w:rsidR="006F2D47" w:rsidRDefault="006F2D47" w:rsidP="006F2D47">
      <w:pPr>
        <w:widowControl w:val="0"/>
      </w:pPr>
      <w:r>
        <w:t xml:space="preserve">The data that is processed and stored by the various applications within the network infrastructure contains financial data as well as personally identifiable information (PII).  This data and PII shall be protected against unauthorized access, disclosure or modification, theft, or destruction. The contractor </w:t>
      </w:r>
      <w:proofErr w:type="gramStart"/>
      <w:r>
        <w:t>shall</w:t>
      </w:r>
      <w:proofErr w:type="gramEnd"/>
      <w:r>
        <w:t xml:space="preserve"> ensure that the facilities that house the network infrastructure are physically secure.</w:t>
      </w:r>
    </w:p>
    <w:p w14:paraId="0E6EEB90" w14:textId="77777777" w:rsidR="006F2D47" w:rsidRDefault="006F2D47" w:rsidP="006F2D47">
      <w:pPr>
        <w:widowControl w:val="0"/>
      </w:pPr>
      <w:r>
        <w:t xml:space="preserve"> </w:t>
      </w:r>
    </w:p>
    <w:p w14:paraId="504FB001" w14:textId="77777777" w:rsidR="006F2D47" w:rsidRDefault="006F2D47" w:rsidP="006F2D47">
      <w:pPr>
        <w:widowControl w:val="0"/>
      </w:pPr>
      <w:r>
        <w:t xml:space="preserve">The data must be available to the Government upon request within one business day or within the timeframe specified </w:t>
      </w:r>
      <w:proofErr w:type="gramStart"/>
      <w:r>
        <w:t>otherwise, and</w:t>
      </w:r>
      <w:proofErr w:type="gramEnd"/>
      <w:r>
        <w:t xml:space="preserve"> shall not be used for any other purpose other than that specified herein.  The contractor shall provide requested data at no additional cost to the government.</w:t>
      </w:r>
    </w:p>
    <w:p w14:paraId="1C1FF526" w14:textId="77777777" w:rsidR="006F2D47" w:rsidRDefault="006F2D47" w:rsidP="006F2D47">
      <w:pPr>
        <w:widowControl w:val="0"/>
      </w:pPr>
      <w:r>
        <w:t xml:space="preserve"> </w:t>
      </w:r>
    </w:p>
    <w:p w14:paraId="110C8408" w14:textId="77777777" w:rsidR="006F2D47" w:rsidRDefault="006F2D47" w:rsidP="006F2D47">
      <w:pPr>
        <w:widowControl w:val="0"/>
      </w:pPr>
      <w:r>
        <w:t xml:space="preserve">No data shall be released by the contractor without the consent of the Government in writing. All requests for </w:t>
      </w:r>
      <w:r>
        <w:lastRenderedPageBreak/>
        <w:t>release must be submitted in writing to the COR/CO.</w:t>
      </w:r>
    </w:p>
    <w:p w14:paraId="2831D67D" w14:textId="77777777" w:rsidR="006F2D47" w:rsidRDefault="006F2D47" w:rsidP="006F2D47">
      <w:pPr>
        <w:widowControl w:val="0"/>
        <w:rPr>
          <w:b/>
          <w:bCs/>
        </w:rPr>
      </w:pPr>
      <w:r>
        <w:rPr>
          <w:b/>
          <w:bCs/>
        </w:rPr>
        <w:t xml:space="preserve"> </w:t>
      </w:r>
    </w:p>
    <w:p w14:paraId="1AFE3A00" w14:textId="77777777" w:rsidR="006F2D47" w:rsidRDefault="006F2D47" w:rsidP="006F2D47">
      <w:pPr>
        <w:widowControl w:val="0"/>
        <w:rPr>
          <w:b/>
          <w:bCs/>
        </w:rPr>
      </w:pPr>
      <w:r>
        <w:rPr>
          <w:b/>
          <w:bCs/>
        </w:rPr>
        <w:t>SECURITY CLASSIFICATION</w:t>
      </w:r>
    </w:p>
    <w:p w14:paraId="2603DB82" w14:textId="77777777" w:rsidR="006F2D47" w:rsidRDefault="006F2D47" w:rsidP="006F2D47">
      <w:pPr>
        <w:widowControl w:val="0"/>
      </w:pPr>
      <w:r>
        <w:t xml:space="preserve"> </w:t>
      </w:r>
    </w:p>
    <w:p w14:paraId="7D08C4F8" w14:textId="77777777" w:rsidR="006F2D47" w:rsidRDefault="006F2D47" w:rsidP="006F2D47">
      <w:pPr>
        <w:widowControl w:val="0"/>
      </w:pPr>
      <w:r>
        <w:t>The preparation of the deliverables in this Contract will be completed at a Sensitive but Unclassified level.</w:t>
      </w:r>
    </w:p>
    <w:p w14:paraId="54794784" w14:textId="77777777" w:rsidR="006F2D47" w:rsidRDefault="006F2D47" w:rsidP="006F2D47">
      <w:pPr>
        <w:widowControl w:val="0"/>
        <w:rPr>
          <w:b/>
          <w:bCs/>
        </w:rPr>
      </w:pPr>
      <w:r>
        <w:rPr>
          <w:b/>
          <w:bCs/>
        </w:rPr>
        <w:t xml:space="preserve"> </w:t>
      </w:r>
    </w:p>
    <w:p w14:paraId="4BB982AC" w14:textId="77777777" w:rsidR="006F2D47" w:rsidRDefault="006F2D47" w:rsidP="006F2D47">
      <w:pPr>
        <w:widowControl w:val="0"/>
        <w:rPr>
          <w:b/>
          <w:bCs/>
        </w:rPr>
      </w:pPr>
      <w:r>
        <w:rPr>
          <w:b/>
          <w:bCs/>
        </w:rPr>
        <w:t>CONFIDENTIALITY AND NONDISCLOSURE</w:t>
      </w:r>
    </w:p>
    <w:p w14:paraId="26D6D3A8" w14:textId="77777777" w:rsidR="006F2D47" w:rsidRDefault="006F2D47" w:rsidP="006F2D47">
      <w:pPr>
        <w:widowControl w:val="0"/>
      </w:pPr>
      <w:r>
        <w:t xml:space="preserve"> </w:t>
      </w:r>
    </w:p>
    <w:p w14:paraId="1A829F56" w14:textId="77777777" w:rsidR="006F2D47" w:rsidRDefault="006F2D47" w:rsidP="006F2D47">
      <w:pPr>
        <w:widowControl w:val="0"/>
      </w:pPr>
      <w:r>
        <w:t>The preliminary and final deliverables and all associated working papers and other material deemed relevant by the agency that have been generated by the contractor in the performance of this Contract, are the property of the U.S. Government and must be submitted to the COTR at the conclusion of the Contract. The U.S. Government has unlimited data rights to all deliverables and associated working papers and materials in accordance with FAR 52.227-14.</w:t>
      </w:r>
    </w:p>
    <w:p w14:paraId="20276EC6" w14:textId="77777777" w:rsidR="006F2D47" w:rsidRDefault="006F2D47" w:rsidP="006F2D47">
      <w:pPr>
        <w:widowControl w:val="0"/>
      </w:pPr>
      <w:r>
        <w:t xml:space="preserve"> </w:t>
      </w:r>
    </w:p>
    <w:p w14:paraId="23D1752D" w14:textId="77777777" w:rsidR="006F2D47" w:rsidRDefault="006F2D47" w:rsidP="006F2D47">
      <w:pPr>
        <w:widowControl w:val="0"/>
      </w:pPr>
      <w:r>
        <w:t xml:space="preserve">All documents produced for this project are the property of the U.S. Government and cannot be </w:t>
      </w:r>
      <w:proofErr w:type="gramStart"/>
      <w:r>
        <w:t>reproduced, or</w:t>
      </w:r>
      <w:proofErr w:type="gramEnd"/>
      <w:r>
        <w:t xml:space="preserve"> retained by the contractor. All appropriate project documentation will be given to the agency during and at the end of this Contract. The contractor shall not release any information without the written consent of the Contracting Officer.</w:t>
      </w:r>
    </w:p>
    <w:p w14:paraId="3589119F" w14:textId="77777777" w:rsidR="006F2D47" w:rsidRDefault="006F2D47" w:rsidP="006F2D47">
      <w:pPr>
        <w:widowControl w:val="0"/>
      </w:pPr>
      <w:r>
        <w:t xml:space="preserve"> </w:t>
      </w:r>
    </w:p>
    <w:p w14:paraId="6675C52B" w14:textId="77777777" w:rsidR="006F2D47" w:rsidRDefault="006F2D47" w:rsidP="006F2D47">
      <w:pPr>
        <w:widowControl w:val="0"/>
      </w:pPr>
      <w:r>
        <w:t xml:space="preserve">Personnel working on any of the </w:t>
      </w:r>
      <w:proofErr w:type="gramStart"/>
      <w:r>
        <w:t>described tasks</w:t>
      </w:r>
      <w:proofErr w:type="gramEnd"/>
      <w:r>
        <w:t xml:space="preserve"> may, at Government </w:t>
      </w:r>
      <w:proofErr w:type="gramStart"/>
      <w:r>
        <w:t>request</w:t>
      </w:r>
      <w:proofErr w:type="gramEnd"/>
      <w:r>
        <w:t xml:space="preserve"> be required to sign formal non-disclosure and/or conflict of interest agreements to guarantee the protection and integrity of Government information and documents.</w:t>
      </w:r>
    </w:p>
    <w:p w14:paraId="4F19FC9B" w14:textId="77777777" w:rsidR="006F2D47" w:rsidRDefault="006F2D47" w:rsidP="006F2D47">
      <w:pPr>
        <w:widowControl w:val="0"/>
      </w:pPr>
      <w:r>
        <w:t xml:space="preserve"> </w:t>
      </w:r>
    </w:p>
    <w:p w14:paraId="32FC950F" w14:textId="77777777" w:rsidR="006F2D47" w:rsidRDefault="006F2D47" w:rsidP="006F2D47">
      <w:pPr>
        <w:widowControl w:val="0"/>
      </w:pPr>
      <w:r>
        <w:t>Any information made available to the contractor by the Government shall be used only for the purpose of carrying out the provisions of this Contract and shall not be divulged or made known in any manner to any persons except as may be necessary in the performance of the Contract.  In performance of this Contract, the contractor assumes responsibility for protection of the confidentiality of Government records and shall ensure that all work performed by its subcontractors shall be under the supervision of the contractor or the contractor’s responsible employees. Each officer or employee of the contractor or any of its subcontractors to whom any Government record may be made available or disclosed shall be notified in writing by the contractor that information disclosed to such officer or employee can be used only for that purpose and to the extent authorized herein. Further disclosure of any such information, by any means, for a purpose or to an extent unauthorized herein, may subject the offender to criminal sanctions imposed by 18 U.S.C. §§ 1030.</w:t>
      </w:r>
    </w:p>
    <w:p w14:paraId="1EEF369E" w14:textId="77777777" w:rsidR="006F2D47" w:rsidRDefault="006F2D47" w:rsidP="006F2D47">
      <w:pPr>
        <w:widowControl w:val="0"/>
        <w:rPr>
          <w:b/>
          <w:bCs/>
        </w:rPr>
      </w:pPr>
      <w:r>
        <w:rPr>
          <w:b/>
          <w:bCs/>
        </w:rPr>
        <w:t xml:space="preserve"> </w:t>
      </w:r>
    </w:p>
    <w:p w14:paraId="5A0F20E4" w14:textId="77777777" w:rsidR="006F2D47" w:rsidRDefault="006F2D47" w:rsidP="006F2D47">
      <w:pPr>
        <w:widowControl w:val="0"/>
        <w:rPr>
          <w:b/>
          <w:bCs/>
        </w:rPr>
      </w:pPr>
      <w:r>
        <w:rPr>
          <w:b/>
          <w:bCs/>
        </w:rPr>
        <w:t>Security Requirements Section</w:t>
      </w:r>
    </w:p>
    <w:p w14:paraId="116DAE56" w14:textId="77777777" w:rsidR="006F2D47" w:rsidRDefault="006F2D47" w:rsidP="006F2D47">
      <w:pPr>
        <w:widowControl w:val="0"/>
        <w:rPr>
          <w:b/>
          <w:bCs/>
        </w:rPr>
      </w:pPr>
      <w:r>
        <w:rPr>
          <w:b/>
          <w:bCs/>
        </w:rPr>
        <w:t xml:space="preserve"> </w:t>
      </w:r>
    </w:p>
    <w:p w14:paraId="37C5D51C" w14:textId="77777777" w:rsidR="006F2D47" w:rsidRDefault="006F2D47" w:rsidP="006F2D47">
      <w:pPr>
        <w:widowControl w:val="0"/>
        <w:rPr>
          <w:b/>
          <w:bCs/>
        </w:rPr>
      </w:pPr>
      <w:r>
        <w:rPr>
          <w:b/>
          <w:bCs/>
        </w:rPr>
        <w:t>FedRAMP Security Requirements Overview:</w:t>
      </w:r>
    </w:p>
    <w:p w14:paraId="3B8D7208" w14:textId="77777777" w:rsidR="006F2D47" w:rsidRDefault="006F2D47" w:rsidP="006F2D47">
      <w:pPr>
        <w:widowControl w:val="0"/>
      </w:pPr>
      <w:r>
        <w:t xml:space="preserve"> </w:t>
      </w:r>
    </w:p>
    <w:p w14:paraId="3C5C7519" w14:textId="77777777" w:rsidR="006F2D47" w:rsidRDefault="006F2D47" w:rsidP="006F2D47">
      <w:pPr>
        <w:widowControl w:val="0"/>
      </w:pPr>
      <w:r>
        <w:t>The minimum requirements for low and moderate impact cloud systems are contained within the FedRAMP Cloud Computing Security Requirements Baseline.  The contractor and Federal Government Agency share responsibility to ensure compliance with security requirements.</w:t>
      </w:r>
    </w:p>
    <w:p w14:paraId="420511E7" w14:textId="77777777" w:rsidR="006F2D47" w:rsidRDefault="006F2D47" w:rsidP="006F2D47">
      <w:pPr>
        <w:widowControl w:val="0"/>
      </w:pPr>
      <w:r>
        <w:t>The implementation of a new Federal Government cloud system requires a formal process, known as Assessment and Authorization, which provides guidelines for performing the assessment.</w:t>
      </w:r>
    </w:p>
    <w:p w14:paraId="578CB23E" w14:textId="77777777" w:rsidR="006F2D47" w:rsidRDefault="006F2D47" w:rsidP="006F2D47">
      <w:pPr>
        <w:widowControl w:val="0"/>
        <w:rPr>
          <w:highlight w:val="yellow"/>
        </w:rPr>
      </w:pPr>
      <w:r>
        <w:rPr>
          <w:highlight w:val="yellow"/>
        </w:rPr>
        <w:t xml:space="preserve"> </w:t>
      </w:r>
    </w:p>
    <w:p w14:paraId="4B9EE0DF" w14:textId="77777777" w:rsidR="006F2D47" w:rsidRDefault="006F2D47" w:rsidP="006F2D47">
      <w:pPr>
        <w:widowControl w:val="0"/>
      </w:pPr>
      <w:r>
        <w:t>FedRAMP requires cloud service providers to utilize a Third-Party Assessment Organization (3PAO) to perform an assessment of the cloud service provider’s security controls to determine the extent to which security controls are implemented correctly, operate as intended, and produce the desired outcome with respect to meeting security requirements. The contractor shall bear the costs of utilizing a 3PAO.</w:t>
      </w:r>
    </w:p>
    <w:p w14:paraId="29259784" w14:textId="77777777" w:rsidR="006F2D47" w:rsidRDefault="006F2D47" w:rsidP="006F2D47">
      <w:pPr>
        <w:widowControl w:val="0"/>
      </w:pPr>
      <w:r>
        <w:t xml:space="preserve"> </w:t>
      </w:r>
    </w:p>
    <w:p w14:paraId="223267E4" w14:textId="77777777" w:rsidR="006F2D47" w:rsidRDefault="006F2D47" w:rsidP="006F2D47">
      <w:pPr>
        <w:widowControl w:val="0"/>
      </w:pPr>
      <w:r>
        <w:t xml:space="preserve">The FedRAMP PMO security staff will be available for consultation during the process. Both the FedRAMP PMO staff and JAB will review the results before issuing a Provisional Authorization decision. The </w:t>
      </w:r>
      <w:r>
        <w:lastRenderedPageBreak/>
        <w:t>Government reserves the right to verify the infrastructure and security test results before issuing an Authorization decision.</w:t>
      </w:r>
    </w:p>
    <w:p w14:paraId="02C84D81" w14:textId="77777777" w:rsidR="006F2D47" w:rsidRDefault="006F2D47" w:rsidP="006F2D47">
      <w:pPr>
        <w:widowControl w:val="0"/>
      </w:pPr>
      <w:r>
        <w:t xml:space="preserve"> </w:t>
      </w:r>
    </w:p>
    <w:p w14:paraId="5951FFC4" w14:textId="77777777" w:rsidR="006F2D47" w:rsidRDefault="006F2D47" w:rsidP="006F2D47">
      <w:pPr>
        <w:widowControl w:val="0"/>
      </w:pPr>
      <w:r>
        <w:t>Federal agencies will be able to leverage the provisional Authorization granted by FedRAMP and any documentation prepared by the contractor to issue their own authority to operate.</w:t>
      </w:r>
    </w:p>
    <w:p w14:paraId="39CDDAFF" w14:textId="77777777" w:rsidR="006F2D47" w:rsidRDefault="006F2D47" w:rsidP="006F2D47">
      <w:pPr>
        <w:widowControl w:val="0"/>
      </w:pPr>
      <w:r>
        <w:t xml:space="preserve"> </w:t>
      </w:r>
    </w:p>
    <w:p w14:paraId="29573C7C" w14:textId="77777777" w:rsidR="006F2D47" w:rsidRDefault="006F2D47" w:rsidP="006F2D47">
      <w:pPr>
        <w:widowControl w:val="0"/>
      </w:pPr>
      <w:r>
        <w:t>The contractor is advised to review the FedRAMP guidance documents (see references below) to determine the level of effort that will be necessary to complete the requirements. All FedRAMP documents and templates are available at http://FedRAMP.gov.</w:t>
      </w:r>
    </w:p>
    <w:p w14:paraId="12B81E57" w14:textId="77777777" w:rsidR="006F2D47" w:rsidRDefault="006F2D47" w:rsidP="006F2D47">
      <w:pPr>
        <w:widowControl w:val="0"/>
        <w:rPr>
          <w:b/>
          <w:bCs/>
        </w:rPr>
      </w:pPr>
      <w:r>
        <w:rPr>
          <w:b/>
          <w:bCs/>
        </w:rPr>
        <w:t xml:space="preserve"> </w:t>
      </w:r>
    </w:p>
    <w:p w14:paraId="3C70B969" w14:textId="77777777" w:rsidR="006F2D47" w:rsidRDefault="006F2D47" w:rsidP="006F2D47">
      <w:pPr>
        <w:widowControl w:val="0"/>
        <w:rPr>
          <w:b/>
          <w:bCs/>
        </w:rPr>
      </w:pPr>
      <w:r>
        <w:rPr>
          <w:b/>
          <w:bCs/>
        </w:rPr>
        <w:t>FedRAMP Security Compliance Requirements:</w:t>
      </w:r>
    </w:p>
    <w:p w14:paraId="4B85C7C3" w14:textId="77777777" w:rsidR="006F2D47" w:rsidRDefault="006F2D47" w:rsidP="006F2D47">
      <w:pPr>
        <w:widowControl w:val="0"/>
      </w:pPr>
      <w:r>
        <w:t xml:space="preserve"> </w:t>
      </w:r>
    </w:p>
    <w:p w14:paraId="664D5CC7" w14:textId="77777777" w:rsidR="006F2D47" w:rsidRDefault="006F2D47" w:rsidP="006F2D47">
      <w:pPr>
        <w:widowControl w:val="0"/>
      </w:pPr>
      <w:r>
        <w:t>The contractor shall implement the controls contained within the FedRAMP Cloud Computing Security Requirements Baseline and FedRAMP Continuous Monitoring Requirements for low and moderate impact system (as defined in FIPS 199). These documents define requirements for compliance to meet minimum Federal information security and privacy requirements for both low and moderate impact systems. While the FedRAMP baseline controls are based on NIST Special Publication 800-53, Revision 3, the Contract shall implement updated controls as released by NIST and directed to by NARA.</w:t>
      </w:r>
    </w:p>
    <w:p w14:paraId="40ED2F6F" w14:textId="77777777" w:rsidR="006F2D47" w:rsidRDefault="006F2D47" w:rsidP="006F2D47">
      <w:pPr>
        <w:widowControl w:val="0"/>
      </w:pPr>
      <w:r>
        <w:t xml:space="preserve"> </w:t>
      </w:r>
    </w:p>
    <w:p w14:paraId="664199CD" w14:textId="77777777" w:rsidR="006F2D47" w:rsidRDefault="006F2D47" w:rsidP="006F2D47">
      <w:pPr>
        <w:widowControl w:val="0"/>
      </w:pPr>
      <w:r>
        <w:t>The contractor shall generally, substantially, and in good faith follow FedRAMP guidelines and Security guidance. In situations where there are no procedural guides, the contractor shall use generally accepted industry best practices for IT security.</w:t>
      </w:r>
    </w:p>
    <w:p w14:paraId="7DB63D90" w14:textId="77777777" w:rsidR="006F2D47" w:rsidRDefault="006F2D47" w:rsidP="006F2D47">
      <w:pPr>
        <w:widowControl w:val="0"/>
        <w:rPr>
          <w:b/>
          <w:bCs/>
        </w:rPr>
      </w:pPr>
      <w:r>
        <w:rPr>
          <w:b/>
          <w:bCs/>
        </w:rPr>
        <w:t xml:space="preserve"> </w:t>
      </w:r>
    </w:p>
    <w:p w14:paraId="5364B353" w14:textId="77777777" w:rsidR="006F2D47" w:rsidRDefault="006F2D47" w:rsidP="006F2D47">
      <w:pPr>
        <w:widowControl w:val="0"/>
        <w:rPr>
          <w:b/>
          <w:bCs/>
        </w:rPr>
      </w:pPr>
      <w:r>
        <w:rPr>
          <w:b/>
          <w:bCs/>
        </w:rPr>
        <w:t>Required FedRAMP Policies and Regulations:</w:t>
      </w:r>
    </w:p>
    <w:p w14:paraId="59405449" w14:textId="77777777" w:rsidR="006F2D47" w:rsidRDefault="006F2D47" w:rsidP="006F2D47">
      <w:pPr>
        <w:widowControl w:val="0"/>
      </w:pPr>
      <w:r>
        <w:t xml:space="preserve"> </w:t>
      </w:r>
    </w:p>
    <w:p w14:paraId="13EE6C42" w14:textId="77777777" w:rsidR="006F2D47" w:rsidRDefault="006F2D47" w:rsidP="006F2D47">
      <w:pPr>
        <w:widowControl w:val="0"/>
      </w:pPr>
      <w:r>
        <w:t>OMB Memo Security Authorization of Information Systems in Cloud Computing Environments</w:t>
      </w:r>
    </w:p>
    <w:p w14:paraId="3CBBDD7E" w14:textId="77777777" w:rsidR="006F2D47" w:rsidRDefault="006F2D47" w:rsidP="006F2D47">
      <w:pPr>
        <w:widowControl w:val="0"/>
      </w:pPr>
      <w:r>
        <w:t xml:space="preserve"> </w:t>
      </w:r>
    </w:p>
    <w:p w14:paraId="0E2D097C" w14:textId="77777777" w:rsidR="006F2D47" w:rsidRDefault="006F2D47" w:rsidP="006F2D47">
      <w:pPr>
        <w:widowControl w:val="0"/>
        <w:rPr>
          <w:b/>
          <w:bCs/>
        </w:rPr>
      </w:pPr>
      <w:r>
        <w:rPr>
          <w:b/>
          <w:bCs/>
        </w:rPr>
        <w:t>Assessment and Authorization</w:t>
      </w:r>
    </w:p>
    <w:p w14:paraId="70D1A44C" w14:textId="77777777" w:rsidR="006F2D47" w:rsidRDefault="006F2D47" w:rsidP="006F2D47">
      <w:pPr>
        <w:widowControl w:val="0"/>
      </w:pPr>
      <w:r>
        <w:t xml:space="preserve"> </w:t>
      </w:r>
    </w:p>
    <w:p w14:paraId="3598F80A" w14:textId="77777777" w:rsidR="006F2D47" w:rsidRDefault="006F2D47" w:rsidP="006F2D47">
      <w:pPr>
        <w:widowControl w:val="0"/>
      </w:pPr>
      <w:r>
        <w:t>NARA may choose to cancel the Contract and terminate any outstanding orders if the contractor has its provisional authorization revoked and the deficiencies are greater than agency risk tolerance thresholds.</w:t>
      </w:r>
    </w:p>
    <w:p w14:paraId="487057FF" w14:textId="77777777" w:rsidR="006F2D47" w:rsidRDefault="006F2D47" w:rsidP="006F2D47">
      <w:pPr>
        <w:widowControl w:val="0"/>
        <w:rPr>
          <w:b/>
          <w:bCs/>
        </w:rPr>
      </w:pPr>
      <w:r>
        <w:rPr>
          <w:b/>
          <w:bCs/>
        </w:rPr>
        <w:t xml:space="preserve"> </w:t>
      </w:r>
    </w:p>
    <w:p w14:paraId="18ECAC9A" w14:textId="77777777" w:rsidR="006F2D47" w:rsidRDefault="006F2D47" w:rsidP="006F2D47">
      <w:pPr>
        <w:widowControl w:val="0"/>
        <w:rPr>
          <w:b/>
          <w:bCs/>
        </w:rPr>
      </w:pPr>
      <w:r>
        <w:rPr>
          <w:b/>
          <w:bCs/>
        </w:rPr>
        <w:t>Assessment of the System:</w:t>
      </w:r>
    </w:p>
    <w:p w14:paraId="4AA6570D" w14:textId="77777777" w:rsidR="006F2D47" w:rsidRDefault="006F2D47" w:rsidP="006F2D47">
      <w:pPr>
        <w:widowControl w:val="0"/>
      </w:pPr>
      <w:r>
        <w:t xml:space="preserve"> </w:t>
      </w:r>
    </w:p>
    <w:p w14:paraId="6A667605" w14:textId="77777777" w:rsidR="006F2D47" w:rsidRDefault="006F2D47" w:rsidP="006F2D47">
      <w:pPr>
        <w:widowControl w:val="0"/>
      </w:pPr>
      <w:r>
        <w:t xml:space="preserve">1.   The Contractor shall comply with FedRAMP requirements as mandated by Federal laws and policies, including making available any documentation, physical access, and logical access needed to support this requirement.  The Level of Effort for </w:t>
      </w:r>
      <w:proofErr w:type="gramStart"/>
      <w:r>
        <w:t>the Assessment</w:t>
      </w:r>
      <w:proofErr w:type="gramEnd"/>
      <w:r>
        <w:t xml:space="preserve"> and Authorization (A&amp;A) is based on </w:t>
      </w:r>
      <w:proofErr w:type="gramStart"/>
      <w:r>
        <w:t>the System’s</w:t>
      </w:r>
      <w:proofErr w:type="gramEnd"/>
      <w:r>
        <w:t xml:space="preserve"> National Institute of Standards and Technology (NIST) Federal Information Processing Standard (FIPS) Publication 199 categorization. The Contractor shall create, maintain and update the following documentation using FedRAMP requirements and templates, which are available at </w:t>
      </w:r>
      <w:proofErr w:type="gramStart"/>
      <w:r>
        <w:t>http://FedRAMP.gov :</w:t>
      </w:r>
      <w:proofErr w:type="gramEnd"/>
    </w:p>
    <w:p w14:paraId="77CA9805" w14:textId="77777777" w:rsidR="006F2D47" w:rsidRDefault="006F2D47" w:rsidP="006F2D47">
      <w:pPr>
        <w:widowControl w:val="0"/>
      </w:pPr>
      <w:r>
        <w:t xml:space="preserve"> </w:t>
      </w:r>
    </w:p>
    <w:p w14:paraId="323701D6" w14:textId="77777777" w:rsidR="006F2D47" w:rsidRDefault="006F2D47" w:rsidP="006F2D47">
      <w:pPr>
        <w:widowControl w:val="0"/>
        <w:ind w:left="72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Privacy Impact Assessment (PIA) FedRAMP Test Procedures and Results Security Assessment Report (SAR) System Security Plan (SSP)</w:t>
      </w:r>
    </w:p>
    <w:p w14:paraId="034E38B3" w14:textId="77777777" w:rsidR="006F2D47" w:rsidRDefault="006F2D47" w:rsidP="006F2D47">
      <w:pPr>
        <w:widowControl w:val="0"/>
        <w:ind w:left="72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IT System Contingency Plan (CP)</w:t>
      </w:r>
    </w:p>
    <w:p w14:paraId="6AE1E937" w14:textId="77777777" w:rsidR="006F2D47" w:rsidRDefault="006F2D47" w:rsidP="006F2D47">
      <w:pPr>
        <w:widowControl w:val="0"/>
        <w:ind w:left="72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IT System Contingency Plan (CP) Test Results Plan of Action and Milestones (POA&amp;M) Continuous Monitoring Plan (CMP)</w:t>
      </w:r>
    </w:p>
    <w:p w14:paraId="77BCDA0A" w14:textId="77777777" w:rsidR="006F2D47" w:rsidRDefault="006F2D47" w:rsidP="006F2D47">
      <w:pPr>
        <w:widowControl w:val="0"/>
        <w:ind w:left="72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FedRAMP Control Tailoring Workbook Control Implementation Summary Table Results of Penetration Testing</w:t>
      </w:r>
    </w:p>
    <w:p w14:paraId="2305BA87" w14:textId="77777777" w:rsidR="006F2D47" w:rsidRDefault="006F2D47" w:rsidP="006F2D47">
      <w:pPr>
        <w:widowControl w:val="0"/>
        <w:ind w:left="72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Software Code Review</w:t>
      </w:r>
    </w:p>
    <w:p w14:paraId="2DD1A17D" w14:textId="77777777" w:rsidR="006F2D47" w:rsidRDefault="006F2D47" w:rsidP="006F2D47">
      <w:pPr>
        <w:widowControl w:val="0"/>
        <w:ind w:left="720"/>
      </w:pPr>
      <w:proofErr w:type="gramStart"/>
      <w:r>
        <w:rPr>
          <w:rFonts w:ascii="Noto Sans Symbols" w:eastAsia="Noto Sans Symbols" w:hAnsi="Noto Sans Symbols" w:cs="Noto Sans Symbols"/>
        </w:rPr>
        <w:t>●</w:t>
      </w:r>
      <w:r>
        <w:rPr>
          <w:sz w:val="14"/>
          <w:szCs w:val="14"/>
        </w:rPr>
        <w:t xml:space="preserve">  </w:t>
      </w:r>
      <w:r>
        <w:rPr>
          <w:sz w:val="14"/>
          <w:szCs w:val="14"/>
        </w:rPr>
        <w:tab/>
      </w:r>
      <w:proofErr w:type="gramEnd"/>
      <w:r>
        <w:t>Interconnection Agreements/Service Level Agreements/Memorandum of Agreements</w:t>
      </w:r>
    </w:p>
    <w:p w14:paraId="5E2D0715" w14:textId="77777777" w:rsidR="006F2D47" w:rsidRDefault="006F2D47" w:rsidP="006F2D47">
      <w:pPr>
        <w:widowControl w:val="0"/>
      </w:pPr>
      <w:r>
        <w:lastRenderedPageBreak/>
        <w:t xml:space="preserve"> </w:t>
      </w:r>
    </w:p>
    <w:p w14:paraId="0075A632" w14:textId="77777777" w:rsidR="006F2D47" w:rsidRDefault="006F2D47" w:rsidP="006F2D47">
      <w:pPr>
        <w:widowControl w:val="0"/>
      </w:pPr>
      <w:r>
        <w:t>2.   Information systems must be assessed by an accredited 3PAO whenever there is a significant change to the system’s security posture in accordance with the FedRAMP Continuous Monitoring Plan.</w:t>
      </w:r>
    </w:p>
    <w:p w14:paraId="3C757F6A" w14:textId="77777777" w:rsidR="006F2D47" w:rsidRDefault="006F2D47" w:rsidP="006F2D47">
      <w:pPr>
        <w:widowControl w:val="0"/>
      </w:pPr>
      <w:r>
        <w:t xml:space="preserve"> </w:t>
      </w:r>
    </w:p>
    <w:p w14:paraId="02A5E8A5" w14:textId="77777777" w:rsidR="006F2D47" w:rsidRDefault="006F2D47" w:rsidP="006F2D47">
      <w:pPr>
        <w:widowControl w:val="0"/>
      </w:pPr>
      <w:r>
        <w:t>3.   The Government reserves the right to perform Penetration Testing. If the Government exercises this right, the contractor shall allow Government employees (or designated third parties) to conduct Security Assessment activities to include control reviews in accordance with FedRAMP requirements. Review activities include but are not limited to scanning operating systems, web applications, wireless scanning; network device scanning to include routers, switches, and firewall, and IDS/IPS; databases and other applicable systems, including general support structure, that support the processing, transportation, storage, or security of Government information for vulnerabilities.</w:t>
      </w:r>
    </w:p>
    <w:p w14:paraId="31DAA66F" w14:textId="77777777" w:rsidR="006F2D47" w:rsidRDefault="006F2D47" w:rsidP="006F2D47">
      <w:pPr>
        <w:widowControl w:val="0"/>
      </w:pPr>
      <w:r>
        <w:t xml:space="preserve"> </w:t>
      </w:r>
    </w:p>
    <w:p w14:paraId="2C2FB569" w14:textId="77777777" w:rsidR="006F2D47" w:rsidRDefault="006F2D47" w:rsidP="006F2D47">
      <w:pPr>
        <w:widowControl w:val="0"/>
      </w:pPr>
      <w:r>
        <w:t>4.   Identified gaps between required FedRAMP Security Control Baselines and Continuous</w:t>
      </w:r>
    </w:p>
    <w:p w14:paraId="3D4F59C2" w14:textId="77777777" w:rsidR="006F2D47" w:rsidRDefault="006F2D47" w:rsidP="006F2D47">
      <w:pPr>
        <w:widowControl w:val="0"/>
      </w:pPr>
      <w:r>
        <w:t xml:space="preserve"> </w:t>
      </w:r>
    </w:p>
    <w:p w14:paraId="28332E6F" w14:textId="77777777" w:rsidR="006F2D47" w:rsidRDefault="006F2D47" w:rsidP="006F2D47">
      <w:pPr>
        <w:widowControl w:val="0"/>
      </w:pPr>
      <w:r>
        <w:t xml:space="preserve">Monitoring controls and the contractor's implementation as documented in the Security Assessment Report shall be tracked by the contractor for mitigation in a Plan of Action and Milestones (POA&amp;M) document. Depending on the severity of the gaps, the Government may require them to be remediated before </w:t>
      </w:r>
      <w:proofErr w:type="gramStart"/>
      <w:r>
        <w:t>a provisional</w:t>
      </w:r>
      <w:proofErr w:type="gramEnd"/>
      <w:r>
        <w:t xml:space="preserve"> authorization is issued.</w:t>
      </w:r>
    </w:p>
    <w:p w14:paraId="4E8932B0" w14:textId="77777777" w:rsidR="006F2D47" w:rsidRDefault="006F2D47" w:rsidP="006F2D47">
      <w:pPr>
        <w:widowControl w:val="0"/>
      </w:pPr>
      <w:r>
        <w:t xml:space="preserve"> </w:t>
      </w:r>
    </w:p>
    <w:p w14:paraId="006A6607" w14:textId="77777777" w:rsidR="006F2D47" w:rsidRDefault="006F2D47" w:rsidP="006F2D47">
      <w:pPr>
        <w:widowControl w:val="0"/>
      </w:pPr>
      <w:r>
        <w:t xml:space="preserve">5.   The contractor is responsible for mitigating all security risks found during A&amp;A and continuous monitoring activities.  All high-risk vulnerabilities must be mitigated within 30 </w:t>
      </w:r>
      <w:proofErr w:type="gramStart"/>
      <w:r>
        <w:t>days</w:t>
      </w:r>
      <w:proofErr w:type="gramEnd"/>
      <w:r>
        <w:t xml:space="preserve"> and all moderate risk vulnerabilities must be mitigated within 30 days from the date vulnerabilities are formally identified.  The Government will determine the risk rating of vulnerabilities.</w:t>
      </w:r>
    </w:p>
    <w:p w14:paraId="0CD8D717" w14:textId="77777777" w:rsidR="006F2D47" w:rsidRDefault="006F2D47" w:rsidP="006F2D47">
      <w:pPr>
        <w:widowControl w:val="0"/>
        <w:rPr>
          <w:b/>
          <w:bCs/>
        </w:rPr>
      </w:pPr>
      <w:r>
        <w:rPr>
          <w:b/>
          <w:bCs/>
        </w:rPr>
        <w:t xml:space="preserve"> </w:t>
      </w:r>
    </w:p>
    <w:p w14:paraId="75C037D7" w14:textId="77777777" w:rsidR="006F2D47" w:rsidRDefault="006F2D47" w:rsidP="006F2D47">
      <w:pPr>
        <w:widowControl w:val="0"/>
        <w:rPr>
          <w:b/>
          <w:bCs/>
        </w:rPr>
      </w:pPr>
      <w:r>
        <w:rPr>
          <w:b/>
          <w:bCs/>
        </w:rPr>
        <w:t>Authorization of System:</w:t>
      </w:r>
    </w:p>
    <w:p w14:paraId="6A2B1812" w14:textId="77777777" w:rsidR="006F2D47" w:rsidRDefault="006F2D47" w:rsidP="006F2D47">
      <w:pPr>
        <w:widowControl w:val="0"/>
      </w:pPr>
      <w:r>
        <w:t xml:space="preserve"> </w:t>
      </w:r>
    </w:p>
    <w:p w14:paraId="12474E6C" w14:textId="77777777" w:rsidR="006F2D47" w:rsidRDefault="006F2D47" w:rsidP="006F2D47">
      <w:pPr>
        <w:widowControl w:val="0"/>
      </w:pPr>
      <w:r>
        <w:t xml:space="preserve">The contractor shall provide access to the Federal Government, or their designee acting as their agent, when requested, </w:t>
      </w:r>
      <w:proofErr w:type="gramStart"/>
      <w:r>
        <w:t>in order to</w:t>
      </w:r>
      <w:proofErr w:type="gramEnd"/>
      <w:r>
        <w:t xml:space="preserve"> verify compliance with the requirements for an Information Technology security program. The Government reserves the right to conduct </w:t>
      </w:r>
      <w:proofErr w:type="spellStart"/>
      <w:proofErr w:type="gramStart"/>
      <w:r>
        <w:t>on site</w:t>
      </w:r>
      <w:proofErr w:type="spellEnd"/>
      <w:proofErr w:type="gramEnd"/>
      <w:r>
        <w:t xml:space="preserve"> inspections. The contractor shall make appropriate personnel available for interviews and provide all necessary documentation during this review.</w:t>
      </w:r>
    </w:p>
    <w:p w14:paraId="54983D94" w14:textId="77777777" w:rsidR="006F2D47" w:rsidRDefault="006F2D47" w:rsidP="006F2D47">
      <w:pPr>
        <w:widowControl w:val="0"/>
        <w:rPr>
          <w:b/>
          <w:bCs/>
        </w:rPr>
      </w:pPr>
      <w:r>
        <w:rPr>
          <w:b/>
          <w:bCs/>
        </w:rPr>
        <w:t xml:space="preserve"> </w:t>
      </w:r>
    </w:p>
    <w:p w14:paraId="6F7F4761" w14:textId="77777777" w:rsidR="006F2D47" w:rsidRDefault="006F2D47" w:rsidP="006F2D47">
      <w:pPr>
        <w:widowControl w:val="0"/>
        <w:rPr>
          <w:b/>
          <w:bCs/>
        </w:rPr>
      </w:pPr>
      <w:r>
        <w:rPr>
          <w:b/>
          <w:bCs/>
        </w:rPr>
        <w:t>Reporting and Continuous Monitoring:</w:t>
      </w:r>
    </w:p>
    <w:p w14:paraId="00E254AB" w14:textId="77777777" w:rsidR="006F2D47" w:rsidRDefault="006F2D47" w:rsidP="006F2D47">
      <w:pPr>
        <w:widowControl w:val="0"/>
      </w:pPr>
      <w:r>
        <w:t xml:space="preserve"> </w:t>
      </w:r>
    </w:p>
    <w:p w14:paraId="05D6E47D" w14:textId="77777777" w:rsidR="006F2D47" w:rsidRDefault="006F2D47" w:rsidP="006F2D47">
      <w:pPr>
        <w:widowControl w:val="0"/>
      </w:pPr>
      <w:r>
        <w:t xml:space="preserve">Maintenance of the FedRAMP Provisional Authorization will be through continuous monitoring and periodic audit of the operational controls within a contractor’s system, environment, and processes to determine if the security controls in the information system continue to be effective over time </w:t>
      </w:r>
      <w:proofErr w:type="gramStart"/>
      <w:r>
        <w:t>in light of</w:t>
      </w:r>
      <w:proofErr w:type="gramEnd"/>
      <w:r>
        <w:t xml:space="preserve"> changes that occur in the system and environment. Through continuous monitoring, security controls and supporting deliverables are updated and submitted to the FedRAMP PMO as required by FedRAMP Requirements. The submitted deliverables (or lack thereof) provide a current understanding of the security state and risk posture of the information systems. The </w:t>
      </w:r>
      <w:proofErr w:type="gramStart"/>
      <w:r>
        <w:t>deliverables</w:t>
      </w:r>
      <w:proofErr w:type="gramEnd"/>
      <w:r>
        <w:t xml:space="preserve"> will allow the FedRAMP JAB to make credible risk-based decisions regarding the continued operations of the information systems and initiate appropriate responses as needed when changes occur. </w:t>
      </w:r>
      <w:proofErr w:type="gramStart"/>
      <w:r>
        <w:t>contractors</w:t>
      </w:r>
      <w:proofErr w:type="gramEnd"/>
      <w:r>
        <w:t xml:space="preserve"> will be required to provide updated deliverables and automated data feeds as defined in the FedRAMP Continuous Monitoring Plan.</w:t>
      </w:r>
    </w:p>
    <w:p w14:paraId="20084403" w14:textId="77777777" w:rsidR="006F2D47" w:rsidRDefault="006F2D47" w:rsidP="006F2D47">
      <w:pPr>
        <w:widowControl w:val="0"/>
        <w:rPr>
          <w:b/>
          <w:bCs/>
        </w:rPr>
      </w:pPr>
      <w:r>
        <w:rPr>
          <w:b/>
          <w:bCs/>
        </w:rPr>
        <w:t xml:space="preserve"> </w:t>
      </w:r>
    </w:p>
    <w:p w14:paraId="7825F9B1" w14:textId="77777777" w:rsidR="006F2D47" w:rsidRDefault="006F2D47" w:rsidP="006F2D47">
      <w:pPr>
        <w:widowControl w:val="0"/>
        <w:rPr>
          <w:b/>
          <w:bCs/>
        </w:rPr>
      </w:pPr>
      <w:r>
        <w:rPr>
          <w:b/>
          <w:bCs/>
        </w:rPr>
        <w:t>Additional Stipulations:</w:t>
      </w:r>
    </w:p>
    <w:p w14:paraId="63E8EA9B" w14:textId="77777777" w:rsidR="006F2D47" w:rsidRDefault="006F2D47" w:rsidP="006F2D47">
      <w:pPr>
        <w:widowControl w:val="0"/>
      </w:pPr>
      <w:r>
        <w:t xml:space="preserve"> </w:t>
      </w:r>
    </w:p>
    <w:p w14:paraId="797D22BB" w14:textId="77777777" w:rsidR="006F2D47" w:rsidRDefault="006F2D47" w:rsidP="006F2D47">
      <w:pPr>
        <w:widowControl w:val="0"/>
      </w:pPr>
      <w:r>
        <w:t xml:space="preserve">1.   The FedRAMP deliverables shall be labeled “CONTROLLED UNCLASSIFIED INFORMATION” (CUI) or contractor selected designation per document sensitivity. External transmission/dissemination of FOUO and CUI to or from a </w:t>
      </w:r>
      <w:proofErr w:type="gramStart"/>
      <w:r>
        <w:t>Government</w:t>
      </w:r>
      <w:proofErr w:type="gramEnd"/>
      <w:r>
        <w:t xml:space="preserve"> computer must be encrypted. Certified encryption modules must be used in accordance with FIPS PUB 140-2, “Security requirements for Cryptographic Modules.”</w:t>
      </w:r>
    </w:p>
    <w:p w14:paraId="50AA6BC0" w14:textId="77777777" w:rsidR="006F2D47" w:rsidRDefault="006F2D47" w:rsidP="006F2D47">
      <w:pPr>
        <w:widowControl w:val="0"/>
      </w:pPr>
      <w:r>
        <w:t xml:space="preserve"> </w:t>
      </w:r>
    </w:p>
    <w:p w14:paraId="34F47C7E" w14:textId="77777777" w:rsidR="006F2D47" w:rsidRDefault="006F2D47" w:rsidP="006F2D47">
      <w:pPr>
        <w:widowControl w:val="0"/>
      </w:pPr>
      <w:r>
        <w:lastRenderedPageBreak/>
        <w:t>2.   Federal Desktop Core Configuration &amp; US Government Configuration Baseline: The contractor shall certify applications are fully functional and operate correctly as intended on systems using the Federal Desktop Core Configuration (FDCC) and US Government Configuration Baseline (USGCB). The standard installation, operation, maintenance, updates, and/or patching of software shall not alter the configuration settings from the approved FDCC/USGCB configuration. Offerings that require installation should follow OMB memorandum 07-18. Applications designed for normal end users shall run in the standard user context without elevated system administration privileges. The contractor shall use Security Content Automation Protocol (SCAP) validated tools with FDCC/USGCB Scanner capability to certify their products operate correctly with FDCC/USGCB configurations and do not alter FDCC/USGCB settings.</w:t>
      </w:r>
    </w:p>
    <w:p w14:paraId="2258BC27" w14:textId="77777777" w:rsidR="006F2D47" w:rsidRDefault="006F2D47" w:rsidP="006F2D47">
      <w:pPr>
        <w:widowControl w:val="0"/>
      </w:pPr>
      <w:r>
        <w:t xml:space="preserve"> </w:t>
      </w:r>
    </w:p>
    <w:p w14:paraId="4136D77E" w14:textId="77777777" w:rsidR="006F2D47" w:rsidRDefault="006F2D47" w:rsidP="006F2D47">
      <w:pPr>
        <w:widowControl w:val="0"/>
      </w:pPr>
      <w:r>
        <w:t>3.   As prescribed in the Federal Acquisition Regulation (FAR) Part 24.104, if the system involves the design, development, or operation of a system of records on individuals, the contractor shall implement requirements in FAR clause 52.224-1, “Privacy Act Notification” and FAR clause 52.224-2, “Privacy Act.”</w:t>
      </w:r>
    </w:p>
    <w:p w14:paraId="6FF5E6DF" w14:textId="77777777" w:rsidR="006F2D47" w:rsidRDefault="006F2D47" w:rsidP="006F2D47">
      <w:pPr>
        <w:widowControl w:val="0"/>
      </w:pPr>
      <w:r>
        <w:t xml:space="preserve"> </w:t>
      </w:r>
    </w:p>
    <w:p w14:paraId="47A6DAA5" w14:textId="77777777" w:rsidR="006F2D47" w:rsidRDefault="006F2D47" w:rsidP="006F2D47">
      <w:pPr>
        <w:widowControl w:val="0"/>
      </w:pPr>
      <w:r>
        <w:t>4.   The contractor shall cooperate in good faith in defining non-disclosure agreements that other third parties must sign when acting as the Federal government’s agent.</w:t>
      </w:r>
    </w:p>
    <w:p w14:paraId="671EB97D" w14:textId="77777777" w:rsidR="006F2D47" w:rsidRDefault="006F2D47" w:rsidP="006F2D47">
      <w:pPr>
        <w:widowControl w:val="0"/>
      </w:pPr>
      <w:r>
        <w:t xml:space="preserve"> </w:t>
      </w:r>
    </w:p>
    <w:p w14:paraId="20BEF08A" w14:textId="77777777" w:rsidR="006F2D47" w:rsidRDefault="006F2D47" w:rsidP="006F2D47">
      <w:pPr>
        <w:widowControl w:val="0"/>
      </w:pPr>
      <w:r>
        <w:t>References:</w:t>
      </w:r>
    </w:p>
    <w:p w14:paraId="581EA8D6" w14:textId="77777777" w:rsidR="006F2D47" w:rsidRDefault="006F2D47" w:rsidP="006F2D47">
      <w:pPr>
        <w:widowControl w:val="0"/>
      </w:pPr>
      <w:r>
        <w:t xml:space="preserve"> </w:t>
      </w:r>
    </w:p>
    <w:p w14:paraId="2B3FF741" w14:textId="77777777" w:rsidR="006F2D47" w:rsidRDefault="006F2D47" w:rsidP="006F2D47">
      <w:pPr>
        <w:widowControl w:val="0"/>
      </w:pPr>
      <w:r>
        <w:tab/>
        <w:t>FedRAMP Cloud Computing Security Requirements Baseline http://www.gsa.gov/graphics/staffoffices/FedRAMP_Security_Controls_Final.zip</w:t>
      </w:r>
    </w:p>
    <w:p w14:paraId="4FFD4677" w14:textId="77777777" w:rsidR="006F2D47" w:rsidRDefault="006F2D47" w:rsidP="006F2D47">
      <w:pPr>
        <w:widowControl w:val="0"/>
      </w:pPr>
      <w:r>
        <w:t xml:space="preserve"> </w:t>
      </w:r>
    </w:p>
    <w:p w14:paraId="42851281" w14:textId="77777777" w:rsidR="006F2D47" w:rsidRDefault="006F2D47" w:rsidP="006F2D47">
      <w:pPr>
        <w:widowControl w:val="0"/>
      </w:pPr>
      <w:r>
        <w:t xml:space="preserve">   FedRAMP Concept of Operations http://www.gsa.gov/graphics/staffoffices/FedRAMP_Security_Controls_Final.zip</w:t>
      </w:r>
    </w:p>
    <w:p w14:paraId="0623BF73" w14:textId="77777777" w:rsidR="006F2D47" w:rsidRDefault="006F2D47" w:rsidP="006F2D47">
      <w:pPr>
        <w:widowControl w:val="0"/>
      </w:pPr>
      <w:r>
        <w:t xml:space="preserve"> </w:t>
      </w:r>
    </w:p>
    <w:p w14:paraId="2474576D" w14:textId="77777777" w:rsidR="006F2D47" w:rsidRDefault="006F2D47" w:rsidP="006F2D47">
      <w:pPr>
        <w:widowControl w:val="0"/>
      </w:pPr>
      <w:r>
        <w:tab/>
        <w:t>FedRAMP Templates</w:t>
      </w:r>
    </w:p>
    <w:p w14:paraId="1E4AB05D" w14:textId="77777777" w:rsidR="006F2D47" w:rsidRDefault="006F2D47" w:rsidP="006F2D47">
      <w:pPr>
        <w:widowControl w:val="0"/>
      </w:pPr>
      <w:r>
        <w:t>http://www.gsa.gov/graphics/staffoffices/Updated_Templates_Final.zip</w:t>
      </w:r>
    </w:p>
    <w:p w14:paraId="325CA95E" w14:textId="77777777" w:rsidR="006F2D47" w:rsidRDefault="006F2D47" w:rsidP="006F2D47">
      <w:pPr>
        <w:widowControl w:val="0"/>
      </w:pPr>
    </w:p>
    <w:p w14:paraId="27DA3CDD" w14:textId="77777777" w:rsidR="006F2D47" w:rsidRDefault="006F2D47" w:rsidP="006F2D47">
      <w:pPr>
        <w:widowControl w:val="0"/>
      </w:pPr>
      <w:r>
        <w:br w:type="page"/>
      </w:r>
    </w:p>
    <w:p w14:paraId="7A5DA939" w14:textId="77777777" w:rsidR="006F2D47" w:rsidRDefault="006F2D47" w:rsidP="006F2D47">
      <w:pPr>
        <w:widowControl w:val="0"/>
        <w:jc w:val="center"/>
        <w:rPr>
          <w:b/>
          <w:bCs/>
        </w:rPr>
      </w:pPr>
      <w:r>
        <w:rPr>
          <w:b/>
          <w:bCs/>
        </w:rPr>
        <w:lastRenderedPageBreak/>
        <w:t>ATTACHMENT 10</w:t>
      </w:r>
    </w:p>
    <w:p w14:paraId="7631DFB9" w14:textId="77777777" w:rsidR="006F2D47" w:rsidRDefault="006F2D47" w:rsidP="006F2D47">
      <w:pPr>
        <w:widowControl w:val="0"/>
        <w:jc w:val="center"/>
        <w:rPr>
          <w:b/>
          <w:bCs/>
        </w:rPr>
      </w:pPr>
      <w:r>
        <w:rPr>
          <w:b/>
          <w:bCs/>
        </w:rPr>
        <w:t>QUOTATION SUBMISSION INSTRUCTIONS</w:t>
      </w:r>
    </w:p>
    <w:p w14:paraId="7260AB53" w14:textId="77777777" w:rsidR="006F2D47" w:rsidRDefault="006F2D47" w:rsidP="006F2D47"/>
    <w:p w14:paraId="01997762" w14:textId="77777777" w:rsidR="006F2D47" w:rsidRDefault="006F2D47" w:rsidP="006F2D47"/>
    <w:p w14:paraId="77859130" w14:textId="77777777" w:rsidR="006F2D47" w:rsidRDefault="006F2D47" w:rsidP="006F2D47">
      <w:r>
        <w:t xml:space="preserve">The National Archives and Records Administration (NARA) requires contractors to provide a written quotation to NARA officials for the </w:t>
      </w:r>
      <w:proofErr w:type="gramStart"/>
      <w:r>
        <w:t>purposes</w:t>
      </w:r>
      <w:proofErr w:type="gramEnd"/>
      <w:r>
        <w:t xml:space="preserve"> of assuring that the prospective Contractor fully understands the scope of this contract and has the capability to complete all requirements in the Performance Work Statement (PWS). NARA intends to issue a fixed price contract based on initial quotations.</w:t>
      </w:r>
    </w:p>
    <w:p w14:paraId="5A1FCD2E" w14:textId="77777777" w:rsidR="006F2D47" w:rsidRDefault="006F2D47" w:rsidP="006F2D47">
      <w:r>
        <w:t xml:space="preserve"> </w:t>
      </w:r>
    </w:p>
    <w:p w14:paraId="110F54ED" w14:textId="77777777" w:rsidR="006F2D47" w:rsidRDefault="006F2D47" w:rsidP="006F2D47">
      <w:r>
        <w:rPr>
          <w:b/>
          <w:bCs/>
        </w:rPr>
        <w:t>1. Content of the Technical Quotation</w:t>
      </w:r>
      <w:r>
        <w:t>.  The Contractor’s technical quotation to the Government must demonstrate the Contractor’s product(s), technical understanding and approach, management and quality control, and relevant past performance. The purpose of the technical quotation is to enable the Government to assess and determine the soundness of each contractor’s capabilities in accordance with the Evaluation Factors for Award contained in Attachment 11, Evaluation Factors for Award</w:t>
      </w:r>
      <w:r>
        <w:rPr>
          <w:i/>
          <w:iCs/>
        </w:rPr>
        <w:t xml:space="preserve">. </w:t>
      </w:r>
      <w:r>
        <w:t>As such, it is in the Contractor’s interest to refrain from using statements such as “the Contractor understands”, “the Contractor can and will comply with the requirements”, “standard procedures will be used”, “well known techniques will be used”, or statements that paraphrase/re-state the PWS in whole or in part. The technical quotation must not include any price or cost information. However, resource information such as data concerning labor categories, hours, material, and subcontracts must be contained in the quotation so that the contractor’s understanding of the PWS can be evaluated in accordance with the Evaluation Factors for Award contained in Attachment 11.</w:t>
      </w:r>
    </w:p>
    <w:p w14:paraId="1439BB34" w14:textId="77777777" w:rsidR="006F2D47" w:rsidRDefault="006F2D47" w:rsidP="006F2D47">
      <w:r>
        <w:t xml:space="preserve"> </w:t>
      </w:r>
    </w:p>
    <w:p w14:paraId="05CF68BA" w14:textId="77777777" w:rsidR="006F2D47" w:rsidRDefault="006F2D47" w:rsidP="006F2D47">
      <w:r>
        <w:rPr>
          <w:b/>
          <w:bCs/>
        </w:rPr>
        <w:t>a.</w:t>
      </w:r>
      <w:r>
        <w:t xml:space="preserve"> </w:t>
      </w:r>
      <w:r>
        <w:rPr>
          <w:b/>
          <w:bCs/>
        </w:rPr>
        <w:t xml:space="preserve">Product Demonstration Video. </w:t>
      </w:r>
      <w:r>
        <w:t>Contractors must submit a product demonstration in accordance with Attachment 12, Product Demonstration Instructions, electronically, in an .mp4 format. The total length of the video demonstrations shall not exceed 45 minutes.</w:t>
      </w:r>
    </w:p>
    <w:p w14:paraId="00F148D8" w14:textId="77777777" w:rsidR="006F2D47" w:rsidRDefault="006F2D47" w:rsidP="006F2D47">
      <w:r>
        <w:t xml:space="preserve"> </w:t>
      </w:r>
    </w:p>
    <w:p w14:paraId="43842C75" w14:textId="77777777" w:rsidR="006F2D47" w:rsidRDefault="006F2D47" w:rsidP="006F2D47">
      <w:r>
        <w:rPr>
          <w:b/>
          <w:bCs/>
        </w:rPr>
        <w:t xml:space="preserve">b. Technical Understanding and Approach (Volume I). </w:t>
      </w:r>
      <w:r>
        <w:t>Contractors must submit:</w:t>
      </w:r>
    </w:p>
    <w:p w14:paraId="40AA61DE" w14:textId="77777777" w:rsidR="006F2D47" w:rsidRDefault="006F2D47" w:rsidP="006F2D47">
      <w:r>
        <w:t xml:space="preserve"> </w:t>
      </w:r>
    </w:p>
    <w:p w14:paraId="63794D06" w14:textId="77777777" w:rsidR="006F2D47" w:rsidRDefault="006F2D47" w:rsidP="006F2D47">
      <w:pPr>
        <w:ind w:firstLine="720"/>
      </w:pPr>
      <w:proofErr w:type="spellStart"/>
      <w:r>
        <w:rPr>
          <w:b/>
          <w:bCs/>
        </w:rPr>
        <w:t>i</w:t>
      </w:r>
      <w:proofErr w:type="spellEnd"/>
      <w:r>
        <w:rPr>
          <w:b/>
          <w:bCs/>
        </w:rPr>
        <w:t>.</w:t>
      </w:r>
      <w:r>
        <w:t xml:space="preserve"> A written response with information to demonstrate its technical understanding of and approach to all requirements in the PWS within no more than 25 pages at 11-point Times New Roman font. The following items are excluded from the page limit: cover letter, table of contents, and the documents required by Attachment 10, paragraphs 1(b)(ii) – 1(b)(iv), 1(c)(</w:t>
      </w:r>
      <w:proofErr w:type="spellStart"/>
      <w:r>
        <w:t>i</w:t>
      </w:r>
      <w:proofErr w:type="spellEnd"/>
      <w:r>
        <w:t>), and 1c(ii</w:t>
      </w:r>
      <w:proofErr w:type="gramStart"/>
      <w:r>
        <w:t>);</w:t>
      </w:r>
      <w:proofErr w:type="gramEnd"/>
    </w:p>
    <w:p w14:paraId="3F8CD50B" w14:textId="77777777" w:rsidR="006F2D47" w:rsidRDefault="006F2D47" w:rsidP="006F2D47">
      <w:r>
        <w:t xml:space="preserve"> </w:t>
      </w:r>
    </w:p>
    <w:p w14:paraId="18D5D620" w14:textId="77777777" w:rsidR="006F2D47" w:rsidRDefault="006F2D47" w:rsidP="006F2D47">
      <w:pPr>
        <w:ind w:firstLine="720"/>
      </w:pPr>
      <w:r>
        <w:rPr>
          <w:b/>
          <w:bCs/>
        </w:rPr>
        <w:t xml:space="preserve">ii. </w:t>
      </w:r>
      <w:r>
        <w:t xml:space="preserve">A completed copy of PWS Attachment 1, RVTM Contractor Technical Response Worksheet FINAL. Contractors must, for each requirement listed therein, mark the appropriate box next to the requirement which indicates how the functionality is provided by the product and when that functionality is or will be available. The “Legend” tab contains definitions for use in completion of this sheet. Additionally, Contractors may use the “Notes” column to provide </w:t>
      </w:r>
      <w:r>
        <w:rPr>
          <w:u w:val="single"/>
        </w:rPr>
        <w:t>brief</w:t>
      </w:r>
      <w:r>
        <w:t xml:space="preserve"> explanations, where </w:t>
      </w:r>
      <w:proofErr w:type="gramStart"/>
      <w:r>
        <w:t>applicable;</w:t>
      </w:r>
      <w:proofErr w:type="gramEnd"/>
    </w:p>
    <w:p w14:paraId="5E8435E8" w14:textId="77777777" w:rsidR="006F2D47" w:rsidRDefault="006F2D47" w:rsidP="006F2D47">
      <w:r>
        <w:t xml:space="preserve"> </w:t>
      </w:r>
    </w:p>
    <w:p w14:paraId="1114EC89" w14:textId="77777777" w:rsidR="006F2D47" w:rsidRDefault="006F2D47" w:rsidP="006F2D47">
      <w:pPr>
        <w:ind w:firstLine="720"/>
      </w:pPr>
      <w:r w:rsidRPr="00835B1F">
        <w:rPr>
          <w:b/>
          <w:bCs/>
          <w:highlight w:val="yellow"/>
        </w:rPr>
        <w:t>iii.</w:t>
      </w:r>
      <w:r w:rsidRPr="00835B1F">
        <w:rPr>
          <w:highlight w:val="yellow"/>
        </w:rPr>
        <w:t xml:space="preserve"> A completed </w:t>
      </w:r>
      <w:ins w:id="13" w:author="Kevin Monahan" w:date="2026-01-21T08:39:00Z">
        <w:r w:rsidRPr="00835B1F">
          <w:rPr>
            <w:highlight w:val="yellow"/>
          </w:rPr>
          <w:t>Accessibility Conformance Report (ACR) for each commercially available Information and Communication Technology (ICT) item offered through this contract using the Voluntary Product Accessibility Template</w:t>
        </w:r>
      </w:ins>
      <w:ins w:id="14" w:author="Kevin Monahan" w:date="2026-01-21T08:39:00Z" w16du:dateUtc="2026-01-21T13:39:00Z">
        <w:r w:rsidRPr="00835B1F">
          <w:rPr>
            <w:highlight w:val="yellow"/>
          </w:rPr>
          <w:t>.</w:t>
        </w:r>
      </w:ins>
      <w:ins w:id="15" w:author="Kevin Monahan" w:date="2026-01-21T08:47:00Z" w16du:dateUtc="2026-01-21T13:47:00Z">
        <w:r w:rsidRPr="00835B1F">
          <w:rPr>
            <w:highlight w:val="yellow"/>
          </w:rPr>
          <w:t xml:space="preserve"> </w:t>
        </w:r>
      </w:ins>
      <w:ins w:id="16" w:author="Kevin Monahan" w:date="2026-01-21T08:47:00Z">
        <w:r w:rsidRPr="00835B1F">
          <w:rPr>
            <w:highlight w:val="yellow"/>
          </w:rPr>
          <w:t xml:space="preserve">Complete each ACR in accordance with the instructions provided in the </w:t>
        </w:r>
      </w:ins>
      <w:ins w:id="17" w:author="Kevin Monahan" w:date="2026-01-21T08:48:00Z" w16du:dateUtc="2026-01-21T13:48:00Z">
        <w:r w:rsidRPr="00835B1F">
          <w:rPr>
            <w:highlight w:val="yellow"/>
          </w:rPr>
          <w:t xml:space="preserve">most recent </w:t>
        </w:r>
      </w:ins>
      <w:ins w:id="18" w:author="Kevin Monahan" w:date="2026-01-21T08:47:00Z">
        <w:r w:rsidRPr="00835B1F">
          <w:rPr>
            <w:highlight w:val="yellow"/>
          </w:rPr>
          <w:t xml:space="preserve">VPAT template. Each ACR must address the applicable Section 508 requirements referenced in </w:t>
        </w:r>
        <w:proofErr w:type="gramStart"/>
        <w:r w:rsidRPr="00835B1F">
          <w:rPr>
            <w:highlight w:val="yellow"/>
          </w:rPr>
          <w:t>the PWS</w:t>
        </w:r>
      </w:ins>
      <w:proofErr w:type="gramEnd"/>
      <w:ins w:id="19" w:author="Kevin Monahan" w:date="2026-01-21T08:48:00Z" w16du:dateUtc="2026-01-21T13:48:00Z">
        <w:r w:rsidRPr="00835B1F">
          <w:rPr>
            <w:highlight w:val="yellow"/>
          </w:rPr>
          <w:t>, Section 4.0</w:t>
        </w:r>
      </w:ins>
      <w:ins w:id="20" w:author="Kevin Monahan" w:date="2026-01-21T08:47:00Z">
        <w:r w:rsidRPr="00835B1F">
          <w:rPr>
            <w:highlight w:val="yellow"/>
          </w:rPr>
          <w:t xml:space="preserve">. </w:t>
        </w:r>
      </w:ins>
      <w:del w:id="21" w:author="Kevin Monahan" w:date="2026-01-21T08:39:00Z" w16du:dateUtc="2026-01-21T13:39:00Z">
        <w:r w:rsidRPr="00835B1F" w:rsidDel="00ED1EEB">
          <w:rPr>
            <w:highlight w:val="yellow"/>
          </w:rPr>
          <w:delText>copy of the contractor’s Voluntary Product Accessibility Template responsive to PWS Appendix 12, Accessibility Requirements Tool</w:delText>
        </w:r>
        <w:r w:rsidRPr="00835B1F" w:rsidDel="00ED1EEB">
          <w:rPr>
            <w:color w:val="222222"/>
            <w:highlight w:val="yellow"/>
          </w:rPr>
          <w:delText xml:space="preserve"> – Ticketing Requirements</w:delText>
        </w:r>
        <w:r w:rsidRPr="00835B1F" w:rsidDel="00ED1EEB">
          <w:rPr>
            <w:highlight w:val="yellow"/>
          </w:rPr>
          <w:delText>; and</w:delText>
        </w:r>
      </w:del>
    </w:p>
    <w:p w14:paraId="6AC302C8" w14:textId="77777777" w:rsidR="006F2D47" w:rsidRDefault="006F2D47" w:rsidP="006F2D47">
      <w:r>
        <w:t xml:space="preserve"> </w:t>
      </w:r>
    </w:p>
    <w:p w14:paraId="564EA9A4" w14:textId="77777777" w:rsidR="006F2D47" w:rsidRDefault="006F2D47" w:rsidP="006F2D47">
      <w:pPr>
        <w:ind w:firstLine="720"/>
      </w:pPr>
      <w:r>
        <w:rPr>
          <w:b/>
          <w:bCs/>
        </w:rPr>
        <w:t>iv.</w:t>
      </w:r>
      <w:r>
        <w:t xml:space="preserve">  NARA requires that all services be purchased from “Cloud Service Provider (CSP) Authorized/Certified contractors only”. Prior to contract award, the presumptive successful contractor shall submit proof of authorization and software support from the CSP including verification that all CSP services are certified authentic must be in the form of a letter by an authorized CSP official. It is the Contractor’s responsibility to ensure that NARA is not </w:t>
      </w:r>
      <w:proofErr w:type="gramStart"/>
      <w:r>
        <w:t>provided</w:t>
      </w:r>
      <w:proofErr w:type="gramEnd"/>
      <w:r>
        <w:t xml:space="preserve"> counterfeit services. Unauthorized resellers/servicers of CSP services quoted will not be considered for award. </w:t>
      </w:r>
      <w:proofErr w:type="gramStart"/>
      <w:r>
        <w:t>In the event that</w:t>
      </w:r>
      <w:proofErr w:type="gramEnd"/>
      <w:r>
        <w:t xml:space="preserve"> such information technology services are </w:t>
      </w:r>
      <w:r>
        <w:lastRenderedPageBreak/>
        <w:t xml:space="preserve">determined to be counterfeit, NARA will seek all available legal remedies, including criminal prosecution. A counterfeit information technology product means any item of information technology, including hardware and software that is an unauthorized copy, replica, or substitute. NARA will verify with the CSP that the contractor is a current authorized reseller/servicer for the products specified herein. Any issues with the information provided by the CSP to the Government about the grey market status of the items must be addressed by the contractor to the CSP. </w:t>
      </w:r>
    </w:p>
    <w:p w14:paraId="22CEE381" w14:textId="77777777" w:rsidR="006F2D47" w:rsidRDefault="006F2D47" w:rsidP="006F2D47"/>
    <w:p w14:paraId="75FA870E" w14:textId="77777777" w:rsidR="006F2D47" w:rsidRDefault="006F2D47" w:rsidP="006F2D47">
      <w:pPr>
        <w:ind w:firstLine="720"/>
      </w:pPr>
      <w:r>
        <w:rPr>
          <w:b/>
          <w:bCs/>
        </w:rPr>
        <w:t xml:space="preserve">v.  </w:t>
      </w:r>
      <w:r>
        <w:t xml:space="preserve">It is the Contractor's responsibility to ensure that NARA </w:t>
      </w:r>
      <w:proofErr w:type="gramStart"/>
      <w:r>
        <w:t>is not provided</w:t>
      </w:r>
      <w:proofErr w:type="gramEnd"/>
      <w:r>
        <w:t xml:space="preserve"> counterfeit or grey (gray) market products. </w:t>
      </w:r>
      <w:proofErr w:type="gramStart"/>
      <w:r>
        <w:t>In the event that</w:t>
      </w:r>
      <w:proofErr w:type="gramEnd"/>
      <w:r>
        <w:t xml:space="preserve"> such information technology (IT) products are determined to be counterfeit or grey (gray) market, NARA will seek all available legal remedies including criminal prosecution. Counterfeit information </w:t>
      </w:r>
      <w:proofErr w:type="gramStart"/>
      <w:r>
        <w:t>technology product</w:t>
      </w:r>
      <w:proofErr w:type="gramEnd"/>
      <w:r>
        <w:t xml:space="preserve"> means any item of IT, including hardware and software that is an unauthorized copy, replica, or substitute. As a result, manufacturers will not honor associated warranties and service agreements. </w:t>
      </w:r>
      <w:proofErr w:type="gramStart"/>
      <w:r>
        <w:t>In an effort to</w:t>
      </w:r>
      <w:proofErr w:type="gramEnd"/>
      <w:r>
        <w:t xml:space="preserve"> ensure NARA is receiving new, approved Original Equipment Manufacturer (OEM) items and will receive the benefits of any warranties or other manufacturer guarantees, prior to contract award, </w:t>
      </w:r>
      <w:r>
        <w:rPr>
          <w:u w:val="single"/>
        </w:rPr>
        <w:t>NARA requires the presumptive successful contractor to submit proof in writing from the OEM of its status as a current authorized/certified OEM reseller/servicer</w:t>
      </w:r>
      <w:r>
        <w:t xml:space="preserve">. NARA will verify with the manufacturer that the contractor is a current authorized reseller/servicer for the products specified herein. Any issues with the information provided by the manufacturer to the Government about the grey market status of the items must be addressed by the contractor to the manufacturer. </w:t>
      </w:r>
    </w:p>
    <w:p w14:paraId="271C10F5" w14:textId="77777777" w:rsidR="006F2D47" w:rsidRDefault="006F2D47" w:rsidP="006F2D47"/>
    <w:p w14:paraId="7AC35DFE" w14:textId="77777777" w:rsidR="006F2D47" w:rsidRDefault="006F2D47" w:rsidP="006F2D47">
      <w:r>
        <w:rPr>
          <w:b/>
          <w:bCs/>
        </w:rPr>
        <w:t xml:space="preserve">c. Management and Quality Control. (Volume I). </w:t>
      </w:r>
      <w:r>
        <w:t>Contractors must submit:</w:t>
      </w:r>
    </w:p>
    <w:p w14:paraId="33F9D50E" w14:textId="77777777" w:rsidR="006F2D47" w:rsidRDefault="006F2D47" w:rsidP="006F2D47">
      <w:r>
        <w:t xml:space="preserve"> </w:t>
      </w:r>
    </w:p>
    <w:p w14:paraId="126F56A0" w14:textId="77777777" w:rsidR="006F2D47" w:rsidRDefault="006F2D47" w:rsidP="006F2D47">
      <w:pPr>
        <w:ind w:firstLine="720"/>
      </w:pPr>
      <w:proofErr w:type="spellStart"/>
      <w:r>
        <w:rPr>
          <w:b/>
          <w:bCs/>
        </w:rPr>
        <w:t>i</w:t>
      </w:r>
      <w:proofErr w:type="spellEnd"/>
      <w:r>
        <w:rPr>
          <w:b/>
          <w:bCs/>
        </w:rPr>
        <w:t xml:space="preserve">. Draft Project Management Plan. </w:t>
      </w:r>
      <w:r>
        <w:t>Responsive to the requirements in Attachment 2, PWS paragraph 5.3, Project Management Plan. The plan must include a proposed milestone schedule for fully transitioning all sites no later than five (5) months after award (if applicable) in accordance with PWS paragraph 6.2.</w:t>
      </w:r>
    </w:p>
    <w:p w14:paraId="545AF81D" w14:textId="77777777" w:rsidR="006F2D47" w:rsidRDefault="006F2D47" w:rsidP="006F2D47">
      <w:r>
        <w:t xml:space="preserve"> </w:t>
      </w:r>
    </w:p>
    <w:p w14:paraId="40ED4F05" w14:textId="77777777" w:rsidR="006F2D47" w:rsidRDefault="006F2D47" w:rsidP="006F2D47">
      <w:pPr>
        <w:ind w:firstLine="720"/>
      </w:pPr>
      <w:r>
        <w:rPr>
          <w:b/>
          <w:bCs/>
        </w:rPr>
        <w:t xml:space="preserve">ii. Subcontract Management Plan. </w:t>
      </w:r>
      <w:r>
        <w:t>If applicable.</w:t>
      </w:r>
    </w:p>
    <w:p w14:paraId="6AFD4E87" w14:textId="77777777" w:rsidR="006F2D47" w:rsidRDefault="006F2D47" w:rsidP="006F2D47">
      <w:r>
        <w:t xml:space="preserve"> </w:t>
      </w:r>
    </w:p>
    <w:p w14:paraId="12BA7779" w14:textId="77777777" w:rsidR="006F2D47" w:rsidRDefault="006F2D47" w:rsidP="006F2D47">
      <w:pPr>
        <w:rPr>
          <w:highlight w:val="white"/>
        </w:rPr>
      </w:pPr>
      <w:r>
        <w:rPr>
          <w:b/>
          <w:bCs/>
        </w:rPr>
        <w:t>2.</w:t>
      </w:r>
      <w:r>
        <w:t xml:space="preserve"> </w:t>
      </w:r>
      <w:r>
        <w:rPr>
          <w:b/>
          <w:bCs/>
        </w:rPr>
        <w:t>Relevant Past Performance Information</w:t>
      </w:r>
      <w:r>
        <w:t xml:space="preserve">. </w:t>
      </w:r>
      <w:r>
        <w:rPr>
          <w:highlight w:val="white"/>
        </w:rPr>
        <w:t xml:space="preserve">Evaluation of past performance is not limited to information supplied by the contractor or on behalf of the contractor. The Government may consider past performance information from various sources </w:t>
      </w:r>
      <w:proofErr w:type="gramStart"/>
      <w:r>
        <w:rPr>
          <w:highlight w:val="white"/>
        </w:rPr>
        <w:t>including, but</w:t>
      </w:r>
      <w:proofErr w:type="gramEnd"/>
      <w:r>
        <w:rPr>
          <w:highlight w:val="white"/>
        </w:rPr>
        <w:t xml:space="preserve"> not limited to CPARS (Contractor Performance Assessment Reports System), PPIRS (Past Performance Information Retrieval System), other government sources, agency records and information, or publicly available information.</w:t>
      </w:r>
    </w:p>
    <w:p w14:paraId="16861C20" w14:textId="77777777" w:rsidR="006F2D47" w:rsidRDefault="006F2D47" w:rsidP="006F2D47">
      <w:r>
        <w:t xml:space="preserve"> </w:t>
      </w:r>
    </w:p>
    <w:p w14:paraId="31F1AFD3" w14:textId="77777777" w:rsidR="006F2D47" w:rsidRDefault="006F2D47" w:rsidP="006F2D47">
      <w:r>
        <w:rPr>
          <w:b/>
          <w:bCs/>
        </w:rPr>
        <w:t>a.</w:t>
      </w:r>
      <w:r>
        <w:t xml:space="preserve"> </w:t>
      </w:r>
      <w:r>
        <w:rPr>
          <w:b/>
          <w:bCs/>
        </w:rPr>
        <w:t>Relevant Past Performance (Volume II)</w:t>
      </w:r>
      <w:r>
        <w:t>. The contractor shall submit up to three (3) references for the prime contractor and, if applicable, up to two (2) for each critical subcontractor for relevant past performance during the last five (5) years.</w:t>
      </w:r>
    </w:p>
    <w:p w14:paraId="1FF2EDF9" w14:textId="77777777" w:rsidR="006F2D47" w:rsidRDefault="006F2D47" w:rsidP="006F2D47">
      <w:r>
        <w:t xml:space="preserve"> </w:t>
      </w:r>
    </w:p>
    <w:p w14:paraId="45A02566" w14:textId="77777777" w:rsidR="006F2D47" w:rsidRDefault="006F2D47" w:rsidP="006F2D47">
      <w:r>
        <w:t xml:space="preserve">The quotation must describe the contractor’s recent and relevant corporate performance on contracts related to the description of services. Relevant contracts are those contracts that are for work of similar scope, magnitude, nature, and complexity. </w:t>
      </w:r>
      <w:r>
        <w:rPr>
          <w:b/>
          <w:bCs/>
          <w:i/>
          <w:iCs/>
        </w:rPr>
        <w:t xml:space="preserve">If a contractor has no relevant past performance, it MUST submit a statement affirming it has no relevant past performance. </w:t>
      </w:r>
      <w:r>
        <w:t>The Contractor’s relevant past performance information must include the following:</w:t>
      </w:r>
    </w:p>
    <w:p w14:paraId="2BC79FE2" w14:textId="77777777" w:rsidR="006F2D47" w:rsidRDefault="006F2D47" w:rsidP="006F2D47">
      <w:r>
        <w:t xml:space="preserve"> </w:t>
      </w:r>
    </w:p>
    <w:p w14:paraId="244D752C" w14:textId="77777777" w:rsidR="006F2D47" w:rsidRDefault="006F2D47" w:rsidP="006F2D47">
      <w:pPr>
        <w:ind w:left="720"/>
      </w:pPr>
      <w:proofErr w:type="spellStart"/>
      <w:r>
        <w:rPr>
          <w:b/>
          <w:bCs/>
        </w:rPr>
        <w:t>i</w:t>
      </w:r>
      <w:proofErr w:type="spellEnd"/>
      <w:r>
        <w:rPr>
          <w:b/>
          <w:bCs/>
        </w:rPr>
        <w:t>.</w:t>
      </w:r>
      <w:r>
        <w:t xml:space="preserve"> Contract Number(s); type of contract; period of performance; total original, present, or final contract dollar value; and specify whether the Contractor was the prime contractor or the subcontractor. (Please verify the telephone numbers provided are current and correct).</w:t>
      </w:r>
    </w:p>
    <w:p w14:paraId="4A94EB2E" w14:textId="77777777" w:rsidR="006F2D47" w:rsidRDefault="006F2D47" w:rsidP="006F2D47">
      <w:pPr>
        <w:ind w:left="720"/>
      </w:pPr>
      <w:r>
        <w:t xml:space="preserve"> </w:t>
      </w:r>
    </w:p>
    <w:p w14:paraId="4E0F2784" w14:textId="77777777" w:rsidR="006F2D47" w:rsidRDefault="006F2D47" w:rsidP="006F2D47">
      <w:pPr>
        <w:ind w:left="720"/>
      </w:pPr>
      <w:r>
        <w:rPr>
          <w:b/>
          <w:bCs/>
        </w:rPr>
        <w:t>ii.</w:t>
      </w:r>
      <w:r>
        <w:t xml:space="preserve"> Company or Agency’s name, address, e-mail address, telephone and fax numbers (both contractual and technical personnel) at the Federal, State, Local Government, or Commercial entity for which the contract was performed. If the Contractor was performing as a subcontractor on the contract, they must </w:t>
      </w:r>
      <w:r>
        <w:lastRenderedPageBreak/>
        <w:t>clearly indicate the extent of involvement of subcontractor work in the effort such as 40% of the total labor hours or total contract dollar value.</w:t>
      </w:r>
    </w:p>
    <w:p w14:paraId="366BCAB2" w14:textId="77777777" w:rsidR="006F2D47" w:rsidRDefault="006F2D47" w:rsidP="006F2D47">
      <w:pPr>
        <w:ind w:left="720"/>
      </w:pPr>
      <w:r>
        <w:t xml:space="preserve"> </w:t>
      </w:r>
    </w:p>
    <w:p w14:paraId="604BDD0A" w14:textId="77777777" w:rsidR="006F2D47" w:rsidRDefault="006F2D47" w:rsidP="006F2D47">
      <w:pPr>
        <w:ind w:left="720"/>
      </w:pPr>
      <w:r>
        <w:rPr>
          <w:b/>
          <w:bCs/>
        </w:rPr>
        <w:t xml:space="preserve">iii. </w:t>
      </w:r>
      <w:r>
        <w:t>Detailed description of the work performed and comparability to the quoted effort. Rationale must be provided to demonstrate how contract work is comparable to quoted effort.</w:t>
      </w:r>
    </w:p>
    <w:p w14:paraId="596BA252" w14:textId="77777777" w:rsidR="006F2D47" w:rsidRDefault="006F2D47" w:rsidP="006F2D47">
      <w:pPr>
        <w:ind w:left="720"/>
      </w:pPr>
      <w:r>
        <w:t xml:space="preserve"> </w:t>
      </w:r>
    </w:p>
    <w:p w14:paraId="113F0DE4" w14:textId="77777777" w:rsidR="006F2D47" w:rsidRDefault="006F2D47" w:rsidP="006F2D47">
      <w:pPr>
        <w:ind w:left="720"/>
      </w:pPr>
      <w:r>
        <w:rPr>
          <w:b/>
          <w:bCs/>
        </w:rPr>
        <w:t>iv.</w:t>
      </w:r>
      <w:r>
        <w:t xml:space="preserve"> Clear statements describing whether the contract services and schedules were completed on time, with a quality product conforming to the contract, without any degradation in performance or customer satisfaction. Provide an assessment of the performance (technical and schedule) on these past programs and support these assessments with metrics, such as award or incentive fees earned.</w:t>
      </w:r>
    </w:p>
    <w:p w14:paraId="3B049F19" w14:textId="77777777" w:rsidR="006F2D47" w:rsidRDefault="006F2D47" w:rsidP="006F2D47">
      <w:pPr>
        <w:ind w:left="720"/>
      </w:pPr>
      <w:r>
        <w:t xml:space="preserve"> </w:t>
      </w:r>
    </w:p>
    <w:p w14:paraId="3B584F8F" w14:textId="77777777" w:rsidR="006F2D47" w:rsidRDefault="006F2D47" w:rsidP="006F2D47">
      <w:pPr>
        <w:ind w:left="720"/>
      </w:pPr>
      <w:r>
        <w:rPr>
          <w:b/>
          <w:bCs/>
        </w:rPr>
        <w:t xml:space="preserve">v. </w:t>
      </w:r>
      <w:r>
        <w:t>The number; type; frequency; duration and impact of any quality, delivery or cost problems in performing the contract; the corrective action taken, if any; and the effectiveness of the corrective action.</w:t>
      </w:r>
    </w:p>
    <w:p w14:paraId="45F0F3BF" w14:textId="77777777" w:rsidR="006F2D47" w:rsidRDefault="006F2D47" w:rsidP="006F2D47">
      <w:pPr>
        <w:ind w:left="720"/>
      </w:pPr>
      <w:r>
        <w:t xml:space="preserve"> </w:t>
      </w:r>
    </w:p>
    <w:p w14:paraId="47C3B536" w14:textId="77777777" w:rsidR="006F2D47" w:rsidRDefault="006F2D47" w:rsidP="006F2D47">
      <w:pPr>
        <w:ind w:left="720"/>
      </w:pPr>
      <w:r>
        <w:rPr>
          <w:b/>
          <w:bCs/>
        </w:rPr>
        <w:t xml:space="preserve">vi. </w:t>
      </w:r>
      <w:r>
        <w:t xml:space="preserve">Contractors must submit similar past performance information on quoted significant or critical subcontractors. </w:t>
      </w:r>
      <w:proofErr w:type="gramStart"/>
      <w:r>
        <w:t>Subcontractor</w:t>
      </w:r>
      <w:proofErr w:type="gramEnd"/>
      <w:r>
        <w:t xml:space="preserve"> past performance must be relevant to that required under this RFQ and to the work to be subcontracted. The quote must describe the amount of work and criticality of the work to be subcontracted. Such subcontractor work must clearly indicate the extent of involvement of the subcontractor(s) in the quoted effort such as 40% of the total labor hours and why such subcontractor experience is relevant considering the subcontractor effort quoted.</w:t>
      </w:r>
    </w:p>
    <w:p w14:paraId="3A0BB5C1" w14:textId="77777777" w:rsidR="006F2D47" w:rsidRDefault="006F2D47" w:rsidP="006F2D47">
      <w:pPr>
        <w:ind w:left="720"/>
      </w:pPr>
      <w:r>
        <w:t xml:space="preserve"> </w:t>
      </w:r>
    </w:p>
    <w:p w14:paraId="6E487E7C" w14:textId="77777777" w:rsidR="006F2D47" w:rsidRDefault="006F2D47" w:rsidP="006F2D47">
      <w:pPr>
        <w:rPr>
          <w:b/>
          <w:bCs/>
        </w:rPr>
      </w:pPr>
      <w:r>
        <w:rPr>
          <w:b/>
          <w:bCs/>
        </w:rPr>
        <w:t>b.</w:t>
      </w:r>
      <w:r>
        <w:t xml:space="preserve"> The Government requests that </w:t>
      </w:r>
      <w:r>
        <w:rPr>
          <w:b/>
          <w:bCs/>
        </w:rPr>
        <w:t>Attachment 13, Relevant Past Performance Questionnaire</w:t>
      </w:r>
      <w:r>
        <w:t xml:space="preserve"> be </w:t>
      </w:r>
      <w:r>
        <w:rPr>
          <w:u w:val="single"/>
        </w:rPr>
        <w:t>forwarded to your references, completed by your references, and returned by your reference</w:t>
      </w:r>
      <w:r>
        <w:t xml:space="preserve"> directly to the NARA Contracting </w:t>
      </w:r>
      <w:proofErr w:type="spellStart"/>
      <w:r>
        <w:t>Officert</w:t>
      </w:r>
      <w:proofErr w:type="spellEnd"/>
      <w:r>
        <w:t xml:space="preserve"> shown below </w:t>
      </w:r>
      <w:r>
        <w:rPr>
          <w:b/>
          <w:bCs/>
        </w:rPr>
        <w:t>by the quotation due date and time.</w:t>
      </w:r>
    </w:p>
    <w:p w14:paraId="6E293EEC" w14:textId="77777777" w:rsidR="006F2D47" w:rsidRDefault="006F2D47" w:rsidP="006F2D47">
      <w:r>
        <w:t xml:space="preserve"> </w:t>
      </w:r>
    </w:p>
    <w:p w14:paraId="3F5FE8E2" w14:textId="77777777" w:rsidR="006F2D47" w:rsidRDefault="006F2D47" w:rsidP="006F2D47">
      <w:r>
        <w:t>Kevin Monahan, Contracting Officer</w:t>
      </w:r>
    </w:p>
    <w:p w14:paraId="5D75F766" w14:textId="77777777" w:rsidR="006F2D47" w:rsidRDefault="006F2D47" w:rsidP="006F2D47">
      <w:r>
        <w:t>kevin.monahan@nara.gov</w:t>
      </w:r>
    </w:p>
    <w:p w14:paraId="11A0E0F8" w14:textId="77777777" w:rsidR="006F2D47" w:rsidRDefault="006F2D47" w:rsidP="006F2D47">
      <w:r>
        <w:t xml:space="preserve"> </w:t>
      </w:r>
    </w:p>
    <w:p w14:paraId="63E3468F" w14:textId="77777777" w:rsidR="006F2D47" w:rsidRDefault="006F2D47" w:rsidP="006F2D47">
      <w:r>
        <w:t>It is the responsibility of the contractor to ensure that the references submit the completed surveys in a timely manner. Contractors are encouraged to verify that references are willing to provide the information prior to designating the person/agency as a reference.</w:t>
      </w:r>
    </w:p>
    <w:p w14:paraId="2116CC32" w14:textId="77777777" w:rsidR="006F2D47" w:rsidRDefault="006F2D47" w:rsidP="006F2D47">
      <w:r>
        <w:t xml:space="preserve"> </w:t>
      </w:r>
    </w:p>
    <w:p w14:paraId="02A45164" w14:textId="77777777" w:rsidR="006F2D47" w:rsidRDefault="006F2D47" w:rsidP="006F2D47">
      <w:pPr>
        <w:rPr>
          <w:b/>
          <w:bCs/>
          <w:i/>
          <w:iCs/>
        </w:rPr>
      </w:pPr>
      <w:r>
        <w:rPr>
          <w:b/>
          <w:bCs/>
          <w:i/>
          <w:iCs/>
        </w:rPr>
        <w:t xml:space="preserve">Note: Failure to submit the required Relevant Past Performance Information (Relevant Past Performance Volume and Relevant Past Performance Questionnaires) by the due date and time may result in rejection of the quotation unless the contractor has certified that it has no relevant, directly related or similar past performance experience. </w:t>
      </w:r>
    </w:p>
    <w:p w14:paraId="74D317C8" w14:textId="77777777" w:rsidR="006F2D47" w:rsidRDefault="006F2D47" w:rsidP="006F2D47">
      <w:r>
        <w:t xml:space="preserve"> </w:t>
      </w:r>
    </w:p>
    <w:p w14:paraId="6144452C" w14:textId="77777777" w:rsidR="006F2D47" w:rsidRDefault="006F2D47" w:rsidP="006F2D47">
      <w:r>
        <w:rPr>
          <w:b/>
          <w:bCs/>
        </w:rPr>
        <w:t xml:space="preserve">3. Price </w:t>
      </w:r>
      <w:proofErr w:type="gramStart"/>
      <w:r>
        <w:rPr>
          <w:b/>
          <w:bCs/>
        </w:rPr>
        <w:t>Quotation(</w:t>
      </w:r>
      <w:proofErr w:type="gramEnd"/>
      <w:r>
        <w:rPr>
          <w:b/>
          <w:bCs/>
        </w:rPr>
        <w:t>Volume III)</w:t>
      </w:r>
      <w:r>
        <w:t>. Submission of certified cost or pricing data is not required.  Contractors are strongly encouraged to discount their prices.</w:t>
      </w:r>
    </w:p>
    <w:p w14:paraId="131EA0F3" w14:textId="77777777" w:rsidR="006F2D47" w:rsidRDefault="006F2D47" w:rsidP="006F2D47">
      <w:r>
        <w:t xml:space="preserve"> </w:t>
      </w:r>
    </w:p>
    <w:p w14:paraId="19113656" w14:textId="77777777" w:rsidR="006F2D47" w:rsidRDefault="006F2D47" w:rsidP="006F2D47">
      <w:r>
        <w:rPr>
          <w:b/>
          <w:bCs/>
        </w:rPr>
        <w:t>a.</w:t>
      </w:r>
      <w:r>
        <w:t xml:space="preserve"> Performance is for the base year and four (4) option years.</w:t>
      </w:r>
    </w:p>
    <w:p w14:paraId="445E5397" w14:textId="77777777" w:rsidR="006F2D47" w:rsidRDefault="006F2D47" w:rsidP="006F2D47">
      <w:r>
        <w:t xml:space="preserve"> </w:t>
      </w:r>
    </w:p>
    <w:p w14:paraId="71B9933B" w14:textId="77777777" w:rsidR="006F2D47" w:rsidRDefault="006F2D47" w:rsidP="006F2D47">
      <w:r>
        <w:rPr>
          <w:b/>
          <w:bCs/>
        </w:rPr>
        <w:t>b.</w:t>
      </w:r>
      <w:r>
        <w:t xml:space="preserve"> The Contractor must provide the following information on the first page of the pricing quotation:</w:t>
      </w:r>
    </w:p>
    <w:p w14:paraId="7752344B" w14:textId="77777777" w:rsidR="006F2D47" w:rsidRDefault="006F2D47" w:rsidP="006F2D47">
      <w:pPr>
        <w:ind w:left="720"/>
      </w:pPr>
      <w:r>
        <w:t xml:space="preserve"> </w:t>
      </w:r>
    </w:p>
    <w:p w14:paraId="27AD16CF" w14:textId="77777777" w:rsidR="006F2D47" w:rsidRDefault="006F2D47" w:rsidP="006F2D47">
      <w:pPr>
        <w:ind w:left="720"/>
      </w:pPr>
      <w:r>
        <w:t xml:space="preserve">(1) RFQ </w:t>
      </w:r>
      <w:proofErr w:type="gramStart"/>
      <w:r>
        <w:t>Number;</w:t>
      </w:r>
      <w:proofErr w:type="gramEnd"/>
    </w:p>
    <w:p w14:paraId="3650DCE4" w14:textId="77777777" w:rsidR="006F2D47" w:rsidRDefault="006F2D47" w:rsidP="006F2D47">
      <w:pPr>
        <w:ind w:left="720"/>
      </w:pPr>
      <w:r>
        <w:t xml:space="preserve">(2) Name and address of </w:t>
      </w:r>
      <w:proofErr w:type="gramStart"/>
      <w:r>
        <w:t>Contractor;</w:t>
      </w:r>
      <w:proofErr w:type="gramEnd"/>
    </w:p>
    <w:p w14:paraId="5736DA90" w14:textId="77777777" w:rsidR="006F2D47" w:rsidRDefault="006F2D47" w:rsidP="006F2D47">
      <w:pPr>
        <w:ind w:left="720"/>
      </w:pPr>
      <w:r>
        <w:t xml:space="preserve">(3) Name and telephone number of </w:t>
      </w:r>
      <w:proofErr w:type="gramStart"/>
      <w:r>
        <w:t>point</w:t>
      </w:r>
      <w:proofErr w:type="gramEnd"/>
      <w:r>
        <w:t xml:space="preserve"> of contact; and</w:t>
      </w:r>
    </w:p>
    <w:p w14:paraId="6E6BA7F1" w14:textId="77777777" w:rsidR="006F2D47" w:rsidRDefault="006F2D47" w:rsidP="006F2D47">
      <w:pPr>
        <w:ind w:left="720"/>
      </w:pPr>
      <w:r>
        <w:t>(4) Name of contract administration office (if available).</w:t>
      </w:r>
    </w:p>
    <w:p w14:paraId="3316BC64" w14:textId="77777777" w:rsidR="006F2D47" w:rsidRDefault="006F2D47" w:rsidP="006F2D47">
      <w:r>
        <w:t xml:space="preserve"> </w:t>
      </w:r>
    </w:p>
    <w:p w14:paraId="0A461B47" w14:textId="77777777" w:rsidR="006F2D47" w:rsidRDefault="006F2D47" w:rsidP="006F2D47">
      <w:r>
        <w:rPr>
          <w:b/>
          <w:bCs/>
        </w:rPr>
        <w:lastRenderedPageBreak/>
        <w:t>c.</w:t>
      </w:r>
      <w:r>
        <w:t xml:space="preserve"> Contractors must submit an electronic copy in a format compatible with the Microsoft Excel software program.  NARA utilizes this information during the review of proposed prices for such things as math checks, the use of correct escalation, and other evaluation procedures. Contractors must include the formulas and factors used in calculation of the data.</w:t>
      </w:r>
    </w:p>
    <w:p w14:paraId="3E912931" w14:textId="77777777" w:rsidR="006F2D47" w:rsidRDefault="006F2D47" w:rsidP="006F2D47">
      <w:pPr>
        <w:ind w:left="360"/>
      </w:pPr>
      <w:r>
        <w:t xml:space="preserve"> </w:t>
      </w:r>
    </w:p>
    <w:p w14:paraId="61E611B1" w14:textId="77777777" w:rsidR="006F2D47" w:rsidRDefault="006F2D47" w:rsidP="006F2D47">
      <w:pPr>
        <w:rPr>
          <w:u w:val="single"/>
        </w:rPr>
      </w:pPr>
      <w:proofErr w:type="gramStart"/>
      <w:r>
        <w:rPr>
          <w:b/>
          <w:bCs/>
        </w:rPr>
        <w:t>d.</w:t>
      </w:r>
      <w:r>
        <w:t xml:space="preserve"> Contractors</w:t>
      </w:r>
      <w:proofErr w:type="gramEnd"/>
      <w:r>
        <w:t xml:space="preserve"> must submit supporting documentation in accordance with the Pricing Notes at Attachment 1, Schedule of Prices. </w:t>
      </w:r>
      <w:r>
        <w:rPr>
          <w:u w:val="single"/>
        </w:rPr>
        <w:t>Contractors must provide a schedule in the price quotation that clearly details the breakdown of the proposed prices for all separately priced CLINs. Additionally, contractors must clearly identify prices that are derived from subcontractors.</w:t>
      </w:r>
    </w:p>
    <w:p w14:paraId="5241ABC9" w14:textId="77777777" w:rsidR="006F2D47" w:rsidRDefault="006F2D47" w:rsidP="006F2D47">
      <w:r>
        <w:t xml:space="preserve"> </w:t>
      </w:r>
    </w:p>
    <w:p w14:paraId="3C681ADB" w14:textId="77777777" w:rsidR="006F2D47" w:rsidRDefault="006F2D47" w:rsidP="006F2D47">
      <w:r>
        <w:rPr>
          <w:b/>
          <w:bCs/>
        </w:rPr>
        <w:t xml:space="preserve">e. </w:t>
      </w:r>
      <w:r>
        <w:t>The contractor must separately identify and explain known Other Direct Cost (ODC)s (e.g. subcontract, applicable material, parts, etc.), if applicable, for all separately priced CLINs. The Government reserves the right to not pay for ODCs which are not clearly identified and explained in the contractor’s quotation. The Government does not guarantee that ODCs will be included in the resulting contract.</w:t>
      </w:r>
    </w:p>
    <w:p w14:paraId="00DB1F6D" w14:textId="77777777" w:rsidR="006F2D47" w:rsidRDefault="006F2D47" w:rsidP="006F2D47">
      <w:r>
        <w:t xml:space="preserve"> </w:t>
      </w:r>
    </w:p>
    <w:p w14:paraId="7151403B" w14:textId="77777777" w:rsidR="006F2D47" w:rsidRDefault="006F2D47" w:rsidP="006F2D47">
      <w:r>
        <w:rPr>
          <w:b/>
          <w:bCs/>
        </w:rPr>
        <w:t>4. Exceptions</w:t>
      </w:r>
      <w:r>
        <w:t>. Exceptions taken to any terms and conditions stated in the RFQ must be clearly outlined on a separate page of the contractor’s quotation entitled “Exceptions”. The contractor must also include complete rationale, justification, and the cost impact of each exception noted.</w:t>
      </w:r>
    </w:p>
    <w:p w14:paraId="551A1B02" w14:textId="77777777" w:rsidR="006F2D47" w:rsidRDefault="006F2D47" w:rsidP="006F2D47">
      <w:r>
        <w:t xml:space="preserve"> </w:t>
      </w:r>
    </w:p>
    <w:p w14:paraId="658AFF9B" w14:textId="77777777" w:rsidR="006F2D47" w:rsidRDefault="006F2D47" w:rsidP="006F2D47">
      <w:r>
        <w:rPr>
          <w:b/>
          <w:bCs/>
        </w:rPr>
        <w:t>5. FAR 52.252-2,</w:t>
      </w:r>
      <w:r>
        <w:t xml:space="preserve"> </w:t>
      </w:r>
      <w:r>
        <w:rPr>
          <w:b/>
          <w:bCs/>
        </w:rPr>
        <w:t xml:space="preserve">Solicitation Provisions Incorporated by Reference (Feb 1998). </w:t>
      </w:r>
      <w: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w:t>
      </w:r>
      <w:proofErr w:type="gramStart"/>
      <w:r>
        <w:t>identifier</w:t>
      </w:r>
      <w:proofErr w:type="gramEnd"/>
      <w:r>
        <w:t xml:space="preserve"> and provide the appropriate information with its quotation or offer. Also, the full text of a solicitation provision may be accessed electronically at this/these address(es):</w:t>
      </w:r>
    </w:p>
    <w:p w14:paraId="207CBC05" w14:textId="77777777" w:rsidR="006F2D47" w:rsidRDefault="006F2D47" w:rsidP="006F2D47">
      <w:r>
        <w:t xml:space="preserve"> </w:t>
      </w:r>
    </w:p>
    <w:p w14:paraId="6C45D611" w14:textId="77777777" w:rsidR="006F2D47" w:rsidRDefault="006F2D47" w:rsidP="006F2D47">
      <w:pPr>
        <w:rPr>
          <w:b/>
          <w:bCs/>
        </w:rPr>
      </w:pPr>
      <w:r>
        <w:rPr>
          <w:b/>
          <w:bCs/>
        </w:rPr>
        <w:t>FAR 52.217-5, Evaluation of Options (Jul 1990)</w:t>
      </w:r>
    </w:p>
    <w:p w14:paraId="4E324A9A" w14:textId="77777777" w:rsidR="006F2D47" w:rsidRDefault="006F2D47" w:rsidP="006F2D47">
      <w:pPr>
        <w:ind w:left="360"/>
      </w:pPr>
      <w:r>
        <w:t xml:space="preserve"> </w:t>
      </w:r>
    </w:p>
    <w:p w14:paraId="7A64DCAB" w14:textId="77777777" w:rsidR="006F2D47" w:rsidRDefault="006F2D47" w:rsidP="006F2D47">
      <w:pPr>
        <w:rPr>
          <w:b/>
          <w:bCs/>
        </w:rPr>
      </w:pPr>
      <w:r>
        <w:rPr>
          <w:b/>
          <w:bCs/>
        </w:rPr>
        <w:t>6.</w:t>
      </w:r>
      <w:r>
        <w:t xml:space="preserve"> S</w:t>
      </w:r>
      <w:r>
        <w:rPr>
          <w:b/>
          <w:bCs/>
        </w:rPr>
        <w:t>ubmission.</w:t>
      </w:r>
    </w:p>
    <w:p w14:paraId="0A728D73" w14:textId="77777777" w:rsidR="006F2D47" w:rsidRDefault="006F2D47" w:rsidP="006F2D47">
      <w:r>
        <w:t xml:space="preserve"> </w:t>
      </w:r>
    </w:p>
    <w:p w14:paraId="67A93C08" w14:textId="77777777" w:rsidR="006F2D47" w:rsidRDefault="006F2D47" w:rsidP="006F2D47">
      <w:r>
        <w:t>a. Quotations must be submitted in three volumes: Volume I, Technical Quotation; Volume II, Relevant Past Performance; and Volume III, Price Quotation.</w:t>
      </w:r>
    </w:p>
    <w:p w14:paraId="6270F524" w14:textId="77777777" w:rsidR="006F2D47" w:rsidRDefault="006F2D47" w:rsidP="006F2D47">
      <w:r>
        <w:t xml:space="preserve">  </w:t>
      </w:r>
    </w:p>
    <w:p w14:paraId="2279580C" w14:textId="77777777" w:rsidR="006F2D47" w:rsidRDefault="006F2D47" w:rsidP="006F2D47">
      <w:pPr>
        <w:ind w:left="360"/>
      </w:pPr>
      <w:r>
        <w:t xml:space="preserve">Volume I - </w:t>
      </w:r>
    </w:p>
    <w:p w14:paraId="24338267" w14:textId="77777777" w:rsidR="006F2D47" w:rsidRDefault="006F2D47" w:rsidP="006F2D47">
      <w:pPr>
        <w:ind w:left="360"/>
      </w:pPr>
      <w:r>
        <w:t>The technical quotation (also reference Attachment 10, paragraph 1, Content of the Technical Quotation</w:t>
      </w:r>
      <w:proofErr w:type="gramStart"/>
      <w:r>
        <w:t>);</w:t>
      </w:r>
      <w:proofErr w:type="gramEnd"/>
    </w:p>
    <w:p w14:paraId="671E6C2D" w14:textId="77777777" w:rsidR="006F2D47" w:rsidRDefault="006F2D47" w:rsidP="006F2D47">
      <w:pPr>
        <w:ind w:left="360"/>
      </w:pPr>
      <w:r>
        <w:t xml:space="preserve"> </w:t>
      </w:r>
    </w:p>
    <w:p w14:paraId="1528F47C" w14:textId="77777777" w:rsidR="006F2D47" w:rsidRDefault="006F2D47" w:rsidP="006F2D47">
      <w:pPr>
        <w:ind w:left="360"/>
      </w:pPr>
      <w:r>
        <w:t>Volume II - Relevant past performance (also reference Attachment 10, paragraph 2(a), Relevant Past Performance Information (Volume II)); and</w:t>
      </w:r>
    </w:p>
    <w:p w14:paraId="5F37EF5E" w14:textId="77777777" w:rsidR="006F2D47" w:rsidRDefault="006F2D47" w:rsidP="006F2D47">
      <w:pPr>
        <w:ind w:left="360"/>
      </w:pPr>
      <w:r>
        <w:t xml:space="preserve"> </w:t>
      </w:r>
    </w:p>
    <w:p w14:paraId="7FE6DD6F" w14:textId="77777777" w:rsidR="006F2D47" w:rsidRDefault="006F2D47" w:rsidP="006F2D47">
      <w:pPr>
        <w:ind w:left="360"/>
      </w:pPr>
      <w:r>
        <w:t>Volume III - Price (also reference Attachment 1 and Attachment 10, paragraph 3, Price Quotation)</w:t>
      </w:r>
    </w:p>
    <w:p w14:paraId="56C9E7EE" w14:textId="77777777" w:rsidR="006F2D47" w:rsidRDefault="006F2D47" w:rsidP="006F2D47">
      <w:pPr>
        <w:ind w:left="360"/>
      </w:pPr>
    </w:p>
    <w:p w14:paraId="1AD37200" w14:textId="77777777" w:rsidR="006F2D47" w:rsidRDefault="006F2D47" w:rsidP="006F2D47">
      <w:r>
        <w:t xml:space="preserve">b. Quotations must be submitted via email to Kevin Monahan, Contracting Officer at kevin.monahan@nara.gov. </w:t>
      </w:r>
    </w:p>
    <w:p w14:paraId="3CC929FD" w14:textId="77777777" w:rsidR="006F2D47" w:rsidRDefault="006F2D47" w:rsidP="006F2D47">
      <w:r>
        <w:t xml:space="preserve"> </w:t>
      </w:r>
    </w:p>
    <w:p w14:paraId="0C5CAD66" w14:textId="77777777" w:rsidR="006F2D47" w:rsidRDefault="006F2D47" w:rsidP="006F2D47">
      <w:pPr>
        <w:ind w:left="360"/>
      </w:pPr>
      <w:r>
        <w:br w:type="page"/>
      </w:r>
    </w:p>
    <w:p w14:paraId="5A74D767" w14:textId="77777777" w:rsidR="006F2D47" w:rsidRDefault="006F2D47" w:rsidP="006F2D47">
      <w:pPr>
        <w:widowControl w:val="0"/>
        <w:jc w:val="center"/>
        <w:rPr>
          <w:b/>
          <w:bCs/>
        </w:rPr>
      </w:pPr>
      <w:r>
        <w:rPr>
          <w:b/>
          <w:bCs/>
        </w:rPr>
        <w:lastRenderedPageBreak/>
        <w:t>ATTACHMENT 11</w:t>
      </w:r>
    </w:p>
    <w:p w14:paraId="4F7870D8" w14:textId="77777777" w:rsidR="006F2D47" w:rsidRDefault="006F2D47" w:rsidP="006F2D47">
      <w:pPr>
        <w:widowControl w:val="0"/>
        <w:jc w:val="center"/>
        <w:rPr>
          <w:b/>
          <w:bCs/>
        </w:rPr>
      </w:pPr>
      <w:r>
        <w:rPr>
          <w:b/>
          <w:bCs/>
        </w:rPr>
        <w:t>EVALUATION FACTORS FOR AWARD</w:t>
      </w:r>
    </w:p>
    <w:p w14:paraId="5A8DF3EC" w14:textId="77777777" w:rsidR="006F2D47" w:rsidRDefault="006F2D47" w:rsidP="006F2D47">
      <w:pPr>
        <w:widowControl w:val="0"/>
        <w:jc w:val="center"/>
        <w:rPr>
          <w:b/>
          <w:bCs/>
        </w:rPr>
      </w:pPr>
    </w:p>
    <w:p w14:paraId="12D37C54" w14:textId="77777777" w:rsidR="006F2D47" w:rsidRDefault="006F2D47" w:rsidP="006F2D47">
      <w:pPr>
        <w:widowControl w:val="0"/>
        <w:jc w:val="center"/>
        <w:rPr>
          <w:b/>
          <w:bCs/>
        </w:rPr>
      </w:pPr>
    </w:p>
    <w:p w14:paraId="565562F4" w14:textId="77777777" w:rsidR="006F2D47" w:rsidRDefault="006F2D47" w:rsidP="006F2D47">
      <w:r>
        <w:t xml:space="preserve">The Contractor’s technical quotation in response to the requirements described in the solicitation will be evaluated in accordance with FAR 13.106-1, </w:t>
      </w:r>
      <w:r>
        <w:rPr>
          <w:i/>
          <w:iCs/>
        </w:rPr>
        <w:t>Soliciting Competition</w:t>
      </w:r>
      <w:r>
        <w:t xml:space="preserve"> using the following evaluation factors. Contractor selection will be based on a comparative analysis of quotations to determine which is the most advantageous to the Government. The Technical Factors are more important than the Price Factor. </w:t>
      </w:r>
      <w:r w:rsidRPr="00900A50">
        <w:t xml:space="preserve">The Government reserves the right to award to </w:t>
      </w:r>
      <w:r>
        <w:t>a Contractor</w:t>
      </w:r>
      <w:r w:rsidRPr="00900A50">
        <w:t xml:space="preserve"> with other than the lowest price.</w:t>
      </w:r>
    </w:p>
    <w:p w14:paraId="24C20C93" w14:textId="77777777" w:rsidR="006F2D47" w:rsidRDefault="006F2D47" w:rsidP="006F2D47">
      <w:r>
        <w:t xml:space="preserve"> </w:t>
      </w:r>
    </w:p>
    <w:p w14:paraId="43692663" w14:textId="77777777" w:rsidR="006F2D47" w:rsidRDefault="006F2D47" w:rsidP="006F2D47">
      <w:pPr>
        <w:rPr>
          <w:b/>
          <w:bCs/>
        </w:rPr>
      </w:pPr>
      <w:r>
        <w:rPr>
          <w:b/>
          <w:bCs/>
        </w:rPr>
        <w:t>I.  TECHNICAL FACTORS</w:t>
      </w:r>
    </w:p>
    <w:p w14:paraId="33F28CA4" w14:textId="77777777" w:rsidR="006F2D47" w:rsidRDefault="006F2D47" w:rsidP="006F2D47">
      <w:r>
        <w:t xml:space="preserve"> </w:t>
      </w:r>
    </w:p>
    <w:p w14:paraId="7B0A3FE6" w14:textId="77777777" w:rsidR="006F2D47" w:rsidRDefault="006F2D47" w:rsidP="006F2D47">
      <w:r>
        <w:t>1</w:t>
      </w:r>
      <w:proofErr w:type="gramStart"/>
      <w:r>
        <w:t>.  The</w:t>
      </w:r>
      <w:proofErr w:type="gramEnd"/>
      <w:r>
        <w:t xml:space="preserve"> Government will assess the proposed product based upon the Contractor’s submitted product demonstration video. The Government will assess the product for appearance, usability (i.e. intuitiveness), adaptability, flexibility, configurability, ease of operation, and performance. The Government will assess the Contractor’s demonstrated technical knowledge and competence </w:t>
      </w:r>
      <w:proofErr w:type="gramStart"/>
      <w:r>
        <w:t>with regard to</w:t>
      </w:r>
      <w:proofErr w:type="gramEnd"/>
      <w:r>
        <w:t xml:space="preserve"> the Government’s requirements and program objectives. The Government will assess the Contractor’s understanding </w:t>
      </w:r>
      <w:proofErr w:type="gramStart"/>
      <w:r>
        <w:t>of,</w:t>
      </w:r>
      <w:proofErr w:type="gramEnd"/>
      <w:r>
        <w:t xml:space="preserve"> and approach to the work that the Contractor would have to perform under the prospective contract. The Government will assess whether the Contractor exhibits adequate techniques and approaches to timely meet the Government’s needs and provide effective and efficient support services within the quality constraints of the prospective contract. The Government will assess the contractor’s PWS Attachment 1, PWS Attachment 1_Ticketing System </w:t>
      </w:r>
      <w:proofErr w:type="spellStart"/>
      <w:r>
        <w:t>RVTM_Contractor</w:t>
      </w:r>
      <w:proofErr w:type="spellEnd"/>
      <w:r>
        <w:t xml:space="preserve"> Response Sheet FINAL for acceptability of the solution. The Government will also assess the Contractor’s Voluntary Product Accessibility Template (VPAT) 2.0 (Reference PWS Appendix 12, Accessibility Requirements Tool</w:t>
      </w:r>
      <w:r>
        <w:rPr>
          <w:color w:val="222222"/>
        </w:rPr>
        <w:t xml:space="preserve"> – Ticketing Requirements</w:t>
      </w:r>
      <w:r>
        <w:t>. The Government will assess the Contractor’s management of challenges and risks such as service functionality and availability; ability to provision and effectively manage cloud services; configuration management; cost tracking; and optimization procedures (e.g. service uptime, elasticity, problem resolution, and security management); and its subcontract management, as applicable. The Government will also assess whether the Contractor exhibits adequate project management capability to accomplish the overall objectives of this contract as shown in the Contractor’s draft Project Management Plan (PMP).</w:t>
      </w:r>
    </w:p>
    <w:p w14:paraId="53424FF7" w14:textId="77777777" w:rsidR="006F2D47" w:rsidRDefault="006F2D47" w:rsidP="006F2D47">
      <w:pPr>
        <w:rPr>
          <w:b/>
          <w:bCs/>
        </w:rPr>
      </w:pPr>
      <w:r>
        <w:rPr>
          <w:b/>
          <w:bCs/>
        </w:rPr>
        <w:t xml:space="preserve"> </w:t>
      </w:r>
    </w:p>
    <w:p w14:paraId="3202A8D9" w14:textId="77777777" w:rsidR="006F2D47" w:rsidRDefault="006F2D47" w:rsidP="006F2D47">
      <w:pPr>
        <w:rPr>
          <w:i/>
          <w:iCs/>
        </w:rPr>
      </w:pPr>
      <w:r>
        <w:t>2</w:t>
      </w:r>
      <w:proofErr w:type="gramStart"/>
      <w:r>
        <w:t>.  Relevant</w:t>
      </w:r>
      <w:proofErr w:type="gramEnd"/>
      <w:r>
        <w:t xml:space="preserve"> Past Performance. The Contractor will be evaluated to assess the demonstrated quality of performance on similar work, to include the ability to control the quality and cost of work, timeliness of performance, and effectiveness at accomplishing the goals of previous relevant work.</w:t>
      </w:r>
    </w:p>
    <w:p w14:paraId="2B1458D0" w14:textId="77777777" w:rsidR="006F2D47" w:rsidRDefault="006F2D47" w:rsidP="006F2D47">
      <w:r>
        <w:t xml:space="preserve"> </w:t>
      </w:r>
    </w:p>
    <w:p w14:paraId="469FDE15" w14:textId="77777777" w:rsidR="006F2D47" w:rsidRDefault="006F2D47" w:rsidP="006F2D47">
      <w:r>
        <w:rPr>
          <w:b/>
          <w:bCs/>
        </w:rPr>
        <w:t>II</w:t>
      </w:r>
      <w:proofErr w:type="gramStart"/>
      <w:r>
        <w:rPr>
          <w:b/>
          <w:bCs/>
        </w:rPr>
        <w:t>.  PRICE</w:t>
      </w:r>
      <w:proofErr w:type="gramEnd"/>
      <w:r>
        <w:t xml:space="preserve"> </w:t>
      </w:r>
    </w:p>
    <w:p w14:paraId="7E17A025" w14:textId="77777777" w:rsidR="006F2D47" w:rsidRDefault="006F2D47" w:rsidP="006F2D47"/>
    <w:p w14:paraId="6B67A772" w14:textId="77777777" w:rsidR="006F2D47" w:rsidRDefault="006F2D47" w:rsidP="006F2D47">
      <w:r>
        <w:t xml:space="preserve">For evaluation purposes, the Government will verify the sum of all </w:t>
      </w:r>
      <w:proofErr w:type="gramStart"/>
      <w:r>
        <w:t>line item</w:t>
      </w:r>
      <w:proofErr w:type="gramEnd"/>
      <w:r>
        <w:t xml:space="preserve"> prices, including all options. The total contract price will be used to evaluate price.  See Attachment 1, Schedule of Prices.</w:t>
      </w:r>
    </w:p>
    <w:p w14:paraId="028FB1EF" w14:textId="77777777" w:rsidR="006F2D47" w:rsidRDefault="006F2D47" w:rsidP="006F2D47"/>
    <w:p w14:paraId="5DA9D87E" w14:textId="77777777" w:rsidR="006F2D47" w:rsidRDefault="006F2D47" w:rsidP="006F2D47">
      <w:r>
        <w:br w:type="page"/>
      </w:r>
    </w:p>
    <w:p w14:paraId="57E33C3B" w14:textId="77777777" w:rsidR="006F2D47" w:rsidRDefault="006F2D47" w:rsidP="006F2D47">
      <w:pPr>
        <w:widowControl w:val="0"/>
        <w:jc w:val="center"/>
        <w:rPr>
          <w:b/>
          <w:bCs/>
        </w:rPr>
      </w:pPr>
      <w:r>
        <w:rPr>
          <w:b/>
          <w:bCs/>
        </w:rPr>
        <w:lastRenderedPageBreak/>
        <w:t>ATTACHMENT 12</w:t>
      </w:r>
    </w:p>
    <w:p w14:paraId="438A87D6" w14:textId="77777777" w:rsidR="006F2D47" w:rsidRDefault="006F2D47" w:rsidP="006F2D47">
      <w:pPr>
        <w:widowControl w:val="0"/>
        <w:jc w:val="center"/>
        <w:rPr>
          <w:b/>
          <w:bCs/>
        </w:rPr>
      </w:pPr>
      <w:r>
        <w:rPr>
          <w:b/>
          <w:bCs/>
        </w:rPr>
        <w:t>PRODUCT DEMONSTRATION VIDEO INSTRUCTIONS</w:t>
      </w:r>
    </w:p>
    <w:p w14:paraId="348A05DE" w14:textId="77777777" w:rsidR="006F2D47" w:rsidRDefault="006F2D47" w:rsidP="006F2D47">
      <w:pPr>
        <w:widowControl w:val="0"/>
        <w:jc w:val="center"/>
        <w:rPr>
          <w:b/>
          <w:bCs/>
        </w:rPr>
      </w:pPr>
      <w:r>
        <w:rPr>
          <w:b/>
          <w:bCs/>
        </w:rPr>
        <w:t xml:space="preserve"> </w:t>
      </w:r>
    </w:p>
    <w:p w14:paraId="2E0FE96B" w14:textId="77777777" w:rsidR="006F2D47" w:rsidRDefault="006F2D47" w:rsidP="006F2D47">
      <w:pPr>
        <w:widowControl w:val="0"/>
        <w:rPr>
          <w:b/>
          <w:bCs/>
        </w:rPr>
      </w:pPr>
      <w:r>
        <w:rPr>
          <w:b/>
          <w:bCs/>
        </w:rPr>
        <w:t xml:space="preserve"> </w:t>
      </w:r>
    </w:p>
    <w:p w14:paraId="337A8A8F" w14:textId="77777777" w:rsidR="006F2D47" w:rsidRDefault="006F2D47" w:rsidP="006F2D47">
      <w:pPr>
        <w:widowControl w:val="0"/>
      </w:pPr>
      <w:r>
        <w:rPr>
          <w:b/>
          <w:bCs/>
        </w:rPr>
        <w:t>1.0</w:t>
      </w:r>
      <w:r>
        <w:t xml:space="preserve">   </w:t>
      </w:r>
      <w:r>
        <w:tab/>
        <w:t>Contractors shall, as part of their Volume I submission, provide video recordings of their proposed product demonstration video in an .mp4 format (Reference Attachment 10, Quotation Submission Instructions, paragraph 1, Content of the Technical Quotation (a), Product Demonstration). This demonstration must be focused on the product and not the company.</w:t>
      </w:r>
    </w:p>
    <w:p w14:paraId="7F225DDF" w14:textId="77777777" w:rsidR="006F2D47" w:rsidRDefault="006F2D47" w:rsidP="006F2D47">
      <w:pPr>
        <w:widowControl w:val="0"/>
      </w:pPr>
      <w:r>
        <w:t xml:space="preserve"> </w:t>
      </w:r>
    </w:p>
    <w:p w14:paraId="6478309E" w14:textId="77777777" w:rsidR="006F2D47" w:rsidRDefault="006F2D47" w:rsidP="006F2D47">
      <w:pPr>
        <w:widowControl w:val="0"/>
      </w:pPr>
      <w:r>
        <w:rPr>
          <w:b/>
          <w:bCs/>
        </w:rPr>
        <w:t xml:space="preserve">1.1   </w:t>
      </w:r>
      <w:r>
        <w:rPr>
          <w:b/>
          <w:bCs/>
        </w:rPr>
        <w:tab/>
      </w:r>
      <w:r>
        <w:t>To facilitate an efficient and accurate evaluation of the product proposed, the contractor shall:</w:t>
      </w:r>
    </w:p>
    <w:p w14:paraId="71EDF9EF" w14:textId="77777777" w:rsidR="006F2D47" w:rsidRDefault="006F2D47" w:rsidP="006F2D47">
      <w:pPr>
        <w:widowControl w:val="0"/>
      </w:pPr>
      <w:r>
        <w:t xml:space="preserve"> </w:t>
      </w:r>
    </w:p>
    <w:p w14:paraId="519A2C2D" w14:textId="77777777" w:rsidR="006F2D47" w:rsidRDefault="006F2D47" w:rsidP="006F2D47">
      <w:pPr>
        <w:widowControl w:val="0"/>
      </w:pPr>
      <w:r>
        <w:rPr>
          <w:b/>
          <w:bCs/>
        </w:rPr>
        <w:t>1.1.1</w:t>
      </w:r>
      <w:r>
        <w:tab/>
        <w:t xml:space="preserve">Demonstrate/present the steps necessary to perform </w:t>
      </w:r>
      <w:proofErr w:type="gramStart"/>
      <w:r>
        <w:t>all of</w:t>
      </w:r>
      <w:proofErr w:type="gramEnd"/>
      <w:r>
        <w:t xml:space="preserve"> the functional tasks, in sequential order, as presented in paragraph 2.0, Product Demonstration Tasks</w:t>
      </w:r>
    </w:p>
    <w:p w14:paraId="229D98FC" w14:textId="77777777" w:rsidR="006F2D47" w:rsidRDefault="006F2D47" w:rsidP="006F2D47">
      <w:pPr>
        <w:widowControl w:val="0"/>
      </w:pPr>
      <w:r>
        <w:t xml:space="preserve"> </w:t>
      </w:r>
    </w:p>
    <w:p w14:paraId="1302BED6" w14:textId="77777777" w:rsidR="006F2D47" w:rsidRDefault="006F2D47" w:rsidP="006F2D47">
      <w:pPr>
        <w:widowControl w:val="0"/>
      </w:pPr>
      <w:r>
        <w:rPr>
          <w:b/>
          <w:bCs/>
        </w:rPr>
        <w:t>1.1.2</w:t>
      </w:r>
      <w:r>
        <w:rPr>
          <w:b/>
          <w:bCs/>
        </w:rPr>
        <w:tab/>
      </w:r>
      <w:r>
        <w:t>Submit each task demonstration in single video file labeled and named as follows: [Contractor Name] - Presidential Library Ticketing Demonstration</w:t>
      </w:r>
    </w:p>
    <w:p w14:paraId="6B5FCF90" w14:textId="77777777" w:rsidR="006F2D47" w:rsidRDefault="006F2D47" w:rsidP="006F2D47">
      <w:pPr>
        <w:widowControl w:val="0"/>
      </w:pPr>
      <w:r>
        <w:t xml:space="preserve"> </w:t>
      </w:r>
    </w:p>
    <w:p w14:paraId="55AAAD84" w14:textId="77777777" w:rsidR="006F2D47" w:rsidRDefault="006F2D47" w:rsidP="006F2D47">
      <w:pPr>
        <w:widowControl w:val="0"/>
      </w:pPr>
      <w:r>
        <w:rPr>
          <w:b/>
          <w:bCs/>
        </w:rPr>
        <w:t>1.1.3</w:t>
      </w:r>
      <w:r>
        <w:rPr>
          <w:b/>
          <w:bCs/>
        </w:rPr>
        <w:tab/>
      </w:r>
      <w:r>
        <w:t>Limit the total length of the video to no longer than 45 minutes</w:t>
      </w:r>
    </w:p>
    <w:p w14:paraId="0FCF7181" w14:textId="77777777" w:rsidR="006F2D47" w:rsidRDefault="006F2D47" w:rsidP="006F2D47">
      <w:pPr>
        <w:widowControl w:val="0"/>
      </w:pPr>
      <w:r>
        <w:t xml:space="preserve"> </w:t>
      </w:r>
    </w:p>
    <w:p w14:paraId="24421F75" w14:textId="77777777" w:rsidR="006F2D47" w:rsidRDefault="006F2D47" w:rsidP="006F2D47">
      <w:pPr>
        <w:widowControl w:val="0"/>
      </w:pPr>
      <w:r>
        <w:rPr>
          <w:b/>
          <w:bCs/>
        </w:rPr>
        <w:t>1.1.4</w:t>
      </w:r>
      <w:r>
        <w:rPr>
          <w:b/>
          <w:bCs/>
        </w:rPr>
        <w:tab/>
      </w:r>
      <w:r>
        <w:t xml:space="preserve">A .doc, </w:t>
      </w:r>
      <w:proofErr w:type="spellStart"/>
      <w:r>
        <w:t>xls</w:t>
      </w:r>
      <w:proofErr w:type="spellEnd"/>
      <w:r>
        <w:t>, or pdf file containing timestamps showing where each task is shown should be included with the submission [Task # - Time marker in video]</w:t>
      </w:r>
    </w:p>
    <w:p w14:paraId="17BD8AD2" w14:textId="77777777" w:rsidR="006F2D47" w:rsidRDefault="006F2D47" w:rsidP="006F2D47">
      <w:pPr>
        <w:widowControl w:val="0"/>
      </w:pPr>
      <w:r>
        <w:t xml:space="preserve"> </w:t>
      </w:r>
    </w:p>
    <w:p w14:paraId="5D83606C" w14:textId="77777777" w:rsidR="006F2D47" w:rsidRDefault="006F2D47" w:rsidP="006F2D47">
      <w:pPr>
        <w:widowControl w:val="0"/>
      </w:pPr>
      <w:r>
        <w:rPr>
          <w:b/>
          <w:bCs/>
        </w:rPr>
        <w:t xml:space="preserve">1.2   </w:t>
      </w:r>
      <w:r>
        <w:rPr>
          <w:b/>
          <w:bCs/>
        </w:rPr>
        <w:tab/>
      </w:r>
      <w:r>
        <w:t>The contractor must use its own sample or demonstration data, if needed, for any tasks.</w:t>
      </w:r>
    </w:p>
    <w:p w14:paraId="1416E9AD" w14:textId="77777777" w:rsidR="006F2D47" w:rsidRDefault="006F2D47" w:rsidP="006F2D47">
      <w:pPr>
        <w:widowControl w:val="0"/>
      </w:pPr>
      <w:r>
        <w:t xml:space="preserve"> </w:t>
      </w:r>
    </w:p>
    <w:p w14:paraId="4E0F4E8A" w14:textId="77777777" w:rsidR="006F2D47" w:rsidRDefault="006F2D47" w:rsidP="006F2D47">
      <w:pPr>
        <w:widowControl w:val="0"/>
        <w:rPr>
          <w:b/>
          <w:bCs/>
        </w:rPr>
      </w:pPr>
      <w:r>
        <w:rPr>
          <w:b/>
          <w:bCs/>
        </w:rPr>
        <w:t xml:space="preserve">2.0   </w:t>
      </w:r>
      <w:r>
        <w:rPr>
          <w:b/>
          <w:bCs/>
        </w:rPr>
        <w:tab/>
        <w:t>PRODUCT DEMONSTRATION TASKS</w:t>
      </w:r>
    </w:p>
    <w:p w14:paraId="3C44E2EB" w14:textId="77777777" w:rsidR="006F2D47" w:rsidRDefault="006F2D47" w:rsidP="006F2D47">
      <w:pPr>
        <w:widowControl w:val="0"/>
        <w:jc w:val="center"/>
        <w:rPr>
          <w:b/>
          <w:bCs/>
        </w:rPr>
      </w:pPr>
      <w:r>
        <w:rPr>
          <w:b/>
          <w:bCs/>
        </w:rPr>
        <w:t xml:space="preserve"> </w:t>
      </w:r>
    </w:p>
    <w:p w14:paraId="39C22298" w14:textId="77777777" w:rsidR="006F2D47" w:rsidRDefault="006F2D47" w:rsidP="006F2D47">
      <w:pPr>
        <w:widowControl w:val="0"/>
        <w:jc w:val="center"/>
        <w:rPr>
          <w:b/>
          <w:bCs/>
        </w:rPr>
      </w:pPr>
      <w:r>
        <w:rPr>
          <w:b/>
          <w:bCs/>
        </w:rPr>
        <w:t xml:space="preserve"> </w:t>
      </w:r>
    </w:p>
    <w:tbl>
      <w:tblPr>
        <w:tblStyle w:val="9"/>
        <w:tblW w:w="9330" w:type="dxa"/>
        <w:tblBorders>
          <w:top w:val="nil"/>
          <w:left w:val="nil"/>
          <w:bottom w:val="nil"/>
          <w:right w:val="nil"/>
          <w:insideH w:val="nil"/>
          <w:insideV w:val="nil"/>
        </w:tblBorders>
        <w:tblLayout w:type="fixed"/>
        <w:tblLook w:val="0600" w:firstRow="0" w:lastRow="0" w:firstColumn="0" w:lastColumn="0" w:noHBand="1" w:noVBand="1"/>
      </w:tblPr>
      <w:tblGrid>
        <w:gridCol w:w="4620"/>
        <w:gridCol w:w="4710"/>
      </w:tblGrid>
      <w:tr w:rsidR="006F2D47" w14:paraId="52F43C56" w14:textId="77777777" w:rsidTr="00D55E44">
        <w:trPr>
          <w:trHeight w:val="465"/>
        </w:trPr>
        <w:tc>
          <w:tcPr>
            <w:tcW w:w="4620" w:type="dxa"/>
            <w:tcBorders>
              <w:top w:val="single" w:sz="8" w:space="0" w:color="000000"/>
              <w:left w:val="single" w:sz="8" w:space="0" w:color="000000"/>
              <w:bottom w:val="single" w:sz="8" w:space="0" w:color="000000"/>
              <w:right w:val="single" w:sz="8" w:space="0" w:color="000000"/>
            </w:tcBorders>
            <w:shd w:val="clear" w:color="auto" w:fill="D9D9D9"/>
            <w:tcMar>
              <w:top w:w="0" w:type="dxa"/>
              <w:left w:w="100" w:type="dxa"/>
              <w:bottom w:w="0" w:type="dxa"/>
              <w:right w:w="100" w:type="dxa"/>
            </w:tcMar>
          </w:tcPr>
          <w:p w14:paraId="67B5F729"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w:t>
            </w:r>
          </w:p>
        </w:tc>
        <w:tc>
          <w:tcPr>
            <w:tcW w:w="4710" w:type="dxa"/>
            <w:tcBorders>
              <w:top w:val="single" w:sz="8" w:space="0" w:color="000000"/>
              <w:left w:val="nil"/>
              <w:bottom w:val="single" w:sz="8" w:space="0" w:color="000000"/>
              <w:right w:val="single" w:sz="8" w:space="0" w:color="000000"/>
            </w:tcBorders>
            <w:shd w:val="clear" w:color="auto" w:fill="D9D9D9"/>
            <w:tcMar>
              <w:top w:w="0" w:type="dxa"/>
              <w:left w:w="100" w:type="dxa"/>
              <w:bottom w:w="0" w:type="dxa"/>
              <w:right w:w="100" w:type="dxa"/>
            </w:tcMar>
          </w:tcPr>
          <w:p w14:paraId="4AD7C6D8"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DESCRIPTION</w:t>
            </w:r>
          </w:p>
        </w:tc>
      </w:tr>
      <w:tr w:rsidR="006F2D47" w14:paraId="0C3771DB" w14:textId="77777777" w:rsidTr="00D55E44">
        <w:trPr>
          <w:trHeight w:val="264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BB9059"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TASK-01</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7C9D8FC1"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Outcome: </w:t>
            </w:r>
            <w:r>
              <w:rPr>
                <w:rFonts w:ascii="Times New Roman" w:eastAsia="Times New Roman" w:hAnsi="Times New Roman" w:cs="Times New Roman"/>
                <w:sz w:val="24"/>
                <w:szCs w:val="24"/>
              </w:rPr>
              <w:t>Creating and Maintaining User Accounts</w:t>
            </w:r>
          </w:p>
          <w:p w14:paraId="43A0CED5"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2B94A1"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Task Description: </w:t>
            </w:r>
            <w:r>
              <w:rPr>
                <w:rFonts w:ascii="Times New Roman" w:eastAsia="Times New Roman" w:hAnsi="Times New Roman" w:cs="Times New Roman"/>
                <w:sz w:val="24"/>
                <w:szCs w:val="24"/>
              </w:rPr>
              <w:t>The contractor will demonstrate account creation including initial profile set up from the viewpoint of the System Administrator. (RVTM 17.0)</w:t>
            </w:r>
          </w:p>
          <w:p w14:paraId="21F19066"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3D5D77"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Performed as Role: </w:t>
            </w:r>
            <w:r>
              <w:rPr>
                <w:rFonts w:ascii="Times New Roman" w:eastAsia="Times New Roman" w:hAnsi="Times New Roman" w:cs="Times New Roman"/>
                <w:sz w:val="24"/>
                <w:szCs w:val="24"/>
              </w:rPr>
              <w:t>System Administrator</w:t>
            </w:r>
          </w:p>
        </w:tc>
      </w:tr>
      <w:tr w:rsidR="006F2D47" w14:paraId="0D7591E8" w14:textId="77777777" w:rsidTr="00D55E44">
        <w:trPr>
          <w:trHeight w:val="309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1786F2"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TASK-02</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0FA0C816"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Outcome: </w:t>
            </w:r>
            <w:r>
              <w:rPr>
                <w:rFonts w:ascii="Times New Roman" w:eastAsia="Times New Roman" w:hAnsi="Times New Roman" w:cs="Times New Roman"/>
                <w:sz w:val="24"/>
                <w:szCs w:val="24"/>
              </w:rPr>
              <w:t>Demonstration of the Mobile Capabilities</w:t>
            </w:r>
          </w:p>
          <w:p w14:paraId="2628A320"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6BFC5"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proofErr w:type="gramStart"/>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w:t>
            </w:r>
            <w:proofErr w:type="gramEnd"/>
            <w:r>
              <w:rPr>
                <w:rFonts w:ascii="Times New Roman" w:eastAsia="Times New Roman" w:hAnsi="Times New Roman" w:cs="Times New Roman"/>
                <w:sz w:val="24"/>
                <w:szCs w:val="24"/>
              </w:rPr>
              <w:t xml:space="preserve"> contractor will demonstrate the presentation of the site on a mobile device and show how users can use the system with the same ease as with a laptop or desktop computer. (RVTM 2.0, 21.0, and 22.0)</w:t>
            </w:r>
          </w:p>
          <w:p w14:paraId="1DF7A470"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6C152F" w14:textId="77777777" w:rsidR="006F2D47" w:rsidRDefault="006F2D47" w:rsidP="00D55E44">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External User</w:t>
            </w:r>
            <w:r>
              <w:rPr>
                <w:rFonts w:ascii="Times New Roman" w:eastAsia="Times New Roman" w:hAnsi="Times New Roman" w:cs="Times New Roman"/>
                <w:b/>
                <w:bCs/>
                <w:sz w:val="24"/>
                <w:szCs w:val="24"/>
              </w:rPr>
              <w:t xml:space="preserve"> </w:t>
            </w:r>
          </w:p>
        </w:tc>
      </w:tr>
      <w:tr w:rsidR="006F2D47" w14:paraId="18544AAB" w14:textId="77777777" w:rsidTr="00D55E44">
        <w:trPr>
          <w:trHeight w:val="2535"/>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6B1EFC"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TASK-03</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1290A21C"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Demonstration of Event Management</w:t>
            </w:r>
          </w:p>
          <w:p w14:paraId="51A7C9B0" w14:textId="77777777" w:rsidR="006F2D47" w:rsidRDefault="006F2D47" w:rsidP="00D55E44">
            <w:pPr>
              <w:widowControl w:val="0"/>
              <w:spacing w:line="240" w:lineRule="auto"/>
              <w:rPr>
                <w:rFonts w:ascii="Times New Roman" w:eastAsia="Times New Roman" w:hAnsi="Times New Roman" w:cs="Times New Roman"/>
                <w:sz w:val="24"/>
                <w:szCs w:val="24"/>
              </w:rPr>
            </w:pPr>
          </w:p>
          <w:p w14:paraId="2CF143A6"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 ability to create an event, configure event time and seating capacity including wait lists and various ticket types, and publish events for public reservations. (RVTM 1.0, 1.1, 1.2, 1.3, 1.4, and 2.1)</w:t>
            </w:r>
          </w:p>
          <w:p w14:paraId="3EBD018F" w14:textId="77777777" w:rsidR="006F2D47" w:rsidRDefault="006F2D47" w:rsidP="00D55E44">
            <w:pPr>
              <w:widowControl w:val="0"/>
              <w:spacing w:line="240" w:lineRule="auto"/>
              <w:rPr>
                <w:rFonts w:ascii="Times New Roman" w:eastAsia="Times New Roman" w:hAnsi="Times New Roman" w:cs="Times New Roman"/>
                <w:sz w:val="24"/>
                <w:szCs w:val="24"/>
              </w:rPr>
            </w:pPr>
          </w:p>
          <w:p w14:paraId="73F1A503"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System Administrator </w:t>
            </w:r>
          </w:p>
        </w:tc>
      </w:tr>
      <w:tr w:rsidR="006F2D47" w14:paraId="1D001CCC" w14:textId="77777777" w:rsidTr="00D55E44">
        <w:trPr>
          <w:trHeight w:val="2085"/>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C14F38"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TASK-04</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37091406"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Demonstration of Group Reservations</w:t>
            </w:r>
          </w:p>
          <w:p w14:paraId="72520D9B" w14:textId="77777777" w:rsidR="006F2D47" w:rsidRDefault="006F2D47" w:rsidP="00D55E44">
            <w:pPr>
              <w:widowControl w:val="0"/>
              <w:spacing w:line="240" w:lineRule="auto"/>
              <w:rPr>
                <w:rFonts w:ascii="Times New Roman" w:eastAsia="Times New Roman" w:hAnsi="Times New Roman" w:cs="Times New Roman"/>
                <w:sz w:val="24"/>
                <w:szCs w:val="24"/>
              </w:rPr>
            </w:pPr>
          </w:p>
          <w:p w14:paraId="50E0F4EF"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 ability to reserve an entry ticket for a group and the ticket provided for entry. (RVTM 5.0)</w:t>
            </w:r>
          </w:p>
          <w:p w14:paraId="612157F4" w14:textId="77777777" w:rsidR="006F2D47" w:rsidRDefault="006F2D47" w:rsidP="00D55E44">
            <w:pPr>
              <w:widowControl w:val="0"/>
              <w:spacing w:line="240" w:lineRule="auto"/>
              <w:rPr>
                <w:rFonts w:ascii="Times New Roman" w:eastAsia="Times New Roman" w:hAnsi="Times New Roman" w:cs="Times New Roman"/>
                <w:sz w:val="24"/>
                <w:szCs w:val="24"/>
              </w:rPr>
            </w:pPr>
          </w:p>
          <w:p w14:paraId="57381164"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External User </w:t>
            </w:r>
          </w:p>
        </w:tc>
      </w:tr>
      <w:tr w:rsidR="006F2D47" w14:paraId="69A22286" w14:textId="77777777" w:rsidTr="00D55E44">
        <w:trPr>
          <w:trHeight w:val="1905"/>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5D6E11"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TASK-05</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23543F3F"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Demonstration of On-Site Kiosks</w:t>
            </w:r>
          </w:p>
          <w:p w14:paraId="720B08C9" w14:textId="77777777" w:rsidR="006F2D47" w:rsidRDefault="006F2D47" w:rsidP="00D55E44">
            <w:pPr>
              <w:widowControl w:val="0"/>
              <w:spacing w:line="240" w:lineRule="auto"/>
              <w:rPr>
                <w:rFonts w:ascii="Times New Roman" w:eastAsia="Times New Roman" w:hAnsi="Times New Roman" w:cs="Times New Roman"/>
                <w:b/>
                <w:bCs/>
                <w:sz w:val="24"/>
                <w:szCs w:val="24"/>
              </w:rPr>
            </w:pPr>
          </w:p>
          <w:p w14:paraId="2C5CEA00" w14:textId="77777777" w:rsidR="006F2D47" w:rsidRDefault="006F2D47" w:rsidP="00D55E44">
            <w:pPr>
              <w:widowControl w:val="0"/>
              <w:spacing w:line="240" w:lineRule="auto"/>
              <w:rPr>
                <w:rFonts w:ascii="Times New Roman" w:eastAsia="Times New Roman" w:hAnsi="Times New Roman" w:cs="Times New Roman"/>
                <w:sz w:val="21"/>
                <w:szCs w:val="21"/>
                <w:highlight w:val="white"/>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The contractor will demonstrate how attendees will use the kiosk to buy or reserve tickets, look up their prior online ticket purchases and print tickets using their barcode with a unique identifier number.  (RVTM 3.0 and 31.0)</w:t>
            </w:r>
          </w:p>
          <w:p w14:paraId="0389D9E5" w14:textId="77777777" w:rsidR="006F2D47" w:rsidRDefault="006F2D47" w:rsidP="00D55E44">
            <w:pPr>
              <w:widowControl w:val="0"/>
              <w:spacing w:line="240" w:lineRule="auto"/>
              <w:rPr>
                <w:rFonts w:ascii="Times New Roman" w:eastAsia="Times New Roman" w:hAnsi="Times New Roman" w:cs="Times New Roman"/>
                <w:sz w:val="21"/>
                <w:szCs w:val="21"/>
                <w:highlight w:val="white"/>
              </w:rPr>
            </w:pPr>
          </w:p>
          <w:p w14:paraId="5A78DC23"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External User </w:t>
            </w:r>
          </w:p>
        </w:tc>
      </w:tr>
      <w:tr w:rsidR="006F2D47" w14:paraId="5120904B" w14:textId="77777777" w:rsidTr="00D55E44">
        <w:trPr>
          <w:trHeight w:val="213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135988"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TASK-06</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5D5E6AA1"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Collection of Donations</w:t>
            </w:r>
          </w:p>
          <w:p w14:paraId="0A2D937C" w14:textId="77777777" w:rsidR="006F2D47" w:rsidRDefault="006F2D47" w:rsidP="00D55E44">
            <w:pPr>
              <w:widowControl w:val="0"/>
              <w:spacing w:line="240" w:lineRule="auto"/>
              <w:rPr>
                <w:rFonts w:ascii="Times New Roman" w:eastAsia="Times New Roman" w:hAnsi="Times New Roman" w:cs="Times New Roman"/>
                <w:sz w:val="24"/>
                <w:szCs w:val="24"/>
              </w:rPr>
            </w:pPr>
          </w:p>
          <w:p w14:paraId="117FAC3B"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 ability to collect donations when ordering tickets on their mobile, laptop, and desktop devices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at the on-site kiosk.  (RVTM 8.0)</w:t>
            </w:r>
          </w:p>
          <w:p w14:paraId="69FEFF0A" w14:textId="77777777" w:rsidR="006F2D47" w:rsidRDefault="006F2D47" w:rsidP="00D55E44">
            <w:pPr>
              <w:widowControl w:val="0"/>
              <w:spacing w:line="240" w:lineRule="auto"/>
              <w:rPr>
                <w:rFonts w:ascii="Times New Roman" w:eastAsia="Times New Roman" w:hAnsi="Times New Roman" w:cs="Times New Roman"/>
                <w:sz w:val="24"/>
                <w:szCs w:val="24"/>
              </w:rPr>
            </w:pPr>
          </w:p>
          <w:p w14:paraId="768B17E5"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External Users </w:t>
            </w:r>
          </w:p>
        </w:tc>
      </w:tr>
      <w:tr w:rsidR="006F2D47" w14:paraId="025B4589" w14:textId="77777777" w:rsidTr="00D55E44">
        <w:trPr>
          <w:trHeight w:val="2325"/>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4C80DC"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TASK-07</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36F85C2D"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Demonstration of the Check-In Process</w:t>
            </w:r>
          </w:p>
          <w:p w14:paraId="70F50588" w14:textId="77777777" w:rsidR="006F2D47" w:rsidRDefault="006F2D47" w:rsidP="00D55E44">
            <w:pPr>
              <w:widowControl w:val="0"/>
              <w:spacing w:line="240" w:lineRule="auto"/>
              <w:rPr>
                <w:rFonts w:ascii="Times New Roman" w:eastAsia="Times New Roman" w:hAnsi="Times New Roman" w:cs="Times New Roman"/>
                <w:sz w:val="24"/>
                <w:szCs w:val="24"/>
              </w:rPr>
            </w:pPr>
          </w:p>
          <w:p w14:paraId="02E234C9"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 ability to check-in with their barcode with a unique identifier number.  (RVTM 6.0, 6.1, and 6.2)</w:t>
            </w:r>
          </w:p>
          <w:p w14:paraId="3B0FB898" w14:textId="77777777" w:rsidR="006F2D47" w:rsidRDefault="006F2D47" w:rsidP="00D55E44">
            <w:pPr>
              <w:widowControl w:val="0"/>
              <w:spacing w:line="240" w:lineRule="auto"/>
              <w:rPr>
                <w:rFonts w:ascii="Times New Roman" w:eastAsia="Times New Roman" w:hAnsi="Times New Roman" w:cs="Times New Roman"/>
                <w:sz w:val="24"/>
                <w:szCs w:val="24"/>
              </w:rPr>
            </w:pPr>
          </w:p>
          <w:p w14:paraId="65297430"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Internal and External Users </w:t>
            </w:r>
          </w:p>
        </w:tc>
      </w:tr>
      <w:tr w:rsidR="006F2D47" w14:paraId="55CCF8C0" w14:textId="77777777" w:rsidTr="00D55E44">
        <w:trPr>
          <w:trHeight w:val="222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87420F"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TASK-08</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19FDF027"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Demonstration of Point-of-Sale Services</w:t>
            </w:r>
          </w:p>
          <w:p w14:paraId="3DF2C335" w14:textId="77777777" w:rsidR="006F2D47" w:rsidRDefault="006F2D47" w:rsidP="00D55E44">
            <w:pPr>
              <w:widowControl w:val="0"/>
              <w:spacing w:line="240" w:lineRule="auto"/>
              <w:rPr>
                <w:rFonts w:ascii="Times New Roman" w:eastAsia="Times New Roman" w:hAnsi="Times New Roman" w:cs="Times New Roman"/>
                <w:sz w:val="24"/>
                <w:szCs w:val="24"/>
              </w:rPr>
            </w:pPr>
          </w:p>
          <w:p w14:paraId="25379F91"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 </w:t>
            </w:r>
            <w:proofErr w:type="gramStart"/>
            <w:r>
              <w:rPr>
                <w:rFonts w:ascii="Times New Roman" w:eastAsia="Times New Roman" w:hAnsi="Times New Roman" w:cs="Times New Roman"/>
                <w:sz w:val="24"/>
                <w:szCs w:val="24"/>
              </w:rPr>
              <w:t>back office</w:t>
            </w:r>
            <w:proofErr w:type="gramEnd"/>
            <w:r>
              <w:rPr>
                <w:rFonts w:ascii="Times New Roman" w:eastAsia="Times New Roman" w:hAnsi="Times New Roman" w:cs="Times New Roman"/>
                <w:sz w:val="24"/>
                <w:szCs w:val="24"/>
              </w:rPr>
              <w:t xml:space="preserve"> order management capabilities of the ticketing system. (RVTM 4.0, 5.1, 11.0, 14.0, and 30.0)</w:t>
            </w:r>
          </w:p>
          <w:p w14:paraId="61F140BC" w14:textId="77777777" w:rsidR="006F2D47" w:rsidRDefault="006F2D47" w:rsidP="00D55E44">
            <w:pPr>
              <w:widowControl w:val="0"/>
              <w:spacing w:line="240" w:lineRule="auto"/>
              <w:rPr>
                <w:rFonts w:ascii="Times New Roman" w:eastAsia="Times New Roman" w:hAnsi="Times New Roman" w:cs="Times New Roman"/>
                <w:sz w:val="24"/>
                <w:szCs w:val="24"/>
              </w:rPr>
            </w:pPr>
          </w:p>
          <w:p w14:paraId="7F4D5BF0"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System Administrator </w:t>
            </w:r>
          </w:p>
        </w:tc>
      </w:tr>
      <w:tr w:rsidR="006F2D47" w14:paraId="7CAA5FC1" w14:textId="77777777" w:rsidTr="00D55E44">
        <w:trPr>
          <w:trHeight w:val="2595"/>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6FD39D"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TASK-09</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6415FD28"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Outcome: </w:t>
            </w:r>
            <w:r>
              <w:rPr>
                <w:rFonts w:ascii="Times New Roman" w:eastAsia="Times New Roman" w:hAnsi="Times New Roman" w:cs="Times New Roman"/>
                <w:sz w:val="24"/>
                <w:szCs w:val="24"/>
              </w:rPr>
              <w:t>Demonstration of the Available Search and Reporting Capabilities</w:t>
            </w:r>
          </w:p>
          <w:p w14:paraId="3A9DE08B"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BBF562"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Task Description: </w:t>
            </w:r>
            <w:r>
              <w:rPr>
                <w:rFonts w:ascii="Times New Roman" w:eastAsia="Times New Roman" w:hAnsi="Times New Roman" w:cs="Times New Roman"/>
                <w:sz w:val="24"/>
                <w:szCs w:val="24"/>
              </w:rPr>
              <w:t>The contractor will demonstrate the ability to develop standard and ad hoc reports based on user queries.  (RVTM 13.0, 14.0, and 15.0)</w:t>
            </w:r>
          </w:p>
          <w:p w14:paraId="26C195FB" w14:textId="77777777" w:rsidR="006F2D47" w:rsidRDefault="006F2D47" w:rsidP="00D55E44">
            <w:pPr>
              <w:widowControl w:val="0"/>
              <w:spacing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6BA38ECE"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Performed as Role: </w:t>
            </w:r>
            <w:r>
              <w:rPr>
                <w:rFonts w:ascii="Times New Roman" w:eastAsia="Times New Roman" w:hAnsi="Times New Roman" w:cs="Times New Roman"/>
                <w:sz w:val="24"/>
                <w:szCs w:val="24"/>
              </w:rPr>
              <w:t xml:space="preserve">System Administrator </w:t>
            </w:r>
          </w:p>
        </w:tc>
      </w:tr>
      <w:tr w:rsidR="006F2D47" w14:paraId="4B210A20" w14:textId="77777777" w:rsidTr="00D55E44">
        <w:trPr>
          <w:trHeight w:val="246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28771C"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TASK-10</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3E6E3AB9"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System Configurations</w:t>
            </w:r>
          </w:p>
          <w:p w14:paraId="25CFA4F9" w14:textId="77777777" w:rsidR="006F2D47" w:rsidRDefault="006F2D47" w:rsidP="00D55E44">
            <w:pPr>
              <w:widowControl w:val="0"/>
              <w:spacing w:line="240" w:lineRule="auto"/>
              <w:rPr>
                <w:rFonts w:ascii="Times New Roman" w:eastAsia="Times New Roman" w:hAnsi="Times New Roman" w:cs="Times New Roman"/>
                <w:sz w:val="24"/>
                <w:szCs w:val="24"/>
              </w:rPr>
            </w:pPr>
          </w:p>
          <w:p w14:paraId="29F8AF2A"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miscellaneous requirements related to the configuration of the system including look and feel, back office, and records schedules.  (RVTM 16.0, 18.0, 19.0, 20.0, and 22.1)</w:t>
            </w:r>
          </w:p>
          <w:p w14:paraId="44649568" w14:textId="77777777" w:rsidR="006F2D47" w:rsidRDefault="006F2D47" w:rsidP="00D55E44">
            <w:pPr>
              <w:widowControl w:val="0"/>
              <w:spacing w:line="240" w:lineRule="auto"/>
              <w:rPr>
                <w:rFonts w:ascii="Times New Roman" w:eastAsia="Times New Roman" w:hAnsi="Times New Roman" w:cs="Times New Roman"/>
                <w:sz w:val="24"/>
                <w:szCs w:val="24"/>
              </w:rPr>
            </w:pPr>
          </w:p>
          <w:p w14:paraId="61C484A1"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System Administrator </w:t>
            </w:r>
          </w:p>
        </w:tc>
      </w:tr>
      <w:tr w:rsidR="006F2D47" w14:paraId="12E740C5" w14:textId="77777777" w:rsidTr="00D55E44">
        <w:trPr>
          <w:trHeight w:val="213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8E4E35"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TASK-11</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675B2643"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Notices to External Users</w:t>
            </w:r>
          </w:p>
          <w:p w14:paraId="2ED7BE78" w14:textId="77777777" w:rsidR="006F2D47" w:rsidRDefault="006F2D47" w:rsidP="00D55E44">
            <w:pPr>
              <w:widowControl w:val="0"/>
              <w:spacing w:line="240" w:lineRule="auto"/>
              <w:rPr>
                <w:rFonts w:ascii="Times New Roman" w:eastAsia="Times New Roman" w:hAnsi="Times New Roman" w:cs="Times New Roman"/>
                <w:sz w:val="24"/>
                <w:szCs w:val="24"/>
              </w:rPr>
            </w:pPr>
          </w:p>
          <w:p w14:paraId="25B2CB2D"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 ability to send both manual and automated (based on specified rules) batch SMS and emails with attachments and URL links.  (RVTM 10.0 and 11.0)</w:t>
            </w:r>
          </w:p>
          <w:p w14:paraId="57293F0F" w14:textId="77777777" w:rsidR="006F2D47" w:rsidRDefault="006F2D47" w:rsidP="00D55E44">
            <w:pPr>
              <w:widowControl w:val="0"/>
              <w:spacing w:line="240" w:lineRule="auto"/>
              <w:rPr>
                <w:rFonts w:ascii="Times New Roman" w:eastAsia="Times New Roman" w:hAnsi="Times New Roman" w:cs="Times New Roman"/>
                <w:sz w:val="24"/>
                <w:szCs w:val="24"/>
              </w:rPr>
            </w:pPr>
          </w:p>
          <w:p w14:paraId="646507C0"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System Administrator </w:t>
            </w:r>
          </w:p>
        </w:tc>
      </w:tr>
      <w:tr w:rsidR="006F2D47" w14:paraId="01AB4189" w14:textId="77777777" w:rsidTr="00D55E44">
        <w:trPr>
          <w:trHeight w:val="2100"/>
        </w:trPr>
        <w:tc>
          <w:tcPr>
            <w:tcW w:w="4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AC8E3F" w14:textId="77777777" w:rsidR="006F2D47" w:rsidRDefault="006F2D47" w:rsidP="00D55E44">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TASK-12</w:t>
            </w:r>
          </w:p>
        </w:tc>
        <w:tc>
          <w:tcPr>
            <w:tcW w:w="4710" w:type="dxa"/>
            <w:tcBorders>
              <w:top w:val="nil"/>
              <w:left w:val="nil"/>
              <w:bottom w:val="single" w:sz="8" w:space="0" w:color="000000"/>
              <w:right w:val="single" w:sz="8" w:space="0" w:color="000000"/>
            </w:tcBorders>
            <w:tcMar>
              <w:top w:w="0" w:type="dxa"/>
              <w:left w:w="100" w:type="dxa"/>
              <w:bottom w:w="0" w:type="dxa"/>
              <w:right w:w="100" w:type="dxa"/>
            </w:tcMar>
          </w:tcPr>
          <w:p w14:paraId="12D9E812"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r>
              <w:rPr>
                <w:rFonts w:ascii="Times New Roman" w:eastAsia="Times New Roman" w:hAnsi="Times New Roman" w:cs="Times New Roman"/>
                <w:sz w:val="24"/>
                <w:szCs w:val="24"/>
              </w:rPr>
              <w:t xml:space="preserve"> Online Training</w:t>
            </w:r>
          </w:p>
          <w:p w14:paraId="4CA8C491" w14:textId="77777777" w:rsidR="006F2D47" w:rsidRDefault="006F2D47" w:rsidP="00D55E44">
            <w:pPr>
              <w:widowControl w:val="0"/>
              <w:spacing w:line="240" w:lineRule="auto"/>
              <w:rPr>
                <w:rFonts w:ascii="Times New Roman" w:eastAsia="Times New Roman" w:hAnsi="Times New Roman" w:cs="Times New Roman"/>
                <w:sz w:val="24"/>
                <w:szCs w:val="24"/>
              </w:rPr>
            </w:pPr>
          </w:p>
          <w:p w14:paraId="0189DA34"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Task Description:</w:t>
            </w:r>
            <w:r>
              <w:rPr>
                <w:rFonts w:ascii="Times New Roman" w:eastAsia="Times New Roman" w:hAnsi="Times New Roman" w:cs="Times New Roman"/>
                <w:sz w:val="24"/>
                <w:szCs w:val="24"/>
              </w:rPr>
              <w:t xml:space="preserve"> The contractor will demonstrate their online training offerings and access to their training repository.  (RVTM 35.0)</w:t>
            </w:r>
          </w:p>
          <w:p w14:paraId="2084A31B" w14:textId="77777777" w:rsidR="006F2D47" w:rsidRDefault="006F2D47" w:rsidP="00D55E44">
            <w:pPr>
              <w:widowControl w:val="0"/>
              <w:spacing w:line="240" w:lineRule="auto"/>
              <w:rPr>
                <w:rFonts w:ascii="Times New Roman" w:eastAsia="Times New Roman" w:hAnsi="Times New Roman" w:cs="Times New Roman"/>
                <w:sz w:val="24"/>
                <w:szCs w:val="24"/>
              </w:rPr>
            </w:pPr>
          </w:p>
          <w:p w14:paraId="1B720EB7" w14:textId="77777777" w:rsidR="006F2D47" w:rsidRDefault="006F2D47" w:rsidP="00D55E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Performed as Role:</w:t>
            </w:r>
            <w:r>
              <w:rPr>
                <w:rFonts w:ascii="Times New Roman" w:eastAsia="Times New Roman" w:hAnsi="Times New Roman" w:cs="Times New Roman"/>
                <w:sz w:val="24"/>
                <w:szCs w:val="24"/>
              </w:rPr>
              <w:t xml:space="preserve"> System Administrator and Internal Users </w:t>
            </w:r>
          </w:p>
        </w:tc>
      </w:tr>
    </w:tbl>
    <w:p w14:paraId="21FDE5B2" w14:textId="77777777" w:rsidR="006F2D47" w:rsidRDefault="006F2D47" w:rsidP="006F2D47">
      <w:pPr>
        <w:widowControl w:val="0"/>
        <w:jc w:val="center"/>
        <w:rPr>
          <w:b/>
          <w:bCs/>
        </w:rPr>
      </w:pPr>
      <w:r>
        <w:br w:type="page"/>
      </w:r>
    </w:p>
    <w:p w14:paraId="2461B359" w14:textId="77777777" w:rsidR="006F2D47" w:rsidRDefault="006F2D47" w:rsidP="006F2D47">
      <w:pPr>
        <w:widowControl w:val="0"/>
        <w:jc w:val="center"/>
        <w:rPr>
          <w:b/>
          <w:bCs/>
        </w:rPr>
      </w:pPr>
      <w:r>
        <w:rPr>
          <w:b/>
          <w:bCs/>
        </w:rPr>
        <w:lastRenderedPageBreak/>
        <w:t>ATTACHMENT 13</w:t>
      </w:r>
    </w:p>
    <w:p w14:paraId="532A2FB7" w14:textId="77777777" w:rsidR="006F2D47" w:rsidRDefault="006F2D47" w:rsidP="006F2D47">
      <w:pPr>
        <w:widowControl w:val="0"/>
        <w:jc w:val="center"/>
        <w:rPr>
          <w:b/>
          <w:bCs/>
        </w:rPr>
      </w:pPr>
      <w:r>
        <w:rPr>
          <w:b/>
          <w:bCs/>
        </w:rPr>
        <w:t>RELEVANT PAST PERFORMANCE QUESTIONNAIRE</w:t>
      </w:r>
    </w:p>
    <w:p w14:paraId="14756187" w14:textId="77777777" w:rsidR="006F2D47" w:rsidRDefault="006F2D47" w:rsidP="006F2D47">
      <w:pPr>
        <w:widowControl w:val="0"/>
      </w:pPr>
      <w:r>
        <w:t xml:space="preserve"> </w:t>
      </w:r>
    </w:p>
    <w:p w14:paraId="762B3256" w14:textId="77777777" w:rsidR="006F2D47" w:rsidRDefault="006F2D47" w:rsidP="006F2D47">
      <w:pPr>
        <w:widowControl w:val="0"/>
      </w:pPr>
      <w:r>
        <w:t xml:space="preserve"> </w:t>
      </w:r>
    </w:p>
    <w:p w14:paraId="7236F338" w14:textId="77777777" w:rsidR="006F2D47" w:rsidRDefault="006F2D47" w:rsidP="006F2D47">
      <w:pPr>
        <w:widowControl w:val="0"/>
        <w:rPr>
          <w:i/>
          <w:iCs/>
        </w:rPr>
      </w:pPr>
      <w:r>
        <w:rPr>
          <w:i/>
          <w:iCs/>
        </w:rPr>
        <w:t xml:space="preserve">Note: To be completed </w:t>
      </w:r>
      <w:proofErr w:type="gramStart"/>
      <w:r>
        <w:rPr>
          <w:i/>
          <w:iCs/>
        </w:rPr>
        <w:t>by</w:t>
      </w:r>
      <w:proofErr w:type="gramEnd"/>
      <w:r>
        <w:rPr>
          <w:i/>
          <w:iCs/>
        </w:rPr>
        <w:t xml:space="preserve"> your references and returned </w:t>
      </w:r>
      <w:proofErr w:type="gramStart"/>
      <w:r>
        <w:rPr>
          <w:i/>
          <w:iCs/>
        </w:rPr>
        <w:t>by</w:t>
      </w:r>
      <w:proofErr w:type="gramEnd"/>
      <w:r>
        <w:rPr>
          <w:i/>
          <w:iCs/>
        </w:rPr>
        <w:t xml:space="preserve"> your references to the Contract Specialist by the date specified.  Failure to do so may result in rejection of your quotation.</w:t>
      </w:r>
    </w:p>
    <w:p w14:paraId="411D8D6D" w14:textId="77777777" w:rsidR="006F2D47" w:rsidRDefault="006F2D47" w:rsidP="006F2D47">
      <w:pPr>
        <w:widowControl w:val="0"/>
      </w:pPr>
      <w:r>
        <w:t xml:space="preserve"> </w:t>
      </w:r>
    </w:p>
    <w:p w14:paraId="25C75F99" w14:textId="77777777" w:rsidR="006F2D47" w:rsidRDefault="006F2D47" w:rsidP="006F2D47">
      <w:pPr>
        <w:widowControl w:val="0"/>
      </w:pPr>
      <w:r>
        <w:t xml:space="preserve">Your organization has been identified for participation in the past performance evaluation on a current solicitation at the National Archives and Records Administration (NARA), College Park, Maryland.  This survey will be used to evaluate </w:t>
      </w:r>
      <w:proofErr w:type="gramStart"/>
      <w:r>
        <w:t>the past</w:t>
      </w:r>
      <w:proofErr w:type="gramEnd"/>
      <w:r>
        <w:t xml:space="preserve"> performance for the contractor and contracting action identified below.</w:t>
      </w:r>
    </w:p>
    <w:p w14:paraId="6CAB319E" w14:textId="77777777" w:rsidR="006F2D47" w:rsidRDefault="006F2D47" w:rsidP="006F2D47">
      <w:pPr>
        <w:widowControl w:val="0"/>
      </w:pPr>
      <w:r>
        <w:t xml:space="preserve"> </w:t>
      </w:r>
    </w:p>
    <w:p w14:paraId="7E9B6DB6" w14:textId="77777777" w:rsidR="006F2D47" w:rsidRDefault="006F2D47" w:rsidP="006F2D47">
      <w:pPr>
        <w:widowControl w:val="0"/>
      </w:pPr>
      <w:r>
        <w:t>Your candid response to the questions is important to our evaluation effort and may affect the award outcome.  Please indicate "N/A" in any area which is not applicable to work performed on your contracting action.  The names of individuals supplying past performance information will remain confidential.</w:t>
      </w:r>
    </w:p>
    <w:p w14:paraId="2BCCCDF0" w14:textId="77777777" w:rsidR="006F2D47" w:rsidRDefault="006F2D47" w:rsidP="006F2D47">
      <w:pPr>
        <w:widowControl w:val="0"/>
      </w:pPr>
      <w:r>
        <w:t xml:space="preserve"> </w:t>
      </w:r>
    </w:p>
    <w:p w14:paraId="6B053C8A" w14:textId="4948CD28" w:rsidR="006F2D47" w:rsidRDefault="006F2D47" w:rsidP="006F2D47">
      <w:pPr>
        <w:widowControl w:val="0"/>
      </w:pPr>
      <w:r>
        <w:t xml:space="preserve">Please take a moment to complete the enclosed survey and email or fax the completed and signed survey to the contact listed below by </w:t>
      </w:r>
      <w:r>
        <w:rPr>
          <w:b/>
          <w:bCs/>
          <w:highlight w:val="yellow"/>
        </w:rPr>
        <w:t>1:00</w:t>
      </w:r>
      <w:r w:rsidRPr="00835B1F">
        <w:rPr>
          <w:b/>
          <w:bCs/>
          <w:highlight w:val="yellow"/>
        </w:rPr>
        <w:t xml:space="preserve"> PM ET on February </w:t>
      </w:r>
      <w:r w:rsidR="00006DCE">
        <w:rPr>
          <w:b/>
          <w:bCs/>
          <w:highlight w:val="yellow"/>
        </w:rPr>
        <w:t>5</w:t>
      </w:r>
      <w:r w:rsidRPr="00835B1F">
        <w:rPr>
          <w:b/>
          <w:bCs/>
          <w:highlight w:val="yellow"/>
        </w:rPr>
        <w:t>, 2026</w:t>
      </w:r>
      <w:r>
        <w:t xml:space="preserve">.  A representative of NARA may contact you to arrange a time for a phone interview to review the survey.  If you have any questions regarding this </w:t>
      </w:r>
      <w:proofErr w:type="gramStart"/>
      <w:r>
        <w:t>survey</w:t>
      </w:r>
      <w:proofErr w:type="gramEnd"/>
      <w:r>
        <w:t xml:space="preserve"> please contact:</w:t>
      </w:r>
    </w:p>
    <w:p w14:paraId="42F0577E" w14:textId="77777777" w:rsidR="006F2D47" w:rsidRDefault="006F2D47" w:rsidP="006F2D47">
      <w:pPr>
        <w:widowControl w:val="0"/>
      </w:pPr>
      <w:r>
        <w:t xml:space="preserve"> </w:t>
      </w:r>
    </w:p>
    <w:p w14:paraId="19596334" w14:textId="77777777" w:rsidR="006F2D47" w:rsidRDefault="006F2D47" w:rsidP="006F2D47">
      <w:pPr>
        <w:widowControl w:val="0"/>
      </w:pPr>
      <w:r>
        <w:t>Kevin Monahan, Contracting Officer</w:t>
      </w:r>
    </w:p>
    <w:p w14:paraId="153F80FC" w14:textId="77777777" w:rsidR="006F2D47" w:rsidRDefault="006F2D47" w:rsidP="006F2D47">
      <w:pPr>
        <w:widowControl w:val="0"/>
      </w:pPr>
      <w:r>
        <w:t>Email: kevin.monahan@nara.gov</w:t>
      </w:r>
    </w:p>
    <w:p w14:paraId="4043F4C6" w14:textId="77777777" w:rsidR="006F2D47" w:rsidRDefault="006F2D47" w:rsidP="006F2D47">
      <w:pPr>
        <w:widowControl w:val="0"/>
      </w:pPr>
      <w:r>
        <w:t xml:space="preserve"> </w:t>
      </w:r>
    </w:p>
    <w:p w14:paraId="0A1236BC" w14:textId="77777777" w:rsidR="006F2D47" w:rsidRDefault="006F2D47" w:rsidP="006F2D47">
      <w:pPr>
        <w:widowControl w:val="0"/>
      </w:pPr>
      <w:r>
        <w:t>The following information is being requested:</w:t>
      </w:r>
    </w:p>
    <w:p w14:paraId="77CA85DD" w14:textId="77777777" w:rsidR="006F2D47" w:rsidRDefault="006F2D47" w:rsidP="006F2D47">
      <w:pPr>
        <w:widowControl w:val="0"/>
      </w:pPr>
      <w:r>
        <w:t xml:space="preserve"> </w:t>
      </w:r>
    </w:p>
    <w:p w14:paraId="2F7E58A3" w14:textId="77777777" w:rsidR="006F2D47" w:rsidRDefault="006F2D47" w:rsidP="006F2D47">
      <w:pPr>
        <w:widowControl w:val="0"/>
      </w:pPr>
      <w:r>
        <w:t xml:space="preserve"> </w:t>
      </w:r>
    </w:p>
    <w:p w14:paraId="1D1B27AE" w14:textId="77777777" w:rsidR="006F2D47" w:rsidRDefault="006F2D47" w:rsidP="006F2D47">
      <w:pPr>
        <w:widowControl w:val="0"/>
      </w:pPr>
      <w:r>
        <w:t>Evaluators name, position, organization, and role on the contract: _________________________</w:t>
      </w:r>
    </w:p>
    <w:p w14:paraId="35CDF61C" w14:textId="77777777" w:rsidR="006F2D47" w:rsidRDefault="006F2D47" w:rsidP="006F2D47">
      <w:pPr>
        <w:widowControl w:val="0"/>
      </w:pPr>
      <w:r>
        <w:t>______________________________________________________________________________</w:t>
      </w:r>
    </w:p>
    <w:p w14:paraId="396756FB" w14:textId="77777777" w:rsidR="006F2D47" w:rsidRDefault="006F2D47" w:rsidP="006F2D47">
      <w:pPr>
        <w:widowControl w:val="0"/>
      </w:pPr>
      <w:r>
        <w:t xml:space="preserve"> </w:t>
      </w:r>
    </w:p>
    <w:p w14:paraId="4C80A79C" w14:textId="77777777" w:rsidR="006F2D47" w:rsidRDefault="006F2D47" w:rsidP="006F2D47">
      <w:pPr>
        <w:widowControl w:val="0"/>
      </w:pPr>
      <w:r>
        <w:t xml:space="preserve">Evaluator’s phone # and email </w:t>
      </w:r>
      <w:proofErr w:type="gramStart"/>
      <w:r>
        <w:t>address:_</w:t>
      </w:r>
      <w:proofErr w:type="gramEnd"/>
      <w:r>
        <w:t>____________________________________________</w:t>
      </w:r>
    </w:p>
    <w:p w14:paraId="7EAAEFFF" w14:textId="77777777" w:rsidR="006F2D47" w:rsidRDefault="006F2D47" w:rsidP="006F2D47">
      <w:pPr>
        <w:widowControl w:val="0"/>
      </w:pPr>
      <w:r>
        <w:t>______________________________________________________________________________</w:t>
      </w:r>
    </w:p>
    <w:p w14:paraId="7EC61227" w14:textId="77777777" w:rsidR="006F2D47" w:rsidRDefault="006F2D47" w:rsidP="006F2D47">
      <w:pPr>
        <w:widowControl w:val="0"/>
      </w:pPr>
      <w:r>
        <w:t xml:space="preserve"> </w:t>
      </w:r>
    </w:p>
    <w:p w14:paraId="0FB36093" w14:textId="77777777" w:rsidR="006F2D47" w:rsidRDefault="006F2D47" w:rsidP="006F2D47">
      <w:pPr>
        <w:widowControl w:val="0"/>
      </w:pPr>
      <w:r>
        <w:t xml:space="preserve">Number of month’s contractor performance was monitored by </w:t>
      </w:r>
      <w:proofErr w:type="gramStart"/>
      <w:r>
        <w:t>evaluator:_</w:t>
      </w:r>
      <w:proofErr w:type="gramEnd"/>
      <w:r>
        <w:t>_________________</w:t>
      </w:r>
    </w:p>
    <w:p w14:paraId="6F8CAB5C" w14:textId="77777777" w:rsidR="006F2D47" w:rsidRDefault="006F2D47" w:rsidP="006F2D47">
      <w:pPr>
        <w:widowControl w:val="0"/>
      </w:pPr>
      <w:r>
        <w:t xml:space="preserve"> </w:t>
      </w:r>
    </w:p>
    <w:p w14:paraId="0296DEF6" w14:textId="77777777" w:rsidR="006F2D47" w:rsidRDefault="006F2D47" w:rsidP="006F2D47">
      <w:pPr>
        <w:widowControl w:val="0"/>
      </w:pPr>
      <w:r>
        <w:t xml:space="preserve">Contract </w:t>
      </w:r>
      <w:proofErr w:type="gramStart"/>
      <w:r>
        <w:t>number:_</w:t>
      </w:r>
      <w:proofErr w:type="gramEnd"/>
      <w:r>
        <w:t>__________________________</w:t>
      </w:r>
    </w:p>
    <w:p w14:paraId="70F444A1" w14:textId="77777777" w:rsidR="006F2D47" w:rsidRDefault="006F2D47" w:rsidP="006F2D47">
      <w:pPr>
        <w:widowControl w:val="0"/>
      </w:pPr>
      <w:r>
        <w:t xml:space="preserve"> </w:t>
      </w:r>
    </w:p>
    <w:p w14:paraId="65F9B658" w14:textId="77777777" w:rsidR="006F2D47" w:rsidRDefault="006F2D47" w:rsidP="006F2D47">
      <w:pPr>
        <w:widowControl w:val="0"/>
      </w:pPr>
      <w:r>
        <w:t xml:space="preserve">Contractor’s name, operating unit and </w:t>
      </w:r>
      <w:proofErr w:type="gramStart"/>
      <w:r>
        <w:t>address:_</w:t>
      </w:r>
      <w:proofErr w:type="gramEnd"/>
      <w:r>
        <w:t>______________________________________</w:t>
      </w:r>
    </w:p>
    <w:p w14:paraId="37D5476E" w14:textId="77777777" w:rsidR="006F2D47" w:rsidRDefault="006F2D47" w:rsidP="006F2D47">
      <w:pPr>
        <w:widowControl w:val="0"/>
      </w:pPr>
      <w:r>
        <w:t>______________________________________________________________________________</w:t>
      </w:r>
    </w:p>
    <w:p w14:paraId="0C220B4D" w14:textId="77777777" w:rsidR="006F2D47" w:rsidRDefault="006F2D47" w:rsidP="006F2D47">
      <w:pPr>
        <w:widowControl w:val="0"/>
      </w:pPr>
      <w:r>
        <w:t xml:space="preserve"> </w:t>
      </w:r>
    </w:p>
    <w:p w14:paraId="11182F44" w14:textId="77777777" w:rsidR="006F2D47" w:rsidRDefault="006F2D47" w:rsidP="006F2D47">
      <w:pPr>
        <w:widowControl w:val="0"/>
      </w:pPr>
      <w:r>
        <w:t xml:space="preserve">Type of </w:t>
      </w:r>
      <w:proofErr w:type="gramStart"/>
      <w:r>
        <w:t>contract:_</w:t>
      </w:r>
      <w:proofErr w:type="gramEnd"/>
      <w:r>
        <w:t>______________________________________________________________</w:t>
      </w:r>
    </w:p>
    <w:p w14:paraId="67D9F035" w14:textId="77777777" w:rsidR="006F2D47" w:rsidRDefault="006F2D47" w:rsidP="006F2D47">
      <w:pPr>
        <w:widowControl w:val="0"/>
      </w:pPr>
      <w:r>
        <w:t xml:space="preserve"> </w:t>
      </w:r>
    </w:p>
    <w:p w14:paraId="2EE11D69" w14:textId="77777777" w:rsidR="006F2D47" w:rsidRDefault="006F2D47" w:rsidP="006F2D47">
      <w:pPr>
        <w:widowControl w:val="0"/>
      </w:pPr>
      <w:r>
        <w:t xml:space="preserve">Program </w:t>
      </w:r>
      <w:proofErr w:type="gramStart"/>
      <w:r>
        <w:t>Name:_</w:t>
      </w:r>
      <w:proofErr w:type="gramEnd"/>
      <w:r>
        <w:t>______________________________________________________________</w:t>
      </w:r>
    </w:p>
    <w:p w14:paraId="0D321E2A" w14:textId="77777777" w:rsidR="006F2D47" w:rsidRDefault="006F2D47" w:rsidP="006F2D47">
      <w:pPr>
        <w:widowControl w:val="0"/>
      </w:pPr>
      <w:r>
        <w:t xml:space="preserve"> </w:t>
      </w:r>
    </w:p>
    <w:p w14:paraId="56BBDCA4" w14:textId="77777777" w:rsidR="006F2D47" w:rsidRDefault="006F2D47" w:rsidP="006F2D47">
      <w:pPr>
        <w:widowControl w:val="0"/>
      </w:pPr>
      <w:r>
        <w:t xml:space="preserve">Contract Initiation </w:t>
      </w:r>
      <w:proofErr w:type="gramStart"/>
      <w:r>
        <w:t>date:_</w:t>
      </w:r>
      <w:proofErr w:type="gramEnd"/>
      <w:r>
        <w:t>________________________________________________________</w:t>
      </w:r>
    </w:p>
    <w:p w14:paraId="000C5FF1" w14:textId="77777777" w:rsidR="006F2D47" w:rsidRDefault="006F2D47" w:rsidP="006F2D47">
      <w:pPr>
        <w:widowControl w:val="0"/>
      </w:pPr>
      <w:r>
        <w:t xml:space="preserve"> </w:t>
      </w:r>
    </w:p>
    <w:p w14:paraId="75C9444A" w14:textId="77777777" w:rsidR="006F2D47" w:rsidRDefault="006F2D47" w:rsidP="006F2D47">
      <w:pPr>
        <w:widowControl w:val="0"/>
      </w:pPr>
      <w:r>
        <w:t>Contract completion date (including extensions</w:t>
      </w:r>
      <w:proofErr w:type="gramStart"/>
      <w:r>
        <w:t>):_</w:t>
      </w:r>
      <w:proofErr w:type="gramEnd"/>
      <w:r>
        <w:t>___________________________________</w:t>
      </w:r>
    </w:p>
    <w:p w14:paraId="454DBD60" w14:textId="77777777" w:rsidR="006F2D47" w:rsidRDefault="006F2D47" w:rsidP="006F2D47">
      <w:pPr>
        <w:widowControl w:val="0"/>
      </w:pPr>
      <w:r>
        <w:t xml:space="preserve"> </w:t>
      </w:r>
    </w:p>
    <w:p w14:paraId="5266E21E" w14:textId="77777777" w:rsidR="006F2D47" w:rsidRDefault="006F2D47" w:rsidP="006F2D47">
      <w:pPr>
        <w:widowControl w:val="0"/>
      </w:pPr>
      <w:r>
        <w:t xml:space="preserve">Years </w:t>
      </w:r>
      <w:proofErr w:type="gramStart"/>
      <w:r>
        <w:t>Remaining:_</w:t>
      </w:r>
      <w:proofErr w:type="gramEnd"/>
      <w:r>
        <w:t>___________________________</w:t>
      </w:r>
    </w:p>
    <w:p w14:paraId="4FFD755C" w14:textId="77777777" w:rsidR="006F2D47" w:rsidRDefault="006F2D47" w:rsidP="006F2D47">
      <w:pPr>
        <w:widowControl w:val="0"/>
      </w:pPr>
      <w:r>
        <w:t xml:space="preserve"> </w:t>
      </w:r>
    </w:p>
    <w:p w14:paraId="498C29CE" w14:textId="77777777" w:rsidR="006F2D47" w:rsidRDefault="006F2D47" w:rsidP="006F2D47">
      <w:pPr>
        <w:widowControl w:val="0"/>
      </w:pPr>
      <w:r>
        <w:t>Describe any schedule changes and reasons for schedule changes (if any):</w:t>
      </w:r>
    </w:p>
    <w:p w14:paraId="212CA672" w14:textId="77777777" w:rsidR="006F2D47" w:rsidRDefault="006F2D47" w:rsidP="006F2D47">
      <w:pPr>
        <w:widowControl w:val="0"/>
      </w:pPr>
      <w:r>
        <w:t>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FA1863" w14:textId="77777777" w:rsidR="006F2D47" w:rsidRDefault="006F2D47" w:rsidP="006F2D47">
      <w:pPr>
        <w:widowControl w:val="0"/>
      </w:pPr>
      <w:r>
        <w:t xml:space="preserve"> </w:t>
      </w:r>
    </w:p>
    <w:p w14:paraId="3D8677EA" w14:textId="77777777" w:rsidR="006F2D47" w:rsidRDefault="006F2D47" w:rsidP="006F2D47">
      <w:pPr>
        <w:widowControl w:val="0"/>
      </w:pPr>
      <w:r>
        <w:t xml:space="preserve">Award </w:t>
      </w:r>
      <w:proofErr w:type="gramStart"/>
      <w:r>
        <w:t>Amount:_</w:t>
      </w:r>
      <w:proofErr w:type="gramEnd"/>
      <w:r>
        <w:t>______________________________________________________________</w:t>
      </w:r>
    </w:p>
    <w:p w14:paraId="6AB31FB3" w14:textId="77777777" w:rsidR="006F2D47" w:rsidRDefault="006F2D47" w:rsidP="006F2D47">
      <w:pPr>
        <w:widowControl w:val="0"/>
      </w:pPr>
      <w:r>
        <w:t xml:space="preserve"> </w:t>
      </w:r>
    </w:p>
    <w:p w14:paraId="74D4121B" w14:textId="77777777" w:rsidR="006F2D47" w:rsidRDefault="006F2D47" w:rsidP="006F2D47">
      <w:pPr>
        <w:widowControl w:val="0"/>
      </w:pPr>
      <w:r>
        <w:t xml:space="preserve">Current Contract $ Value (including </w:t>
      </w:r>
      <w:proofErr w:type="gramStart"/>
      <w:r>
        <w:t>exercised</w:t>
      </w:r>
      <w:proofErr w:type="gramEnd"/>
      <w:r>
        <w:t xml:space="preserve"> options and extensions</w:t>
      </w:r>
      <w:proofErr w:type="gramStart"/>
      <w:r>
        <w:t>):_</w:t>
      </w:r>
      <w:proofErr w:type="gramEnd"/>
      <w:r>
        <w:t>_________________</w:t>
      </w:r>
    </w:p>
    <w:p w14:paraId="06C78E39" w14:textId="77777777" w:rsidR="006F2D47" w:rsidRDefault="006F2D47" w:rsidP="006F2D47">
      <w:pPr>
        <w:widowControl w:val="0"/>
      </w:pPr>
      <w:r>
        <w:t xml:space="preserve"> </w:t>
      </w:r>
    </w:p>
    <w:p w14:paraId="30A7D04A" w14:textId="77777777" w:rsidR="006F2D47" w:rsidRDefault="006F2D47" w:rsidP="006F2D47">
      <w:pPr>
        <w:widowControl w:val="0"/>
      </w:pPr>
      <w:r>
        <w:t xml:space="preserve">Projected Final Contract $ Value (including </w:t>
      </w:r>
      <w:proofErr w:type="gramStart"/>
      <w:r>
        <w:t>exercised</w:t>
      </w:r>
      <w:proofErr w:type="gramEnd"/>
      <w:r>
        <w:t xml:space="preserve"> options and extensions</w:t>
      </w:r>
      <w:proofErr w:type="gramStart"/>
      <w:r>
        <w:t>):_</w:t>
      </w:r>
      <w:proofErr w:type="gramEnd"/>
      <w:r>
        <w:t>____________________________________________________________</w:t>
      </w:r>
    </w:p>
    <w:p w14:paraId="30EE6779" w14:textId="77777777" w:rsidR="006F2D47" w:rsidRDefault="006F2D47" w:rsidP="006F2D47">
      <w:pPr>
        <w:widowControl w:val="0"/>
      </w:pPr>
      <w:r>
        <w:t xml:space="preserve"> </w:t>
      </w:r>
    </w:p>
    <w:p w14:paraId="45045676" w14:textId="77777777" w:rsidR="006F2D47" w:rsidRDefault="006F2D47" w:rsidP="006F2D47">
      <w:pPr>
        <w:widowControl w:val="0"/>
      </w:pPr>
      <w:r>
        <w:t>Reason why Award Amount and Current or Projected Final Contract $ Value differs (if they differ</w:t>
      </w:r>
      <w:proofErr w:type="gramStart"/>
      <w:r>
        <w:t>):_</w:t>
      </w:r>
      <w:proofErr w:type="gramEnd"/>
      <w:r>
        <w:t>_______________________________________________________________________</w:t>
      </w:r>
    </w:p>
    <w:p w14:paraId="5275CDF9" w14:textId="77777777" w:rsidR="006F2D47" w:rsidRDefault="006F2D47" w:rsidP="006F2D47">
      <w:pPr>
        <w:widowControl w:val="0"/>
      </w:pPr>
      <w:r>
        <w:t>____________________________________________________________________________________________________________________________________________________________</w:t>
      </w:r>
    </w:p>
    <w:p w14:paraId="0C6BB2E2" w14:textId="77777777" w:rsidR="006F2D47" w:rsidRDefault="006F2D47" w:rsidP="006F2D47">
      <w:pPr>
        <w:widowControl w:val="0"/>
      </w:pPr>
      <w:r>
        <w:t xml:space="preserve"> </w:t>
      </w:r>
    </w:p>
    <w:p w14:paraId="1ABA5162" w14:textId="77777777" w:rsidR="006F2D47" w:rsidRDefault="006F2D47" w:rsidP="006F2D47">
      <w:pPr>
        <w:widowControl w:val="0"/>
      </w:pPr>
      <w:r>
        <w:t>Description of the work performed (</w:t>
      </w:r>
      <w:proofErr w:type="gramStart"/>
      <w:r>
        <w:t>include</w:t>
      </w:r>
      <w:proofErr w:type="gramEnd"/>
      <w:r>
        <w:t xml:space="preserve"> the size, scope, and complexity of the project):      </w:t>
      </w:r>
      <w:r>
        <w:tab/>
      </w:r>
    </w:p>
    <w:p w14:paraId="78D0E8CD" w14:textId="77777777" w:rsidR="006F2D47" w:rsidRDefault="006F2D47" w:rsidP="006F2D47">
      <w:pPr>
        <w:widowControl w:val="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br/>
      </w:r>
    </w:p>
    <w:p w14:paraId="017FF644" w14:textId="77777777" w:rsidR="006F2D47" w:rsidRDefault="006F2D47" w:rsidP="006F2D47"/>
    <w:tbl>
      <w:tblPr>
        <w:tblStyle w:val="8"/>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05AC4EE9" w14:textId="77777777" w:rsidTr="006F2D47">
        <w:trPr>
          <w:cantSplit/>
        </w:trPr>
        <w:tc>
          <w:tcPr>
            <w:tcW w:w="10080" w:type="dxa"/>
            <w:gridSpan w:val="8"/>
            <w:tcBorders>
              <w:top w:val="single" w:sz="4" w:space="0" w:color="000000"/>
              <w:left w:val="single" w:sz="4" w:space="0" w:color="000000"/>
              <w:bottom w:val="single" w:sz="6" w:space="0" w:color="000000"/>
              <w:right w:val="single" w:sz="4" w:space="0" w:color="000000"/>
            </w:tcBorders>
          </w:tcPr>
          <w:p w14:paraId="2517307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Please rate each item listed below (circling is preferable; Use “1” through “5” with “5” being outstanding and “1” being unsatisfactory; N/O means (Not Observed)) and Provide Comments to identify Specific Strengths/Weaknesses in each area</w:t>
            </w:r>
          </w:p>
        </w:tc>
      </w:tr>
      <w:tr w:rsidR="006F2D47" w14:paraId="669EC2CB"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tcPr>
          <w:p w14:paraId="3E5BE64C"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6DBCFADB" w14:textId="77777777" w:rsidTr="006F2D47">
        <w:trPr>
          <w:cantSplit/>
        </w:trPr>
        <w:tc>
          <w:tcPr>
            <w:tcW w:w="10080" w:type="dxa"/>
            <w:gridSpan w:val="8"/>
            <w:tcBorders>
              <w:top w:val="single" w:sz="6" w:space="0" w:color="000000"/>
              <w:bottom w:val="single" w:sz="6" w:space="0" w:color="000000"/>
            </w:tcBorders>
          </w:tcPr>
          <w:p w14:paraId="73A3CB5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A1.  Proficiency in configuring, testing and delivering a ticketing system which supports ticket sales, data warehouse, and employee scheduling. </w:t>
            </w:r>
          </w:p>
        </w:tc>
      </w:tr>
      <w:tr w:rsidR="006F2D47" w14:paraId="336EEFDC"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05F0A88F"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7C7F394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planning and management</w:t>
            </w:r>
          </w:p>
        </w:tc>
        <w:tc>
          <w:tcPr>
            <w:tcW w:w="1183" w:type="dxa"/>
            <w:tcBorders>
              <w:top w:val="single" w:sz="6" w:space="0" w:color="000000"/>
              <w:left w:val="single" w:sz="6" w:space="0" w:color="000000"/>
              <w:bottom w:val="single" w:sz="6" w:space="0" w:color="000000"/>
              <w:right w:val="single" w:sz="6" w:space="0" w:color="000000"/>
            </w:tcBorders>
            <w:vAlign w:val="bottom"/>
          </w:tcPr>
          <w:p w14:paraId="37C670D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52E43D6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19155D7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63AF29B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51DF637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01F8736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4F5CFABD"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41F4976D"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F620C8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identification and resolution</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F87B8B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4C703C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1E7B57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129727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E19301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4756288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1F33AA3E"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3D0BF3A3"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0E8E78E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Oral and written communications</w:t>
            </w:r>
          </w:p>
        </w:tc>
        <w:tc>
          <w:tcPr>
            <w:tcW w:w="1183" w:type="dxa"/>
            <w:tcBorders>
              <w:top w:val="single" w:sz="6" w:space="0" w:color="000000"/>
              <w:left w:val="single" w:sz="6" w:space="0" w:color="000000"/>
              <w:bottom w:val="single" w:sz="6" w:space="0" w:color="000000"/>
              <w:right w:val="single" w:sz="6" w:space="0" w:color="000000"/>
            </w:tcBorders>
            <w:vAlign w:val="bottom"/>
          </w:tcPr>
          <w:p w14:paraId="0AC1E53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4B83C6B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196A98B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2970AC1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62860C5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4B949C0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02444231"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1C16C83E"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10CC37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Thoroughness</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1B2CCD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36971E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F43994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F5C74B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8F6593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6DCA3AF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44451028"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0FABF10D"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524B296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Extent deliverables were complete and accurate</w:t>
            </w:r>
          </w:p>
        </w:tc>
        <w:tc>
          <w:tcPr>
            <w:tcW w:w="1183" w:type="dxa"/>
            <w:tcBorders>
              <w:top w:val="single" w:sz="6" w:space="0" w:color="000000"/>
              <w:left w:val="single" w:sz="6" w:space="0" w:color="000000"/>
              <w:bottom w:val="single" w:sz="6" w:space="0" w:color="000000"/>
              <w:right w:val="single" w:sz="6" w:space="0" w:color="000000"/>
            </w:tcBorders>
            <w:vAlign w:val="bottom"/>
          </w:tcPr>
          <w:p w14:paraId="287F852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3F23AF8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5712057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6968993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6CCBD8C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6347604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2F435947"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2889A740"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3E1F82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Quality</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EF8AE1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53C0A6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B685EB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E06AD5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135673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28C52C5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2B97B99A"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45C4D7C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0EAB86C2"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tcPr>
          <w:p w14:paraId="76B81286"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4EF0D565"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tcPr>
          <w:p w14:paraId="655D7F7D"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519B5E97" w14:textId="77777777" w:rsidTr="006F2D47">
        <w:trPr>
          <w:cantSplit/>
        </w:trPr>
        <w:tc>
          <w:tcPr>
            <w:tcW w:w="10080" w:type="dxa"/>
            <w:gridSpan w:val="8"/>
            <w:tcBorders>
              <w:top w:val="single" w:sz="6" w:space="0" w:color="000000"/>
              <w:bottom w:val="single" w:sz="6" w:space="0" w:color="000000"/>
            </w:tcBorders>
          </w:tcPr>
          <w:p w14:paraId="08376E9E"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2763BD7D"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088B3BA"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36D10295"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86932DC"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24DD409"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B5CCDBF" w14:textId="77777777" w:rsidR="006F2D47" w:rsidRDefault="006F2D47" w:rsidP="00D55E44">
            <w:pPr>
              <w:spacing w:line="240" w:lineRule="auto"/>
              <w:rPr>
                <w:rFonts w:ascii="Times New Roman" w:eastAsia="Times New Roman" w:hAnsi="Times New Roman" w:cs="Times New Roman"/>
                <w:sz w:val="24"/>
                <w:szCs w:val="24"/>
              </w:rPr>
            </w:pPr>
          </w:p>
        </w:tc>
      </w:tr>
    </w:tbl>
    <w:p w14:paraId="7ECC00DB" w14:textId="77777777" w:rsidR="006F2D47" w:rsidRDefault="006F2D47" w:rsidP="006F2D47">
      <w:pPr>
        <w:spacing w:after="200"/>
        <w:rPr>
          <w:rFonts w:ascii="Calibri" w:eastAsia="Calibri" w:hAnsi="Calibri" w:cs="Calibri"/>
        </w:rPr>
      </w:pPr>
    </w:p>
    <w:tbl>
      <w:tblPr>
        <w:tblStyle w:val="7"/>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739C1C18"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7349DC7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A2.  Quality of Products or Services: Assess the quality of the contractor’s conformance to contract requirements, specifications, and standards of good workmanship (e.g., technical and professional standards).</w:t>
            </w:r>
          </w:p>
        </w:tc>
      </w:tr>
      <w:tr w:rsidR="006F2D47" w14:paraId="1CFC9137" w14:textId="77777777" w:rsidTr="006F2D47">
        <w:trPr>
          <w:trHeight w:val="849"/>
        </w:trPr>
        <w:tc>
          <w:tcPr>
            <w:tcW w:w="719" w:type="dxa"/>
            <w:tcBorders>
              <w:top w:val="single" w:sz="6" w:space="0" w:color="000000"/>
              <w:bottom w:val="single" w:sz="6" w:space="0" w:color="000000"/>
              <w:right w:val="single" w:sz="6" w:space="0" w:color="000000"/>
            </w:tcBorders>
            <w:shd w:val="clear" w:color="auto" w:fill="D9D9D9"/>
            <w:vAlign w:val="bottom"/>
          </w:tcPr>
          <w:p w14:paraId="46EEB496"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E92BFAC" w14:textId="77777777" w:rsidR="006F2D47" w:rsidRDefault="006F2D47" w:rsidP="00D55E44">
            <w:pPr>
              <w:spacing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Acceptability and quality of design and configuration</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ED019E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07D91E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C52F13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4FC512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EC10E6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tcBorders>
            <w:shd w:val="clear" w:color="auto" w:fill="D9D9D9"/>
            <w:vAlign w:val="bottom"/>
          </w:tcPr>
          <w:p w14:paraId="2F52F7E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1E9B3C6B" w14:textId="77777777" w:rsidTr="006F2D47">
        <w:tc>
          <w:tcPr>
            <w:tcW w:w="719" w:type="dxa"/>
            <w:tcBorders>
              <w:top w:val="single" w:sz="6" w:space="0" w:color="000000"/>
              <w:bottom w:val="single" w:sz="6" w:space="0" w:color="000000"/>
              <w:right w:val="single" w:sz="6" w:space="0" w:color="000000"/>
            </w:tcBorders>
            <w:vAlign w:val="bottom"/>
          </w:tcPr>
          <w:p w14:paraId="205BA4FA"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76D4D4E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Thoroughness in testing to verify requirements are met</w:t>
            </w:r>
          </w:p>
        </w:tc>
        <w:tc>
          <w:tcPr>
            <w:tcW w:w="1183" w:type="dxa"/>
            <w:tcBorders>
              <w:top w:val="single" w:sz="6" w:space="0" w:color="000000"/>
              <w:left w:val="single" w:sz="6" w:space="0" w:color="000000"/>
              <w:bottom w:val="single" w:sz="6" w:space="0" w:color="000000"/>
              <w:right w:val="single" w:sz="6" w:space="0" w:color="000000"/>
            </w:tcBorders>
            <w:vAlign w:val="bottom"/>
          </w:tcPr>
          <w:p w14:paraId="5DF9543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4120FD8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29AAF05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1DD2502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285ADF1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tcBorders>
            <w:vAlign w:val="bottom"/>
          </w:tcPr>
          <w:p w14:paraId="412E0C5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5C56C7FF" w14:textId="77777777" w:rsidTr="006F2D47">
        <w:tc>
          <w:tcPr>
            <w:tcW w:w="719" w:type="dxa"/>
            <w:tcBorders>
              <w:top w:val="single" w:sz="6" w:space="0" w:color="000000"/>
              <w:bottom w:val="single" w:sz="6" w:space="0" w:color="000000"/>
              <w:right w:val="single" w:sz="6" w:space="0" w:color="000000"/>
            </w:tcBorders>
            <w:shd w:val="clear" w:color="auto" w:fill="D9D9D9"/>
            <w:vAlign w:val="bottom"/>
          </w:tcPr>
          <w:p w14:paraId="4469A92A"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48B975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Amount of rework needed</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A3A7BD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0AEA62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728E9F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7A5046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0A76C9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tcBorders>
            <w:shd w:val="clear" w:color="auto" w:fill="D9D9D9"/>
            <w:vAlign w:val="bottom"/>
          </w:tcPr>
          <w:p w14:paraId="61FDB00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2EF24124" w14:textId="77777777" w:rsidTr="006F2D47">
        <w:tc>
          <w:tcPr>
            <w:tcW w:w="719" w:type="dxa"/>
            <w:tcBorders>
              <w:top w:val="single" w:sz="6" w:space="0" w:color="000000"/>
              <w:bottom w:val="single" w:sz="6" w:space="0" w:color="000000"/>
              <w:right w:val="single" w:sz="6" w:space="0" w:color="000000"/>
            </w:tcBorders>
            <w:vAlign w:val="bottom"/>
          </w:tcPr>
          <w:p w14:paraId="0843581C"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1A97CED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Quality of final product</w:t>
            </w:r>
          </w:p>
        </w:tc>
        <w:tc>
          <w:tcPr>
            <w:tcW w:w="1183" w:type="dxa"/>
            <w:tcBorders>
              <w:top w:val="single" w:sz="6" w:space="0" w:color="000000"/>
              <w:left w:val="single" w:sz="6" w:space="0" w:color="000000"/>
              <w:bottom w:val="single" w:sz="6" w:space="0" w:color="000000"/>
              <w:right w:val="single" w:sz="6" w:space="0" w:color="000000"/>
            </w:tcBorders>
            <w:vAlign w:val="bottom"/>
          </w:tcPr>
          <w:p w14:paraId="4CE5D49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28193BD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6B1A37B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67D77A2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5076504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tcBorders>
            <w:vAlign w:val="bottom"/>
          </w:tcPr>
          <w:p w14:paraId="65F2CEB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610D4A9E" w14:textId="77777777" w:rsidTr="006F2D47">
        <w:trPr>
          <w:trHeight w:val="975"/>
        </w:trPr>
        <w:tc>
          <w:tcPr>
            <w:tcW w:w="719" w:type="dxa"/>
            <w:tcBorders>
              <w:top w:val="single" w:sz="6" w:space="0" w:color="000000"/>
              <w:bottom w:val="single" w:sz="6" w:space="0" w:color="000000"/>
              <w:right w:val="single" w:sz="6" w:space="0" w:color="000000"/>
            </w:tcBorders>
            <w:shd w:val="clear" w:color="auto" w:fill="D9D9D9"/>
            <w:vAlign w:val="bottom"/>
          </w:tcPr>
          <w:p w14:paraId="1EB9CE0F"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922CFF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proficiency in configuring, testing &amp; delivering a visitor management system </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791319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82929A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E30C34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FC0C7E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1C0959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tcBorders>
            <w:shd w:val="clear" w:color="auto" w:fill="D9D9D9"/>
            <w:vAlign w:val="bottom"/>
          </w:tcPr>
          <w:p w14:paraId="1438C5E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1F0B3D17" w14:textId="77777777" w:rsidTr="006F2D47">
        <w:trPr>
          <w:cantSplit/>
        </w:trPr>
        <w:tc>
          <w:tcPr>
            <w:tcW w:w="10080" w:type="dxa"/>
            <w:gridSpan w:val="8"/>
            <w:tcBorders>
              <w:top w:val="single" w:sz="6" w:space="0" w:color="000000"/>
              <w:bottom w:val="single" w:sz="6" w:space="0" w:color="000000"/>
            </w:tcBorders>
            <w:vAlign w:val="bottom"/>
          </w:tcPr>
          <w:p w14:paraId="55F47A7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0602006F"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D3359A0"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7E404AF5"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15D7435F"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270BFECD"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38882BB"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73110EB1"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123AC129"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39252682"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706DA378"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67A514D8"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61432310" w14:textId="77777777" w:rsidR="006F2D47" w:rsidRDefault="006F2D47" w:rsidP="00D55E44">
            <w:pPr>
              <w:spacing w:line="240" w:lineRule="auto"/>
              <w:rPr>
                <w:rFonts w:ascii="Times New Roman" w:eastAsia="Times New Roman" w:hAnsi="Times New Roman" w:cs="Times New Roman"/>
                <w:sz w:val="24"/>
                <w:szCs w:val="24"/>
              </w:rPr>
            </w:pPr>
          </w:p>
        </w:tc>
      </w:tr>
    </w:tbl>
    <w:p w14:paraId="431DA239" w14:textId="77777777" w:rsidR="006F2D47" w:rsidRDefault="006F2D47" w:rsidP="006F2D47"/>
    <w:tbl>
      <w:tblPr>
        <w:tblStyle w:val="6"/>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0DDFC695" w14:textId="77777777" w:rsidTr="006F2D47">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62E532E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Technical Proficiency in hosting a distributed system and providing operational support</w:t>
            </w:r>
            <w:r>
              <w:rPr>
                <w:rFonts w:ascii="Times New Roman" w:eastAsia="Times New Roman" w:hAnsi="Times New Roman" w:cs="Times New Roman"/>
                <w:color w:val="222222"/>
                <w:sz w:val="24"/>
                <w:szCs w:val="24"/>
                <w:highlight w:val="white"/>
              </w:rPr>
              <w:t>:</w:t>
            </w:r>
          </w:p>
        </w:tc>
      </w:tr>
      <w:tr w:rsidR="006F2D47" w14:paraId="08B05288" w14:textId="77777777" w:rsidTr="006F2D47">
        <w:trPr>
          <w:trHeight w:val="966"/>
        </w:trPr>
        <w:tc>
          <w:tcPr>
            <w:tcW w:w="719" w:type="dxa"/>
            <w:tcBorders>
              <w:top w:val="single" w:sz="6" w:space="0" w:color="000000"/>
              <w:left w:val="single" w:sz="4" w:space="0" w:color="000000"/>
              <w:bottom w:val="single" w:sz="6" w:space="0" w:color="000000"/>
              <w:right w:val="single" w:sz="6" w:space="0" w:color="000000"/>
            </w:tcBorders>
            <w:vAlign w:val="bottom"/>
          </w:tcPr>
          <w:p w14:paraId="5CD1E7BE"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7BB444E7" w14:textId="77777777" w:rsidR="006F2D47" w:rsidRDefault="006F2D47" w:rsidP="00D55E44">
            <w:pPr>
              <w:spacing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Ability to detect and troubleshoot incidents to reduce downtime</w:t>
            </w:r>
          </w:p>
        </w:tc>
        <w:tc>
          <w:tcPr>
            <w:tcW w:w="1183" w:type="dxa"/>
            <w:tcBorders>
              <w:top w:val="single" w:sz="6" w:space="0" w:color="000000"/>
              <w:left w:val="single" w:sz="6" w:space="0" w:color="000000"/>
              <w:bottom w:val="single" w:sz="6" w:space="0" w:color="000000"/>
              <w:right w:val="single" w:sz="6" w:space="0" w:color="000000"/>
            </w:tcBorders>
            <w:vAlign w:val="center"/>
          </w:tcPr>
          <w:p w14:paraId="4DC44CCD"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center"/>
          </w:tcPr>
          <w:p w14:paraId="7EC32A1D"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center"/>
          </w:tcPr>
          <w:p w14:paraId="20338BFB"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center"/>
          </w:tcPr>
          <w:p w14:paraId="748DCFF5"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center"/>
          </w:tcPr>
          <w:p w14:paraId="7F6FD78C"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center"/>
          </w:tcPr>
          <w:p w14:paraId="00AD0548"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4DD7D272"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6F5AE7CC"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tcPr>
          <w:p w14:paraId="0D7B71E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Proficiency in resolving problems</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3CCDB91"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103C2A"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AE10615"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B2F99D"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E1EFFC2"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center"/>
          </w:tcPr>
          <w:p w14:paraId="36469BE8"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74AAFBA9"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FFFFFF"/>
            <w:vAlign w:val="bottom"/>
          </w:tcPr>
          <w:p w14:paraId="6BB13DF9"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FFFFFF"/>
          </w:tcPr>
          <w:p w14:paraId="09A35C2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Responsiveness and proficiency of Service Desk/Helpdesk support</w:t>
            </w:r>
          </w:p>
        </w:tc>
        <w:tc>
          <w:tcPr>
            <w:tcW w:w="11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28D18"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BBE83"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89DE7"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E7990"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7091"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FFFFFF"/>
            <w:vAlign w:val="center"/>
          </w:tcPr>
          <w:p w14:paraId="192D29D8"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7A4597B6"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FFFFFF"/>
            <w:vAlign w:val="bottom"/>
          </w:tcPr>
          <w:p w14:paraId="5E858B70"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FFFFFF"/>
          </w:tcPr>
          <w:p w14:paraId="44432A1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provide a scalable environment that can be upgraded as needs require</w:t>
            </w:r>
          </w:p>
        </w:tc>
        <w:tc>
          <w:tcPr>
            <w:tcW w:w="11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B1BAF8"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EB268"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EF125B"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FE6FA"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CEE52"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FFFFFF"/>
            <w:vAlign w:val="center"/>
          </w:tcPr>
          <w:p w14:paraId="2FFF900A"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31E92461"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5ADA1747"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tcPr>
          <w:p w14:paraId="7BBBE9D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proficiency in hosting and providing support</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07B2C7"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6260ED"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2D157A"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9DB7B2"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79D015B"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center"/>
          </w:tcPr>
          <w:p w14:paraId="1D49C3CC" w14:textId="77777777" w:rsidR="006F2D47" w:rsidRDefault="006F2D47" w:rsidP="00D55E4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2E7BC147"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8256AB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493C7D89"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CB28F9E"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552CC2F5"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0A8C225"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1A7A9BD"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1400FB7"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3B4E8F00"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18276B5D"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81CD801"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4FD0CB87"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3DA3834E"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25976FAA" w14:textId="77777777" w:rsidR="006F2D47" w:rsidRDefault="006F2D47" w:rsidP="00D55E44">
            <w:pPr>
              <w:spacing w:line="240" w:lineRule="auto"/>
              <w:rPr>
                <w:rFonts w:ascii="Times New Roman" w:eastAsia="Times New Roman" w:hAnsi="Times New Roman" w:cs="Times New Roman"/>
                <w:sz w:val="24"/>
                <w:szCs w:val="24"/>
              </w:rPr>
            </w:pPr>
          </w:p>
        </w:tc>
      </w:tr>
    </w:tbl>
    <w:p w14:paraId="44F12A2B" w14:textId="77777777" w:rsidR="006F2D47" w:rsidRDefault="006F2D47" w:rsidP="006F2D47"/>
    <w:p w14:paraId="72EB7D7F" w14:textId="77777777" w:rsidR="006F2D47" w:rsidRDefault="006F2D47" w:rsidP="006F2D47"/>
    <w:tbl>
      <w:tblPr>
        <w:tblStyle w:val="5"/>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10AAA1E4" w14:textId="77777777" w:rsidTr="006F2D47">
        <w:trPr>
          <w:cantSplit/>
        </w:trPr>
        <w:tc>
          <w:tcPr>
            <w:tcW w:w="10080" w:type="dxa"/>
            <w:gridSpan w:val="8"/>
            <w:tcBorders>
              <w:top w:val="single" w:sz="6" w:space="0" w:color="000000"/>
              <w:bottom w:val="single" w:sz="6" w:space="0" w:color="000000"/>
            </w:tcBorders>
            <w:vAlign w:val="bottom"/>
          </w:tcPr>
          <w:p w14:paraId="4F3A751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A3.  Management of Personnel</w:t>
            </w:r>
            <w:proofErr w:type="gramStart"/>
            <w:r>
              <w:rPr>
                <w:rFonts w:ascii="Times New Roman" w:eastAsia="Times New Roman" w:hAnsi="Times New Roman" w:cs="Times New Roman"/>
                <w:sz w:val="24"/>
                <w:szCs w:val="24"/>
              </w:rPr>
              <w:t>:  Assess</w:t>
            </w:r>
            <w:proofErr w:type="gramEnd"/>
            <w:r>
              <w:rPr>
                <w:rFonts w:ascii="Times New Roman" w:eastAsia="Times New Roman" w:hAnsi="Times New Roman" w:cs="Times New Roman"/>
                <w:sz w:val="24"/>
                <w:szCs w:val="24"/>
              </w:rPr>
              <w:t xml:space="preserve"> the contractor’s success selecting and retaining personnel managing sub-contractor </w:t>
            </w:r>
            <w:proofErr w:type="gramStart"/>
            <w:r>
              <w:rPr>
                <w:rFonts w:ascii="Times New Roman" w:eastAsia="Times New Roman" w:hAnsi="Times New Roman" w:cs="Times New Roman"/>
                <w:sz w:val="24"/>
                <w:szCs w:val="24"/>
              </w:rPr>
              <w:t>staff, and</w:t>
            </w:r>
            <w:proofErr w:type="gramEnd"/>
            <w:r>
              <w:rPr>
                <w:rFonts w:ascii="Times New Roman" w:eastAsia="Times New Roman" w:hAnsi="Times New Roman" w:cs="Times New Roman"/>
                <w:sz w:val="24"/>
                <w:szCs w:val="24"/>
              </w:rPr>
              <w:t xml:space="preserve"> replacing personnel when necessary.</w:t>
            </w:r>
          </w:p>
        </w:tc>
      </w:tr>
      <w:tr w:rsidR="006F2D47" w14:paraId="1C1D9BAA"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7D115395"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tcPr>
          <w:p w14:paraId="1CC07E5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to Assign Qualified Personnel</w:t>
            </w:r>
          </w:p>
        </w:tc>
        <w:tc>
          <w:tcPr>
            <w:tcW w:w="1183" w:type="dxa"/>
            <w:tcBorders>
              <w:top w:val="single" w:sz="6" w:space="0" w:color="000000"/>
              <w:left w:val="single" w:sz="6" w:space="0" w:color="000000"/>
              <w:bottom w:val="single" w:sz="6" w:space="0" w:color="000000"/>
              <w:right w:val="single" w:sz="6" w:space="0" w:color="000000"/>
            </w:tcBorders>
            <w:vAlign w:val="bottom"/>
          </w:tcPr>
          <w:p w14:paraId="1FBB387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6C718F1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5B8BFE4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24A6292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1584BA3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1FE7D68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709F22DA"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36E97916"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tcPr>
          <w:p w14:paraId="35D720E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Assign the right Personnel for each Position</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916049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CBA604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50B8A3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6C10E8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758437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4021ED7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16F23868"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2408E960"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tcPr>
          <w:p w14:paraId="04EDDC2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Retain Qualified Personnel</w:t>
            </w:r>
          </w:p>
        </w:tc>
        <w:tc>
          <w:tcPr>
            <w:tcW w:w="1183" w:type="dxa"/>
            <w:tcBorders>
              <w:top w:val="single" w:sz="6" w:space="0" w:color="000000"/>
              <w:left w:val="single" w:sz="6" w:space="0" w:color="000000"/>
              <w:bottom w:val="single" w:sz="6" w:space="0" w:color="000000"/>
              <w:right w:val="single" w:sz="6" w:space="0" w:color="000000"/>
            </w:tcBorders>
            <w:vAlign w:val="bottom"/>
          </w:tcPr>
          <w:p w14:paraId="342444B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6E6D44A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70EF6D2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2C3BF4F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1330B82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4F15EB5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0DD64602"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656AB26A"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tcPr>
          <w:p w14:paraId="494B750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Manage staff, including Subcontractors</w:t>
            </w:r>
          </w:p>
        </w:tc>
        <w:tc>
          <w:tcPr>
            <w:tcW w:w="1183" w:type="dxa"/>
            <w:tcBorders>
              <w:top w:val="single" w:sz="6" w:space="0" w:color="000000"/>
              <w:left w:val="single" w:sz="6" w:space="0" w:color="000000"/>
              <w:bottom w:val="single" w:sz="6" w:space="0" w:color="000000"/>
              <w:right w:val="single" w:sz="6" w:space="0" w:color="000000"/>
            </w:tcBorders>
            <w:vAlign w:val="bottom"/>
          </w:tcPr>
          <w:p w14:paraId="6ED59CA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13E7B05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3A642B2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2FD8708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1D62B4F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6EC4C56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327A9057"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70486DC0"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tcPr>
          <w:p w14:paraId="25A7535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Willingness and ability to replace Personnel when necessary.</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F34FC5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EC2216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88826F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A4A99B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AF78A6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1585362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5A9FC420"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2300393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6A496C70" w14:textId="77777777" w:rsidTr="006F2D47">
        <w:trPr>
          <w:cantSplit/>
        </w:trPr>
        <w:tc>
          <w:tcPr>
            <w:tcW w:w="10080" w:type="dxa"/>
            <w:gridSpan w:val="8"/>
            <w:tcBorders>
              <w:top w:val="single" w:sz="6" w:space="0" w:color="000000"/>
              <w:bottom w:val="single" w:sz="6" w:space="0" w:color="000000"/>
            </w:tcBorders>
            <w:vAlign w:val="bottom"/>
          </w:tcPr>
          <w:p w14:paraId="3E33F4F7"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A916D58"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1DD1F42F"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578B96D6"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81C7A45"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5A45A3F2"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21266D8E"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2F054E42"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CAF6011" w14:textId="77777777" w:rsidR="006F2D47" w:rsidRDefault="006F2D47" w:rsidP="00D55E44">
            <w:pPr>
              <w:spacing w:line="240" w:lineRule="auto"/>
              <w:rPr>
                <w:rFonts w:ascii="Times New Roman" w:eastAsia="Times New Roman" w:hAnsi="Times New Roman" w:cs="Times New Roman"/>
                <w:sz w:val="24"/>
                <w:szCs w:val="24"/>
              </w:rPr>
            </w:pPr>
          </w:p>
        </w:tc>
      </w:tr>
    </w:tbl>
    <w:p w14:paraId="79980AE5" w14:textId="77777777" w:rsidR="006F2D47" w:rsidRDefault="006F2D47" w:rsidP="006F2D47"/>
    <w:tbl>
      <w:tblPr>
        <w:tblStyle w:val="4"/>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3011300F" w14:textId="77777777" w:rsidTr="006F2D47">
        <w:trPr>
          <w:cantSplit/>
        </w:trPr>
        <w:tc>
          <w:tcPr>
            <w:tcW w:w="10080" w:type="dxa"/>
            <w:gridSpan w:val="8"/>
            <w:tcBorders>
              <w:top w:val="single" w:sz="6" w:space="0" w:color="000000"/>
              <w:bottom w:val="single" w:sz="6" w:space="0" w:color="000000"/>
            </w:tcBorders>
            <w:vAlign w:val="bottom"/>
          </w:tcPr>
          <w:p w14:paraId="58E6F9F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Timeliness of Performance - Assess the timeliness of the contractor against the completion of the contract, contracts, milestones, delivery schedules, administrative requirements (e.g., efforts that contribute to or affect the schedule variance).</w:t>
            </w:r>
          </w:p>
        </w:tc>
      </w:tr>
      <w:tr w:rsidR="006F2D47" w14:paraId="55649187"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1E6D7E6D"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tcPr>
          <w:p w14:paraId="6997E04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Extent to which performance objectives were met on schedule</w:t>
            </w:r>
          </w:p>
        </w:tc>
        <w:tc>
          <w:tcPr>
            <w:tcW w:w="1183" w:type="dxa"/>
            <w:tcBorders>
              <w:top w:val="single" w:sz="6" w:space="0" w:color="000000"/>
              <w:left w:val="single" w:sz="6" w:space="0" w:color="000000"/>
              <w:bottom w:val="single" w:sz="6" w:space="0" w:color="000000"/>
              <w:right w:val="single" w:sz="6" w:space="0" w:color="000000"/>
            </w:tcBorders>
            <w:vAlign w:val="bottom"/>
          </w:tcPr>
          <w:p w14:paraId="0284FFD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43574CA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07242D9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11F6981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3C35326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5FDA510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0967A620"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0E2FC329"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tcPr>
          <w:p w14:paraId="595EAA9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Extent to which deliverables were provided on time</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FC2A97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9EBE87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A41D37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A5ADCA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ACF59F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5FBA4EA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65F3FA09"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685CC41B"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tcPr>
          <w:p w14:paraId="49DC3FA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Extent to which Invoices were submitted on time </w:t>
            </w:r>
          </w:p>
        </w:tc>
        <w:tc>
          <w:tcPr>
            <w:tcW w:w="1183" w:type="dxa"/>
            <w:tcBorders>
              <w:top w:val="single" w:sz="6" w:space="0" w:color="000000"/>
              <w:left w:val="single" w:sz="6" w:space="0" w:color="000000"/>
              <w:bottom w:val="single" w:sz="6" w:space="0" w:color="000000"/>
              <w:right w:val="single" w:sz="6" w:space="0" w:color="000000"/>
            </w:tcBorders>
            <w:vAlign w:val="bottom"/>
          </w:tcPr>
          <w:p w14:paraId="2182256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18E1F4C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2F7842A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33A1914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58501D4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147EF7C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3EC15FC4"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BCC1152"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24D24633"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1B83A80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5B21D9AD"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1DBDFB4"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2C3B572C"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CA8A128"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41ECA4D7"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7B8BEC14"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7E954AFB"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2E7CA366" w14:textId="77777777" w:rsidR="006F2D47" w:rsidRDefault="006F2D47" w:rsidP="00D55E44">
            <w:pPr>
              <w:spacing w:line="240" w:lineRule="auto"/>
              <w:rPr>
                <w:rFonts w:ascii="Times New Roman" w:eastAsia="Times New Roman" w:hAnsi="Times New Roman" w:cs="Times New Roman"/>
                <w:sz w:val="24"/>
                <w:szCs w:val="24"/>
              </w:rPr>
            </w:pPr>
          </w:p>
        </w:tc>
      </w:tr>
    </w:tbl>
    <w:p w14:paraId="406A7199" w14:textId="77777777" w:rsidR="006F2D47" w:rsidRDefault="006F2D47" w:rsidP="006F2D47"/>
    <w:p w14:paraId="4E94E282" w14:textId="77777777" w:rsidR="006F2D47" w:rsidRDefault="006F2D47" w:rsidP="006F2D47"/>
    <w:tbl>
      <w:tblPr>
        <w:tblStyle w:val="3"/>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7DCCD51D"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40C26C9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Cost Control – Assess the contractor’s effectiveness in forecasting, managing, and controlling contract costs (*Do not rate this item for Firm Fixed Priced contracts).</w:t>
            </w:r>
          </w:p>
        </w:tc>
      </w:tr>
      <w:tr w:rsidR="006F2D47" w14:paraId="1816086C"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3618A7D5"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6AEB583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Performed Within Estimates</w:t>
            </w:r>
          </w:p>
        </w:tc>
        <w:tc>
          <w:tcPr>
            <w:tcW w:w="1183" w:type="dxa"/>
            <w:tcBorders>
              <w:top w:val="single" w:sz="6" w:space="0" w:color="000000"/>
              <w:left w:val="single" w:sz="6" w:space="0" w:color="000000"/>
              <w:bottom w:val="single" w:sz="6" w:space="0" w:color="000000"/>
              <w:right w:val="single" w:sz="6" w:space="0" w:color="000000"/>
            </w:tcBorders>
            <w:vAlign w:val="bottom"/>
          </w:tcPr>
          <w:p w14:paraId="61A50F6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144CA3F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5B3BAB8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1B31121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4490F73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0867FB0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18C8A728"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204DD8A6"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57D21B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Consciousness</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C84037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F84A6D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F0281E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E3EE417"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DC150B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0C439C1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68A12CD4"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64C159DC"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4BE7420"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A41AE0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7D418DC8"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6979B5D5"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4BEE0DE0"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6E936F4"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6E8ECC93"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6971F0C"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52F4AB0"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774B0C99"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6B5B741"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250F437" w14:textId="77777777" w:rsidR="006F2D47" w:rsidRDefault="006F2D47" w:rsidP="00D55E44">
            <w:pPr>
              <w:spacing w:line="240" w:lineRule="auto"/>
              <w:rPr>
                <w:rFonts w:ascii="Times New Roman" w:eastAsia="Times New Roman" w:hAnsi="Times New Roman" w:cs="Times New Roman"/>
                <w:sz w:val="24"/>
                <w:szCs w:val="24"/>
              </w:rPr>
            </w:pPr>
          </w:p>
        </w:tc>
      </w:tr>
    </w:tbl>
    <w:p w14:paraId="0443E0DB" w14:textId="77777777" w:rsidR="006F2D47" w:rsidRDefault="006F2D47" w:rsidP="006F2D47"/>
    <w:tbl>
      <w:tblPr>
        <w:tblStyle w:val="2"/>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9"/>
        <w:gridCol w:w="2523"/>
        <w:gridCol w:w="1183"/>
        <w:gridCol w:w="1010"/>
        <w:gridCol w:w="995"/>
        <w:gridCol w:w="1130"/>
        <w:gridCol w:w="1080"/>
        <w:gridCol w:w="1440"/>
      </w:tblGrid>
      <w:tr w:rsidR="006F2D47" w14:paraId="4F5CDA55"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3B15D36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Business Relations – Assess the integration and coordination of relationships needed to execute the contract</w:t>
            </w:r>
          </w:p>
        </w:tc>
      </w:tr>
      <w:tr w:rsidR="006F2D47" w14:paraId="513B2916"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3830D1A3"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43E71D2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Business/Contracting Relations</w:t>
            </w:r>
          </w:p>
        </w:tc>
        <w:tc>
          <w:tcPr>
            <w:tcW w:w="1183" w:type="dxa"/>
            <w:tcBorders>
              <w:top w:val="single" w:sz="6" w:space="0" w:color="000000"/>
              <w:left w:val="single" w:sz="6" w:space="0" w:color="000000"/>
              <w:bottom w:val="single" w:sz="6" w:space="0" w:color="000000"/>
              <w:right w:val="single" w:sz="6" w:space="0" w:color="000000"/>
            </w:tcBorders>
            <w:vAlign w:val="bottom"/>
          </w:tcPr>
          <w:p w14:paraId="1455365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24122F5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68AE51D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0286013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69E9749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3C2ACE5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5A98ADC6"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65A41B63"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3BBA27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to Change</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054B8F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3D48169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196C62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03C2A8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F38092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23C513E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771E2E7B"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2E4F7B9E"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3A462B7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Subcontract Management</w:t>
            </w:r>
          </w:p>
        </w:tc>
        <w:tc>
          <w:tcPr>
            <w:tcW w:w="1183" w:type="dxa"/>
            <w:tcBorders>
              <w:top w:val="single" w:sz="6" w:space="0" w:color="000000"/>
              <w:left w:val="single" w:sz="6" w:space="0" w:color="000000"/>
              <w:bottom w:val="single" w:sz="6" w:space="0" w:color="000000"/>
              <w:right w:val="single" w:sz="6" w:space="0" w:color="000000"/>
            </w:tcBorders>
            <w:vAlign w:val="bottom"/>
          </w:tcPr>
          <w:p w14:paraId="30FDA67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0DE79B8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0945D59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571FFC5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012154F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76C4CDF5"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019D20A4"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5BEA2170"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011B02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Interaction with End Users</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19FF30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703A4C9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7995E4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21C1AC5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1DFE7A4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46A6A1E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6710B8C5"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03F9D646"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229DF2B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Extent of End User Satisfaction</w:t>
            </w:r>
          </w:p>
        </w:tc>
        <w:tc>
          <w:tcPr>
            <w:tcW w:w="1183" w:type="dxa"/>
            <w:tcBorders>
              <w:top w:val="single" w:sz="6" w:space="0" w:color="000000"/>
              <w:left w:val="single" w:sz="6" w:space="0" w:color="000000"/>
              <w:bottom w:val="single" w:sz="6" w:space="0" w:color="000000"/>
              <w:right w:val="single" w:sz="6" w:space="0" w:color="000000"/>
            </w:tcBorders>
            <w:vAlign w:val="bottom"/>
          </w:tcPr>
          <w:p w14:paraId="2075B0DB"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5E0E8F9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6FA7AE1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0ECEB839"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2B7E0C9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1DB5EB4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6922566C" w14:textId="77777777" w:rsidTr="006F2D47">
        <w:tc>
          <w:tcPr>
            <w:tcW w:w="719" w:type="dxa"/>
            <w:tcBorders>
              <w:top w:val="single" w:sz="6" w:space="0" w:color="000000"/>
              <w:left w:val="single" w:sz="4" w:space="0" w:color="000000"/>
              <w:bottom w:val="single" w:sz="6" w:space="0" w:color="000000"/>
              <w:right w:val="single" w:sz="6" w:space="0" w:color="000000"/>
            </w:tcBorders>
            <w:shd w:val="clear" w:color="auto" w:fill="D9D9D9"/>
            <w:vAlign w:val="bottom"/>
          </w:tcPr>
          <w:p w14:paraId="078D4891"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5225A4D6"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Responsiveness</w:t>
            </w:r>
          </w:p>
        </w:tc>
        <w:tc>
          <w:tcPr>
            <w:tcW w:w="1183"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09318E7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4D344F10"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ACA0A1A"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3F279DC"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shd w:val="clear" w:color="auto" w:fill="D9D9D9"/>
            <w:vAlign w:val="bottom"/>
          </w:tcPr>
          <w:p w14:paraId="6839D4D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shd w:val="clear" w:color="auto" w:fill="D9D9D9"/>
            <w:vAlign w:val="bottom"/>
          </w:tcPr>
          <w:p w14:paraId="0DA7603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43BBF812" w14:textId="77777777" w:rsidTr="006F2D47">
        <w:tc>
          <w:tcPr>
            <w:tcW w:w="719" w:type="dxa"/>
            <w:tcBorders>
              <w:top w:val="single" w:sz="6" w:space="0" w:color="000000"/>
              <w:left w:val="single" w:sz="4" w:space="0" w:color="000000"/>
              <w:bottom w:val="single" w:sz="6" w:space="0" w:color="000000"/>
              <w:right w:val="single" w:sz="6" w:space="0" w:color="000000"/>
            </w:tcBorders>
            <w:vAlign w:val="bottom"/>
          </w:tcPr>
          <w:p w14:paraId="655A5B87" w14:textId="77777777" w:rsidR="006F2D47" w:rsidRDefault="006F2D47" w:rsidP="00D55E44">
            <w:pPr>
              <w:spacing w:line="240" w:lineRule="auto"/>
              <w:rPr>
                <w:rFonts w:ascii="Times New Roman" w:eastAsia="Times New Roman" w:hAnsi="Times New Roman" w:cs="Times New Roman"/>
                <w:sz w:val="24"/>
                <w:szCs w:val="24"/>
              </w:rPr>
            </w:pPr>
          </w:p>
        </w:tc>
        <w:tc>
          <w:tcPr>
            <w:tcW w:w="2523" w:type="dxa"/>
            <w:tcBorders>
              <w:top w:val="single" w:sz="6" w:space="0" w:color="000000"/>
              <w:left w:val="single" w:sz="6" w:space="0" w:color="000000"/>
              <w:bottom w:val="single" w:sz="6" w:space="0" w:color="000000"/>
              <w:right w:val="single" w:sz="6" w:space="0" w:color="000000"/>
            </w:tcBorders>
            <w:vAlign w:val="bottom"/>
          </w:tcPr>
          <w:p w14:paraId="56763244"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Resolution</w:t>
            </w:r>
          </w:p>
        </w:tc>
        <w:tc>
          <w:tcPr>
            <w:tcW w:w="1183" w:type="dxa"/>
            <w:tcBorders>
              <w:top w:val="single" w:sz="6" w:space="0" w:color="000000"/>
              <w:left w:val="single" w:sz="6" w:space="0" w:color="000000"/>
              <w:bottom w:val="single" w:sz="6" w:space="0" w:color="000000"/>
              <w:right w:val="single" w:sz="6" w:space="0" w:color="000000"/>
            </w:tcBorders>
            <w:vAlign w:val="bottom"/>
          </w:tcPr>
          <w:p w14:paraId="0F734DF2"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10" w:type="dxa"/>
            <w:tcBorders>
              <w:top w:val="single" w:sz="6" w:space="0" w:color="000000"/>
              <w:left w:val="single" w:sz="6" w:space="0" w:color="000000"/>
              <w:bottom w:val="single" w:sz="6" w:space="0" w:color="000000"/>
              <w:right w:val="single" w:sz="6" w:space="0" w:color="000000"/>
            </w:tcBorders>
            <w:vAlign w:val="bottom"/>
          </w:tcPr>
          <w:p w14:paraId="5581FE5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95" w:type="dxa"/>
            <w:tcBorders>
              <w:top w:val="single" w:sz="6" w:space="0" w:color="000000"/>
              <w:left w:val="single" w:sz="6" w:space="0" w:color="000000"/>
              <w:bottom w:val="single" w:sz="6" w:space="0" w:color="000000"/>
              <w:right w:val="single" w:sz="6" w:space="0" w:color="000000"/>
            </w:tcBorders>
            <w:vAlign w:val="bottom"/>
          </w:tcPr>
          <w:p w14:paraId="7706A5F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30" w:type="dxa"/>
            <w:tcBorders>
              <w:top w:val="single" w:sz="6" w:space="0" w:color="000000"/>
              <w:left w:val="single" w:sz="6" w:space="0" w:color="000000"/>
              <w:bottom w:val="single" w:sz="6" w:space="0" w:color="000000"/>
              <w:right w:val="single" w:sz="6" w:space="0" w:color="000000"/>
            </w:tcBorders>
            <w:vAlign w:val="bottom"/>
          </w:tcPr>
          <w:p w14:paraId="55190F0D"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80" w:type="dxa"/>
            <w:tcBorders>
              <w:top w:val="single" w:sz="6" w:space="0" w:color="000000"/>
              <w:left w:val="single" w:sz="6" w:space="0" w:color="000000"/>
              <w:bottom w:val="single" w:sz="6" w:space="0" w:color="000000"/>
              <w:right w:val="single" w:sz="6" w:space="0" w:color="000000"/>
            </w:tcBorders>
            <w:vAlign w:val="bottom"/>
          </w:tcPr>
          <w:p w14:paraId="3D63535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tcBorders>
              <w:top w:val="single" w:sz="6" w:space="0" w:color="000000"/>
              <w:left w:val="single" w:sz="6" w:space="0" w:color="000000"/>
              <w:bottom w:val="single" w:sz="6" w:space="0" w:color="000000"/>
              <w:right w:val="single" w:sz="4" w:space="0" w:color="000000"/>
            </w:tcBorders>
            <w:vAlign w:val="bottom"/>
          </w:tcPr>
          <w:p w14:paraId="268126D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r w:rsidR="006F2D47" w14:paraId="3CCC3CAD"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1D28AEF2"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15F6617"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2408C9F"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(List specific strengths and weaknesses):</w:t>
            </w:r>
          </w:p>
        </w:tc>
      </w:tr>
      <w:tr w:rsidR="006F2D47" w14:paraId="6FF44F9C"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43DC27EC"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FF6164D"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0A9EFA54"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2C559D9D"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6EC23AC6"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4874AE5"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6B8C6839"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DB36884" w14:textId="77777777" w:rsidTr="006F2D47">
        <w:trPr>
          <w:cantSplit/>
        </w:trPr>
        <w:tc>
          <w:tcPr>
            <w:tcW w:w="10080" w:type="dxa"/>
            <w:gridSpan w:val="8"/>
            <w:tcBorders>
              <w:top w:val="single" w:sz="6" w:space="0" w:color="000000"/>
              <w:left w:val="single" w:sz="4" w:space="0" w:color="000000"/>
              <w:bottom w:val="single" w:sz="6" w:space="0" w:color="000000"/>
              <w:right w:val="single" w:sz="4" w:space="0" w:color="000000"/>
            </w:tcBorders>
            <w:vAlign w:val="bottom"/>
          </w:tcPr>
          <w:p w14:paraId="5550F427" w14:textId="77777777" w:rsidR="006F2D47" w:rsidRDefault="006F2D47" w:rsidP="00D55E44">
            <w:pPr>
              <w:spacing w:line="240" w:lineRule="auto"/>
              <w:rPr>
                <w:rFonts w:ascii="Times New Roman" w:eastAsia="Times New Roman" w:hAnsi="Times New Roman" w:cs="Times New Roman"/>
                <w:sz w:val="24"/>
                <w:szCs w:val="24"/>
              </w:rPr>
            </w:pPr>
          </w:p>
        </w:tc>
      </w:tr>
    </w:tbl>
    <w:p w14:paraId="06BD5C75" w14:textId="77777777" w:rsidR="006F2D47" w:rsidRDefault="006F2D47" w:rsidP="006F2D47"/>
    <w:tbl>
      <w:tblPr>
        <w:tblStyle w:val="1"/>
        <w:tblW w:w="10080"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F2D47" w14:paraId="3026DBB9"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2990B971"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  Overall</w:t>
            </w:r>
            <w:proofErr w:type="gramEnd"/>
            <w:r>
              <w:rPr>
                <w:rFonts w:ascii="Times New Roman" w:eastAsia="Times New Roman" w:hAnsi="Times New Roman" w:cs="Times New Roman"/>
                <w:sz w:val="24"/>
                <w:szCs w:val="24"/>
              </w:rPr>
              <w:t xml:space="preserve"> Assessment: (please circle)</w:t>
            </w:r>
          </w:p>
        </w:tc>
      </w:tr>
      <w:tr w:rsidR="006F2D47" w14:paraId="61929ABF"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5DC82079"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6050B193" w14:textId="77777777" w:rsidTr="006F2D47">
        <w:tc>
          <w:tcPr>
            <w:tcW w:w="10080" w:type="dxa"/>
            <w:tcBorders>
              <w:top w:val="single" w:sz="6" w:space="0" w:color="000000"/>
              <w:left w:val="single" w:sz="4" w:space="0" w:color="000000"/>
              <w:bottom w:val="single" w:sz="6" w:space="0" w:color="000000"/>
              <w:right w:val="single" w:sz="4" w:space="0" w:color="000000"/>
            </w:tcBorders>
            <w:vAlign w:val="bottom"/>
          </w:tcPr>
          <w:p w14:paraId="50477497" w14:textId="77777777" w:rsidR="006F2D47" w:rsidRDefault="006F2D47" w:rsidP="00D55E44">
            <w:pPr>
              <w:spacing w:line="240" w:lineRule="auto"/>
              <w:ind w:left="252"/>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F2D47" w14:paraId="6868CD14" w14:textId="77777777" w:rsidTr="006F2D47">
        <w:tc>
          <w:tcPr>
            <w:tcW w:w="10080" w:type="dxa"/>
            <w:tcBorders>
              <w:top w:val="single" w:sz="6" w:space="0" w:color="000000"/>
              <w:left w:val="single" w:sz="4" w:space="0" w:color="000000"/>
              <w:bottom w:val="single" w:sz="6" w:space="0" w:color="000000"/>
              <w:right w:val="single" w:sz="4" w:space="0" w:color="000000"/>
            </w:tcBorders>
            <w:vAlign w:val="bottom"/>
          </w:tcPr>
          <w:p w14:paraId="12B943C0" w14:textId="77777777" w:rsidR="006F2D47" w:rsidRDefault="006F2D47" w:rsidP="00D55E44">
            <w:pPr>
              <w:spacing w:line="240" w:lineRule="auto"/>
              <w:ind w:left="25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tc>
      </w:tr>
      <w:tr w:rsidR="006F2D47" w14:paraId="17937D02" w14:textId="77777777" w:rsidTr="006F2D47">
        <w:tc>
          <w:tcPr>
            <w:tcW w:w="10080" w:type="dxa"/>
            <w:tcBorders>
              <w:top w:val="single" w:sz="6" w:space="0" w:color="000000"/>
              <w:left w:val="single" w:sz="4" w:space="0" w:color="000000"/>
              <w:bottom w:val="single" w:sz="6" w:space="0" w:color="000000"/>
              <w:right w:val="single" w:sz="4" w:space="0" w:color="000000"/>
            </w:tcBorders>
            <w:vAlign w:val="bottom"/>
          </w:tcPr>
          <w:p w14:paraId="1790582D" w14:textId="77777777" w:rsidR="006F2D47" w:rsidRDefault="006F2D47" w:rsidP="00D55E44">
            <w:pPr>
              <w:spacing w:line="240" w:lineRule="auto"/>
              <w:ind w:left="252"/>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F2D47" w14:paraId="078A4E8E" w14:textId="77777777" w:rsidTr="006F2D47">
        <w:tc>
          <w:tcPr>
            <w:tcW w:w="10080" w:type="dxa"/>
            <w:tcBorders>
              <w:top w:val="single" w:sz="6" w:space="0" w:color="000000"/>
              <w:left w:val="single" w:sz="4" w:space="0" w:color="000000"/>
              <w:bottom w:val="single" w:sz="6" w:space="0" w:color="000000"/>
              <w:right w:val="single" w:sz="4" w:space="0" w:color="000000"/>
            </w:tcBorders>
            <w:vAlign w:val="bottom"/>
          </w:tcPr>
          <w:p w14:paraId="102F7438" w14:textId="77777777" w:rsidR="006F2D47" w:rsidRDefault="006F2D47" w:rsidP="00D55E44">
            <w:pPr>
              <w:spacing w:line="240" w:lineRule="auto"/>
              <w:ind w:left="252"/>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F2D47" w14:paraId="3BF8F76C" w14:textId="77777777" w:rsidTr="006F2D47">
        <w:tc>
          <w:tcPr>
            <w:tcW w:w="10080" w:type="dxa"/>
            <w:tcBorders>
              <w:top w:val="single" w:sz="6" w:space="0" w:color="000000"/>
              <w:left w:val="single" w:sz="4" w:space="0" w:color="000000"/>
              <w:bottom w:val="single" w:sz="6" w:space="0" w:color="000000"/>
              <w:right w:val="single" w:sz="4" w:space="0" w:color="000000"/>
            </w:tcBorders>
            <w:vAlign w:val="bottom"/>
          </w:tcPr>
          <w:p w14:paraId="5FF458A1" w14:textId="77777777" w:rsidR="006F2D47" w:rsidRDefault="006F2D47" w:rsidP="00D55E44">
            <w:pPr>
              <w:spacing w:line="240" w:lineRule="auto"/>
              <w:ind w:left="252"/>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F2D47" w14:paraId="7292F564" w14:textId="77777777" w:rsidTr="006F2D47">
        <w:tc>
          <w:tcPr>
            <w:tcW w:w="10080" w:type="dxa"/>
            <w:tcBorders>
              <w:top w:val="single" w:sz="6" w:space="0" w:color="000000"/>
              <w:left w:val="single" w:sz="4" w:space="0" w:color="000000"/>
              <w:bottom w:val="single" w:sz="6" w:space="0" w:color="000000"/>
              <w:right w:val="single" w:sz="4" w:space="0" w:color="000000"/>
            </w:tcBorders>
            <w:vAlign w:val="bottom"/>
          </w:tcPr>
          <w:p w14:paraId="5938C964" w14:textId="77777777" w:rsidR="006F2D47" w:rsidRDefault="006F2D47" w:rsidP="00D55E44">
            <w:pPr>
              <w:spacing w:line="240" w:lineRule="auto"/>
              <w:ind w:left="252"/>
              <w:rPr>
                <w:rFonts w:ascii="Times New Roman" w:eastAsia="Times New Roman" w:hAnsi="Times New Roman" w:cs="Times New Roman"/>
                <w:sz w:val="24"/>
                <w:szCs w:val="24"/>
              </w:rPr>
            </w:pPr>
            <w:r>
              <w:rPr>
                <w:rFonts w:ascii="Times New Roman" w:eastAsia="Times New Roman" w:hAnsi="Times New Roman" w:cs="Times New Roman"/>
                <w:sz w:val="24"/>
                <w:szCs w:val="24"/>
              </w:rPr>
              <w:t>NOT OBSERVED</w:t>
            </w:r>
          </w:p>
        </w:tc>
      </w:tr>
      <w:tr w:rsidR="006F2D47" w14:paraId="574B265E"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0ADCE508"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532DFCF3"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790BC268"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Comments (</w:t>
            </w:r>
            <w:proofErr w:type="gramStart"/>
            <w:r>
              <w:rPr>
                <w:rFonts w:ascii="Times New Roman" w:eastAsia="Times New Roman" w:hAnsi="Times New Roman" w:cs="Times New Roman"/>
                <w:sz w:val="24"/>
                <w:szCs w:val="24"/>
              </w:rPr>
              <w:t>List</w:t>
            </w:r>
            <w:proofErr w:type="gramEnd"/>
            <w:r>
              <w:rPr>
                <w:rFonts w:ascii="Times New Roman" w:eastAsia="Times New Roman" w:hAnsi="Times New Roman" w:cs="Times New Roman"/>
                <w:sz w:val="24"/>
                <w:szCs w:val="24"/>
              </w:rPr>
              <w:t xml:space="preserve"> any major strengths and major weaknesses):</w:t>
            </w:r>
          </w:p>
        </w:tc>
      </w:tr>
      <w:tr w:rsidR="006F2D47" w14:paraId="15F5F561"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264DE925"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E945FEA"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17D341EA"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00AF389"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3D30466F"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4CFF1E2F"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3F2D6EC4"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648B294"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7235D567"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C609E4D"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7DF78971"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0DC39EB0"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41A5B954"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64EFC00D"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24AB913E"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  Has</w:t>
            </w:r>
            <w:proofErr w:type="gramEnd"/>
            <w:r>
              <w:rPr>
                <w:rFonts w:ascii="Times New Roman" w:eastAsia="Times New Roman" w:hAnsi="Times New Roman" w:cs="Times New Roman"/>
                <w:sz w:val="24"/>
                <w:szCs w:val="24"/>
              </w:rPr>
              <w:t xml:space="preserve"> any </w:t>
            </w:r>
            <w:r>
              <w:rPr>
                <w:rFonts w:ascii="Times New Roman" w:eastAsia="Times New Roman" w:hAnsi="Times New Roman" w:cs="Times New Roman"/>
                <w:i/>
                <w:iCs/>
                <w:sz w:val="24"/>
                <w:szCs w:val="24"/>
              </w:rPr>
              <w:t>adverse</w:t>
            </w:r>
            <w:r>
              <w:rPr>
                <w:rFonts w:ascii="Times New Roman" w:eastAsia="Times New Roman" w:hAnsi="Times New Roman" w:cs="Times New Roman"/>
                <w:sz w:val="24"/>
                <w:szCs w:val="24"/>
              </w:rPr>
              <w:t xml:space="preserve"> past performance information identified above been shared with the contractor?</w:t>
            </w:r>
          </w:p>
        </w:tc>
      </w:tr>
      <w:tr w:rsidR="006F2D47" w14:paraId="278B0B27"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5CA7AC54" w14:textId="77777777" w:rsidR="006F2D47" w:rsidRDefault="006F2D47" w:rsidP="00D55E44">
            <w:pPr>
              <w:spacing w:line="240" w:lineRule="auto"/>
              <w:ind w:left="252" w:right="-1443"/>
              <w:rPr>
                <w:rFonts w:ascii="Times New Roman" w:eastAsia="Times New Roman" w:hAnsi="Times New Roman" w:cs="Times New Roman"/>
                <w:sz w:val="24"/>
                <w:szCs w:val="24"/>
                <w:u w:val="single"/>
              </w:rPr>
            </w:pP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 Yes: Written or Oral?                                                  Date__________</w:t>
            </w:r>
            <w:r>
              <w:rPr>
                <w:rFonts w:ascii="Times New Roman" w:eastAsia="Times New Roman" w:hAnsi="Times New Roman" w:cs="Times New Roman"/>
                <w:sz w:val="24"/>
                <w:szCs w:val="24"/>
                <w:u w:val="single"/>
              </w:rPr>
              <w:t xml:space="preserve">      </w:t>
            </w:r>
          </w:p>
        </w:tc>
      </w:tr>
      <w:tr w:rsidR="006F2D47" w14:paraId="1C585063"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1C379B94" w14:textId="77777777" w:rsidR="006F2D47" w:rsidRDefault="006F2D47" w:rsidP="00D55E44">
            <w:pPr>
              <w:tabs>
                <w:tab w:val="left" w:pos="792"/>
              </w:tabs>
              <w:spacing w:line="240" w:lineRule="auto"/>
              <w:ind w:left="25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 xml:space="preserve">(  </w:t>
            </w:r>
            <w:proofErr w:type="gramEnd"/>
            <w:r>
              <w:rPr>
                <w:rFonts w:ascii="Times New Roman" w:eastAsia="Times New Roman" w:hAnsi="Times New Roman" w:cs="Times New Roman"/>
                <w:sz w:val="24"/>
                <w:szCs w:val="24"/>
              </w:rPr>
              <w:t xml:space="preserve"> ) No</w:t>
            </w:r>
            <w:proofErr w:type="gramStart"/>
            <w:r>
              <w:rPr>
                <w:rFonts w:ascii="Times New Roman" w:eastAsia="Times New Roman" w:hAnsi="Times New Roman" w:cs="Times New Roman"/>
                <w:sz w:val="24"/>
                <w:szCs w:val="24"/>
              </w:rPr>
              <w:t>:  NARA</w:t>
            </w:r>
            <w:proofErr w:type="gramEnd"/>
            <w:r>
              <w:rPr>
                <w:rFonts w:ascii="Times New Roman" w:eastAsia="Times New Roman" w:hAnsi="Times New Roman" w:cs="Times New Roman"/>
                <w:sz w:val="24"/>
                <w:szCs w:val="24"/>
              </w:rPr>
              <w:t xml:space="preserve"> may provide the contractor with an opportunity to respond to any adverse past performance information.</w:t>
            </w:r>
          </w:p>
        </w:tc>
      </w:tr>
      <w:tr w:rsidR="006F2D47" w14:paraId="32F1A6A6"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0310B4B8" w14:textId="77777777" w:rsidR="006F2D47" w:rsidRDefault="006F2D47" w:rsidP="00D55E44">
            <w:pPr>
              <w:spacing w:line="240" w:lineRule="auto"/>
              <w:ind w:left="252"/>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 N/A</w:t>
            </w:r>
          </w:p>
        </w:tc>
      </w:tr>
      <w:tr w:rsidR="006F2D47" w14:paraId="5205A39E"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7B9303CC" w14:textId="77777777" w:rsidR="006F2D47" w:rsidRDefault="006F2D47" w:rsidP="00D55E44">
            <w:pPr>
              <w:spacing w:line="240" w:lineRule="auto"/>
              <w:rPr>
                <w:rFonts w:ascii="Times New Roman" w:eastAsia="Times New Roman" w:hAnsi="Times New Roman" w:cs="Times New Roman"/>
                <w:sz w:val="24"/>
                <w:szCs w:val="24"/>
              </w:rPr>
            </w:pPr>
          </w:p>
        </w:tc>
      </w:tr>
      <w:tr w:rsidR="006F2D47" w14:paraId="1011FCDF"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3D62BDA3" w14:textId="77777777" w:rsidR="006F2D47" w:rsidRDefault="006F2D47" w:rsidP="00D55E4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Would you select this vendor again?</w:t>
            </w:r>
          </w:p>
        </w:tc>
      </w:tr>
      <w:tr w:rsidR="006F2D47" w14:paraId="3B9F192C"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1D1EA4A5" w14:textId="77777777" w:rsidR="006F2D47" w:rsidRDefault="006F2D47" w:rsidP="00D55E44">
            <w:pPr>
              <w:spacing w:line="240" w:lineRule="auto"/>
            </w:pPr>
            <w:r>
              <w:t xml:space="preserve">    </w:t>
            </w:r>
            <w:proofErr w:type="gramStart"/>
            <w:r>
              <w:t xml:space="preserve">(  </w:t>
            </w:r>
            <w:proofErr w:type="gramEnd"/>
            <w:r>
              <w:t xml:space="preserve"> ) </w:t>
            </w:r>
            <w:r>
              <w:rPr>
                <w:b/>
                <w:bCs/>
              </w:rPr>
              <w:t>Yes</w:t>
            </w:r>
          </w:p>
        </w:tc>
      </w:tr>
      <w:tr w:rsidR="006F2D47" w14:paraId="3CBEC83A" w14:textId="77777777" w:rsidTr="006F2D47">
        <w:trPr>
          <w:cantSplit/>
        </w:trPr>
        <w:tc>
          <w:tcPr>
            <w:tcW w:w="10080" w:type="dxa"/>
            <w:tcBorders>
              <w:top w:val="single" w:sz="6" w:space="0" w:color="000000"/>
              <w:left w:val="single" w:sz="4" w:space="0" w:color="000000"/>
              <w:bottom w:val="single" w:sz="6" w:space="0" w:color="000000"/>
              <w:right w:val="single" w:sz="4" w:space="0" w:color="000000"/>
            </w:tcBorders>
            <w:vAlign w:val="bottom"/>
          </w:tcPr>
          <w:p w14:paraId="61956E8B" w14:textId="77777777" w:rsidR="006F2D47" w:rsidRDefault="006F2D47" w:rsidP="00D55E44">
            <w:pPr>
              <w:spacing w:line="240" w:lineRule="auto"/>
            </w:pPr>
            <w:r>
              <w:t xml:space="preserve">    </w:t>
            </w:r>
            <w:proofErr w:type="gramStart"/>
            <w:r>
              <w:t xml:space="preserve">(  </w:t>
            </w:r>
            <w:proofErr w:type="gramEnd"/>
            <w:r>
              <w:t xml:space="preserve"> ) </w:t>
            </w:r>
            <w:r>
              <w:rPr>
                <w:b/>
                <w:bCs/>
              </w:rPr>
              <w:t>No</w:t>
            </w:r>
          </w:p>
        </w:tc>
      </w:tr>
    </w:tbl>
    <w:p w14:paraId="7E142AF7" w14:textId="77777777" w:rsidR="006F2D47" w:rsidRDefault="006F2D47" w:rsidP="006F2D47"/>
    <w:p w14:paraId="316266B3" w14:textId="77777777" w:rsidR="006F2D47" w:rsidRPr="006F2D47" w:rsidRDefault="006F2D47" w:rsidP="006F2D47">
      <w:pPr>
        <w:rPr>
          <w:b/>
        </w:rPr>
      </w:pPr>
    </w:p>
    <w:p w14:paraId="3B8323AF" w14:textId="77777777" w:rsidR="006F2D47" w:rsidRDefault="006F2D47">
      <w:pPr>
        <w:rPr>
          <w:b/>
        </w:rPr>
      </w:pPr>
    </w:p>
    <w:p w14:paraId="69F45873" w14:textId="77777777" w:rsidR="006F2D47" w:rsidRDefault="006F2D47">
      <w:pPr>
        <w:rPr>
          <w:b/>
        </w:rPr>
      </w:pPr>
    </w:p>
    <w:sectPr w:rsidR="006F2D47">
      <w:headerReference w:type="default" r:id="rId39"/>
      <w:footerReference w:type="default" r:id="rId40"/>
      <w:pgSz w:w="12240" w:h="15840"/>
      <w:pgMar w:top="1008" w:right="720" w:bottom="720" w:left="720" w:header="432" w:footer="432" w:gutter="0"/>
      <w:pgNumType w:start="2"/>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Darnese M Wilkerson" w:date="2026-01-07T17:32:00Z" w:initials="DW">
    <w:p w14:paraId="66C13406" w14:textId="77777777" w:rsidR="006F2D47" w:rsidRDefault="006F2D47" w:rsidP="006F2D47">
      <w:pPr>
        <w:pStyle w:val="CommentText"/>
      </w:pPr>
      <w:r>
        <w:rPr>
          <w:rStyle w:val="CommentReference"/>
          <w:rFonts w:eastAsia="Arial"/>
        </w:rPr>
        <w:annotationRef/>
      </w:r>
      <w:r>
        <w:t>This seems misplaced in this section, since the next section list FAR Clauses.  It might be better as a leading paragraph for the next section.</w:t>
      </w:r>
    </w:p>
  </w:comment>
  <w:comment w:id="12" w:author="Darnese M Wilkerson" w:date="2026-01-07T17:33:00Z" w:initials="DW">
    <w:p w14:paraId="1CF5B268" w14:textId="77777777" w:rsidR="006F2D47" w:rsidRDefault="006F2D47" w:rsidP="006F2D47">
      <w:pPr>
        <w:pStyle w:val="CommentText"/>
      </w:pPr>
      <w:r>
        <w:rPr>
          <w:rStyle w:val="CommentReference"/>
          <w:rFonts w:eastAsia="Arial"/>
        </w:rPr>
        <w:annotationRef/>
      </w:r>
      <w:r>
        <w:t>Will this be an IDIQ?  If not, this clause may not be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C13406" w15:done="0"/>
  <w15:commentEx w15:paraId="1CF5B2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54A625" w16cex:dateUtc="2026-01-07T22:32:00Z"/>
  <w16cex:commentExtensible w16cex:durableId="323D9D14" w16cex:dateUtc="2026-01-07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C13406" w16cid:durableId="1D54A625"/>
  <w16cid:commentId w16cid:paraId="1CF5B268" w16cid:durableId="323D9D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A0B7" w14:textId="77777777" w:rsidR="00364867" w:rsidRDefault="00364867">
      <w:r>
        <w:separator/>
      </w:r>
    </w:p>
  </w:endnote>
  <w:endnote w:type="continuationSeparator" w:id="0">
    <w:p w14:paraId="4497DCBB" w14:textId="77777777" w:rsidR="00364867" w:rsidRDefault="00364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m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657F" w14:textId="77777777" w:rsidR="006F2D47" w:rsidRDefault="006F2D47">
    <w:pPr>
      <w:tabs>
        <w:tab w:val="left" w:pos="1080"/>
      </w:tabs>
    </w:pPr>
  </w:p>
  <w:p w14:paraId="095465B9" w14:textId="77777777" w:rsidR="006F2D47" w:rsidRDefault="006F2D47">
    <w:pPr>
      <w:pBdr>
        <w:top w:val="nil"/>
        <w:left w:val="nil"/>
        <w:bottom w:val="nil"/>
        <w:right w:val="nil"/>
        <w:between w:val="nil"/>
      </w:pBdr>
      <w:tabs>
        <w:tab w:val="center" w:pos="4680"/>
        <w:tab w:val="right" w:pos="9360"/>
      </w:tabs>
      <w:jc w:val="center"/>
      <w:rPr>
        <w:color w:val="000000"/>
        <w:sz w:val="20"/>
        <w:szCs w:val="20"/>
      </w:rPr>
    </w:pPr>
    <w:r>
      <w:rPr>
        <w:color w:val="000000"/>
        <w:sz w:val="20"/>
        <w:szCs w:val="20"/>
      </w:rPr>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Pr>
        <w:noProof/>
        <w:color w:val="000000"/>
        <w:sz w:val="20"/>
        <w:szCs w:val="20"/>
      </w:rPr>
      <w:t>2</w:t>
    </w:r>
    <w:r>
      <w:rPr>
        <w:color w:val="000000"/>
        <w:sz w:val="20"/>
        <w:szCs w:val="20"/>
      </w:rPr>
      <w:fldChar w:fldCharType="end"/>
    </w:r>
  </w:p>
  <w:p w14:paraId="05CF209C" w14:textId="77777777" w:rsidR="006F2D47" w:rsidRDefault="006F2D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C2F6" w14:textId="77777777" w:rsidR="006F2D47" w:rsidRDefault="006F2D47">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8185" w14:textId="0F007DD5" w:rsidR="0055529C" w:rsidRDefault="00000000">
    <w:pPr>
      <w:pBdr>
        <w:top w:val="nil"/>
        <w:left w:val="nil"/>
        <w:bottom w:val="nil"/>
        <w:right w:val="nil"/>
        <w:between w:val="nil"/>
      </w:pBdr>
      <w:shd w:val="clear" w:color="auto" w:fill="auto"/>
      <w:tabs>
        <w:tab w:val="center" w:pos="4320"/>
        <w:tab w:val="right" w:pos="8640"/>
      </w:tabs>
      <w:jc w:val="center"/>
      <w:rPr>
        <w:color w:val="000000"/>
        <w:sz w:val="20"/>
        <w:szCs w:val="20"/>
      </w:rPr>
    </w:pPr>
    <w:r>
      <w:rPr>
        <w:color w:val="000000"/>
        <w:sz w:val="20"/>
        <w:szCs w:val="20"/>
      </w:rPr>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D96007">
      <w:rPr>
        <w:noProof/>
        <w:color w:val="000000"/>
        <w:sz w:val="20"/>
        <w:szCs w:val="20"/>
      </w:rPr>
      <w:t>2</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96007">
      <w:rPr>
        <w:noProof/>
        <w:color w:val="000000"/>
        <w:sz w:val="20"/>
        <w:szCs w:val="20"/>
      </w:rPr>
      <w:t>4</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3279" w14:textId="77777777" w:rsidR="00364867" w:rsidRDefault="00364867">
      <w:r>
        <w:separator/>
      </w:r>
    </w:p>
  </w:footnote>
  <w:footnote w:type="continuationSeparator" w:id="0">
    <w:p w14:paraId="2652E565" w14:textId="77777777" w:rsidR="00364867" w:rsidRDefault="00364867">
      <w:r>
        <w:continuationSeparator/>
      </w:r>
    </w:p>
  </w:footnote>
  <w:footnote w:id="1">
    <w:p w14:paraId="18CA0CA9" w14:textId="77777777" w:rsidR="006F2D47" w:rsidRDefault="006F2D47" w:rsidP="006F2D47">
      <w:pPr>
        <w:rPr>
          <w:sz w:val="20"/>
          <w:szCs w:val="20"/>
        </w:rPr>
      </w:pPr>
      <w:r>
        <w:rPr>
          <w:vertAlign w:val="superscript"/>
        </w:rPr>
        <w:footnoteRef/>
      </w:r>
      <w:r>
        <w:rPr>
          <w:sz w:val="20"/>
          <w:szCs w:val="20"/>
        </w:rPr>
        <w:t xml:space="preserve"> NARA does not require kiosks in the initial deployment. However, NARA may order kiosks after initial contract award. Reference PWS paragraph 7.2. </w:t>
      </w:r>
    </w:p>
  </w:footnote>
  <w:footnote w:id="2">
    <w:p w14:paraId="1A5470CF" w14:textId="77777777" w:rsidR="006F2D47" w:rsidRDefault="006F2D47" w:rsidP="006F2D47">
      <w:pPr>
        <w:rPr>
          <w:sz w:val="20"/>
          <w:szCs w:val="20"/>
        </w:rPr>
      </w:pPr>
      <w:r>
        <w:rPr>
          <w:vertAlign w:val="superscript"/>
        </w:rPr>
        <w:footnoteRef/>
      </w:r>
      <w:r>
        <w:rPr>
          <w:sz w:val="20"/>
          <w:szCs w:val="20"/>
        </w:rPr>
        <w:t xml:space="preserve">The National Park Service (NPS) operates the FDR Presidential Library and Museum and FDR Home ticketing and admissions using its own software ticketing system. NARA only has the need to sell tickets online and run back office reports for the FDR Presidential Library and Museum.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A7AC" w14:textId="77777777" w:rsidR="006F2D47" w:rsidRDefault="006F2D47">
    <w:pPr>
      <w:pBdr>
        <w:top w:val="nil"/>
        <w:left w:val="nil"/>
        <w:bottom w:val="nil"/>
        <w:right w:val="nil"/>
        <w:between w:val="nil"/>
      </w:pBdr>
      <w:tabs>
        <w:tab w:val="center" w:pos="4680"/>
        <w:tab w:val="right" w:pos="9360"/>
      </w:tabs>
      <w:rPr>
        <w:color w:val="000000"/>
      </w:rPr>
    </w:pPr>
    <w:r>
      <w:rPr>
        <w:noProof/>
        <w:color w:val="000000"/>
      </w:rPr>
      <mc:AlternateContent>
        <mc:Choice Requires="wps">
          <w:drawing>
            <wp:anchor distT="0" distB="0" distL="0" distR="0" simplePos="0" relativeHeight="251657216" behindDoc="1" locked="0" layoutInCell="1" hidden="0" allowOverlap="1" wp14:anchorId="22F5DE0E" wp14:editId="4D547CC0">
              <wp:simplePos x="0" y="0"/>
              <wp:positionH relativeFrom="margin">
                <wp:align>center</wp:align>
              </wp:positionH>
              <wp:positionV relativeFrom="margin">
                <wp:align>center</wp:align>
              </wp:positionV>
              <wp:extent cx="8411980" cy="8411980"/>
              <wp:effectExtent l="0" t="0" r="0" b="0"/>
              <wp:wrapNone/>
              <wp:docPr id="1003917746" name="Rectangle 1003917746"/>
              <wp:cNvGraphicFramePr/>
              <a:graphic xmlns:a="http://schemas.openxmlformats.org/drawingml/2006/main">
                <a:graphicData uri="http://schemas.microsoft.com/office/word/2010/wordprocessingShape">
                  <wps:wsp>
                    <wps:cNvSpPr/>
                    <wps:spPr>
                      <a:xfrm rot="-2700000">
                        <a:off x="2203703" y="2732568"/>
                        <a:ext cx="6284595" cy="2094865"/>
                      </a:xfrm>
                      <a:prstGeom prst="rect">
                        <a:avLst/>
                      </a:prstGeom>
                      <a:noFill/>
                      <a:ln>
                        <a:noFill/>
                      </a:ln>
                    </wps:spPr>
                    <wps:txbx>
                      <w:txbxContent>
                        <w:p w14:paraId="34787EA1" w14:textId="77777777" w:rsidR="006F2D47" w:rsidRDefault="006F2D47">
                          <w:pPr>
                            <w:jc w:val="center"/>
                            <w:textDirection w:val="btLr"/>
                          </w:pPr>
                          <w:r>
                            <w:rPr>
                              <w:color w:val="C0C0C0"/>
                              <w:sz w:val="144"/>
                            </w:rPr>
                            <w:t xml:space="preserve">DRAFT </w:t>
                          </w:r>
                        </w:p>
                      </w:txbxContent>
                    </wps:txbx>
                    <wps:bodyPr spcFirstLastPara="1" wrap="square" lIns="91425" tIns="91425" rIns="91425" bIns="91425" anchor="ctr" anchorCtr="0">
                      <a:noAutofit/>
                    </wps:bodyPr>
                  </wps:wsp>
                </a:graphicData>
              </a:graphic>
            </wp:anchor>
          </w:drawing>
        </mc:Choice>
        <mc:Fallback>
          <w:pict>
            <v:rect w14:anchorId="22F5DE0E" id="Rectangle 1003917746" o:spid="_x0000_s1026" style="position:absolute;margin-left:0;margin-top:0;width:662.35pt;height:662.35pt;rotation:-45;z-index:-251659264;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" filled="f" stroked="f">
              <v:textbox inset="2.53958mm,2.53958mm,2.53958mm,2.53958mm">
                <w:txbxContent>
                  <w:p w14:paraId="34787EA1" w14:textId="77777777" w:rsidR="006F2D47" w:rsidRDefault="006F2D47">
                    <w:pPr>
                      <w:jc w:val="center"/>
                      <w:textDirection w:val="btLr"/>
                    </w:pPr>
                    <w:r>
                      <w:rPr>
                        <w:color w:val="C0C0C0"/>
                        <w:sz w:val="144"/>
                      </w:rPr>
                      <w:t xml:space="preserve">DRAFT </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93FD" w14:textId="7F9968C4" w:rsidR="006F2D47" w:rsidRDefault="006F2D47">
    <w:pPr>
      <w:rPr>
        <w:color w:val="372F2D"/>
        <w:sz w:val="20"/>
        <w:szCs w:val="20"/>
        <w:highlight w:val="white"/>
      </w:rPr>
    </w:pPr>
    <w:r>
      <w:rPr>
        <w:noProof/>
      </w:rPr>
      <mc:AlternateContent>
        <mc:Choice Requires="wps">
          <w:drawing>
            <wp:anchor distT="0" distB="0" distL="0" distR="0" simplePos="0" relativeHeight="251658240" behindDoc="1" locked="0" layoutInCell="1" hidden="0" allowOverlap="1" wp14:anchorId="7DFD4D50" wp14:editId="798BE0C2">
              <wp:simplePos x="0" y="0"/>
              <wp:positionH relativeFrom="margin">
                <wp:align>center</wp:align>
              </wp:positionH>
              <wp:positionV relativeFrom="margin">
                <wp:align>center</wp:align>
              </wp:positionV>
              <wp:extent cx="8411980" cy="8411980"/>
              <wp:effectExtent l="0" t="0" r="0" b="0"/>
              <wp:wrapNone/>
              <wp:docPr id="1003917747" name="Rectangle 1003917747"/>
              <wp:cNvGraphicFramePr/>
              <a:graphic xmlns:a="http://schemas.openxmlformats.org/drawingml/2006/main">
                <a:graphicData uri="http://schemas.microsoft.com/office/word/2010/wordprocessingShape">
                  <wps:wsp>
                    <wps:cNvSpPr/>
                    <wps:spPr>
                      <a:xfrm rot="-2700000">
                        <a:off x="2203703" y="2732568"/>
                        <a:ext cx="6284595" cy="2094865"/>
                      </a:xfrm>
                      <a:prstGeom prst="rect">
                        <a:avLst/>
                      </a:prstGeom>
                      <a:noFill/>
                      <a:ln>
                        <a:noFill/>
                      </a:ln>
                    </wps:spPr>
                    <wps:txbx>
                      <w:txbxContent>
                        <w:p w14:paraId="3D42BE66" w14:textId="77777777" w:rsidR="006F2D47" w:rsidRDefault="006F2D47">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7DFD4D50" id="Rectangle 1003917747" o:spid="_x0000_s1027" style="position:absolute;margin-left:0;margin-top:0;width:662.35pt;height:662.35pt;rotation:-45;z-index:-251658240;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" filled="f" stroked="f">
              <v:textbox inset="2.53958mm,2.53958mm,2.53958mm,2.53958mm">
                <w:txbxContent>
                  <w:p w14:paraId="3D42BE66" w14:textId="77777777" w:rsidR="006F2D47" w:rsidRDefault="006F2D47">
                    <w:pPr>
                      <w:jc w:val="center"/>
                      <w:textDirection w:val="btLr"/>
                    </w:pPr>
                  </w:p>
                </w:txbxContent>
              </v:textbox>
              <w10:wrap anchorx="margin" anchory="margin"/>
            </v:rect>
          </w:pict>
        </mc:Fallback>
      </mc:AlternateContent>
    </w:r>
    <w:bookmarkStart w:id="10" w:name="_Hlk219812980"/>
    <w:r>
      <w:rPr>
        <w:color w:val="372F2D"/>
        <w:sz w:val="20"/>
        <w:szCs w:val="20"/>
        <w:highlight w:val="white"/>
      </w:rPr>
      <w:t xml:space="preserve">NARA </w:t>
    </w:r>
    <w:proofErr w:type="gramStart"/>
    <w:r>
      <w:rPr>
        <w:color w:val="372F2D"/>
        <w:sz w:val="20"/>
        <w:szCs w:val="20"/>
        <w:highlight w:val="white"/>
      </w:rPr>
      <w:t>–  88310326</w:t>
    </w:r>
    <w:proofErr w:type="gramEnd"/>
    <w:r>
      <w:rPr>
        <w:color w:val="372F2D"/>
        <w:sz w:val="20"/>
        <w:szCs w:val="20"/>
        <w:highlight w:val="white"/>
      </w:rPr>
      <w:t>Q00008 -</w:t>
    </w:r>
    <w:r>
      <w:t xml:space="preserve"> </w:t>
    </w:r>
    <w:r>
      <w:rPr>
        <w:color w:val="372F2D"/>
        <w:sz w:val="20"/>
        <w:szCs w:val="20"/>
        <w:highlight w:val="white"/>
      </w:rPr>
      <w:t>Presidential Library Ticketing System</w:t>
    </w:r>
    <w:bookmarkEnd w:id="10"/>
    <w:r w:rsidR="00015E26">
      <w:rPr>
        <w:color w:val="372F2D"/>
        <w:sz w:val="20"/>
        <w:szCs w:val="20"/>
        <w:highlight w:val="white"/>
      </w:rPr>
      <w:t xml:space="preserve"> -Amendment 0001</w:t>
    </w:r>
  </w:p>
  <w:p w14:paraId="5BD03071" w14:textId="77777777" w:rsidR="006F2D47" w:rsidRDefault="006F2D4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3003" w14:textId="77777777" w:rsidR="006F2D47" w:rsidRDefault="006F2D47">
    <w:pPr>
      <w:rPr>
        <w:sz w:val="20"/>
        <w:szCs w:val="20"/>
      </w:rPr>
    </w:pPr>
    <w:r>
      <w:rPr>
        <w:color w:val="372F2D"/>
        <w:sz w:val="20"/>
        <w:szCs w:val="20"/>
        <w:highlight w:val="white"/>
      </w:rPr>
      <w:t>NARA--88310325Q00018, National Archives in Washington D.C. and Presidential Libraries Ticketing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F209" w14:textId="273FF377" w:rsidR="0055529C" w:rsidRDefault="006F2D47">
    <w:pPr>
      <w:pBdr>
        <w:top w:val="nil"/>
        <w:left w:val="nil"/>
        <w:bottom w:val="nil"/>
        <w:right w:val="nil"/>
        <w:between w:val="nil"/>
      </w:pBdr>
      <w:shd w:val="clear" w:color="auto" w:fill="auto"/>
      <w:tabs>
        <w:tab w:val="center" w:pos="4320"/>
        <w:tab w:val="right" w:pos="8640"/>
      </w:tabs>
      <w:rPr>
        <w:color w:val="000000"/>
        <w:sz w:val="20"/>
        <w:szCs w:val="20"/>
      </w:rPr>
    </w:pPr>
    <w:r>
      <w:rPr>
        <w:color w:val="000000"/>
        <w:sz w:val="20"/>
        <w:szCs w:val="20"/>
      </w:rPr>
      <w:t>N</w:t>
    </w:r>
    <w:r w:rsidRPr="006F2D47">
      <w:rPr>
        <w:color w:val="000000"/>
        <w:sz w:val="20"/>
        <w:szCs w:val="20"/>
      </w:rPr>
      <w:t xml:space="preserve">ARA </w:t>
    </w:r>
    <w:proofErr w:type="gramStart"/>
    <w:r w:rsidRPr="006F2D47">
      <w:rPr>
        <w:color w:val="000000"/>
        <w:sz w:val="20"/>
        <w:szCs w:val="20"/>
      </w:rPr>
      <w:t>–  88310326</w:t>
    </w:r>
    <w:proofErr w:type="gramEnd"/>
    <w:r w:rsidRPr="006F2D47">
      <w:rPr>
        <w:color w:val="000000"/>
        <w:sz w:val="20"/>
        <w:szCs w:val="20"/>
      </w:rPr>
      <w:t>Q00008 - Presidential Library Ticketing System</w:t>
    </w:r>
    <w:r>
      <w:rPr>
        <w:color w:val="000000"/>
        <w:sz w:val="20"/>
        <w:szCs w:val="20"/>
      </w:rPr>
      <w:t xml:space="preserve"> – Amendment 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C2C"/>
    <w:multiLevelType w:val="multilevel"/>
    <w:tmpl w:val="6C882E1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425DE8"/>
    <w:multiLevelType w:val="multilevel"/>
    <w:tmpl w:val="A8A08B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B033EB"/>
    <w:multiLevelType w:val="multilevel"/>
    <w:tmpl w:val="03AC4D20"/>
    <w:lvl w:ilvl="0">
      <w:start w:val="1"/>
      <w:numFmt w:val="lowerLetter"/>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2E566ED"/>
    <w:multiLevelType w:val="multilevel"/>
    <w:tmpl w:val="B6DEF8D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31210F4"/>
    <w:multiLevelType w:val="multilevel"/>
    <w:tmpl w:val="472E1906"/>
    <w:lvl w:ilvl="0">
      <w:start w:val="1"/>
      <w:numFmt w:val="decimal"/>
      <w:lvlText w:val="%1.0"/>
      <w:lvlJc w:val="left"/>
      <w:pPr>
        <w:ind w:left="1080" w:firstLine="2160"/>
      </w:pPr>
      <w:rPr>
        <w:b/>
        <w:bCs/>
      </w:rPr>
    </w:lvl>
    <w:lvl w:ilvl="1">
      <w:start w:val="1"/>
      <w:numFmt w:val="decimal"/>
      <w:lvlText w:val="%1.%2"/>
      <w:lvlJc w:val="left"/>
      <w:pPr>
        <w:ind w:left="-2520" w:firstLine="0"/>
      </w:pPr>
      <w:rPr>
        <w:b/>
        <w:bCs/>
      </w:rPr>
    </w:lvl>
    <w:lvl w:ilvl="2">
      <w:start w:val="1"/>
      <w:numFmt w:val="decimal"/>
      <w:lvlText w:val="%1.%2.%3"/>
      <w:lvlJc w:val="left"/>
      <w:pPr>
        <w:ind w:left="2520" w:firstLine="6480"/>
      </w:pPr>
      <w:rPr>
        <w:b/>
        <w:bCs/>
      </w:rPr>
    </w:lvl>
    <w:lvl w:ilvl="3">
      <w:start w:val="1"/>
      <w:numFmt w:val="decimal"/>
      <w:lvlText w:val="%1.%2.%3.%4"/>
      <w:lvlJc w:val="left"/>
      <w:pPr>
        <w:ind w:left="3240" w:firstLine="8640"/>
      </w:pPr>
      <w:rPr>
        <w:b/>
        <w:bCs/>
      </w:rPr>
    </w:lvl>
    <w:lvl w:ilvl="4">
      <w:start w:val="1"/>
      <w:numFmt w:val="decimal"/>
      <w:lvlText w:val="%1.%2.%3.%4.%5"/>
      <w:lvlJc w:val="left"/>
      <w:pPr>
        <w:ind w:left="3960" w:firstLine="10800"/>
      </w:pPr>
      <w:rPr>
        <w:b/>
        <w:bCs/>
      </w:rPr>
    </w:lvl>
    <w:lvl w:ilvl="5">
      <w:start w:val="1"/>
      <w:numFmt w:val="decimal"/>
      <w:lvlText w:val="%1.%2.%3.%4.%5.%6"/>
      <w:lvlJc w:val="left"/>
      <w:pPr>
        <w:ind w:left="4680" w:firstLine="12960"/>
      </w:pPr>
      <w:rPr>
        <w:b/>
        <w:bCs/>
      </w:rPr>
    </w:lvl>
    <w:lvl w:ilvl="6">
      <w:start w:val="1"/>
      <w:numFmt w:val="decimal"/>
      <w:lvlText w:val="%1.%2.%3.%4.%5.%6.%7"/>
      <w:lvlJc w:val="left"/>
      <w:pPr>
        <w:ind w:left="5760" w:firstLine="15840"/>
      </w:pPr>
      <w:rPr>
        <w:b/>
        <w:bCs/>
      </w:rPr>
    </w:lvl>
    <w:lvl w:ilvl="7">
      <w:start w:val="1"/>
      <w:numFmt w:val="decimal"/>
      <w:lvlText w:val="%1.%2.%3.%4.%5.%6.%7.%8"/>
      <w:lvlJc w:val="left"/>
      <w:pPr>
        <w:ind w:left="6480" w:firstLine="18000"/>
      </w:pPr>
      <w:rPr>
        <w:b/>
        <w:bCs/>
      </w:rPr>
    </w:lvl>
    <w:lvl w:ilvl="8">
      <w:start w:val="1"/>
      <w:numFmt w:val="decimal"/>
      <w:lvlText w:val="%1.%2.%3.%4.%5.%6.%7.%8.%9"/>
      <w:lvlJc w:val="left"/>
      <w:pPr>
        <w:ind w:left="7560" w:firstLine="20880"/>
      </w:pPr>
      <w:rPr>
        <w:b/>
        <w:bCs/>
      </w:rPr>
    </w:lvl>
  </w:abstractNum>
  <w:abstractNum w:abstractNumId="5" w15:restartNumberingAfterBreak="0">
    <w:nsid w:val="25CC354A"/>
    <w:multiLevelType w:val="multilevel"/>
    <w:tmpl w:val="403A7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5E6B29"/>
    <w:multiLevelType w:val="multilevel"/>
    <w:tmpl w:val="B112927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4CF515F7"/>
    <w:multiLevelType w:val="multilevel"/>
    <w:tmpl w:val="ABE85C36"/>
    <w:lvl w:ilvl="0">
      <w:start w:val="1"/>
      <w:numFmt w:val="bullet"/>
      <w:lvlText w:val="•"/>
      <w:lvlJc w:val="left"/>
      <w:pPr>
        <w:ind w:left="705" w:hanging="705"/>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8" w15:restartNumberingAfterBreak="0">
    <w:nsid w:val="7B4E2664"/>
    <w:multiLevelType w:val="hybridMultilevel"/>
    <w:tmpl w:val="3D681072"/>
    <w:lvl w:ilvl="0" w:tplc="33781184">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9" w15:restartNumberingAfterBreak="0">
    <w:nsid w:val="7C7B5F61"/>
    <w:multiLevelType w:val="multilevel"/>
    <w:tmpl w:val="A9268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84391574">
    <w:abstractNumId w:val="8"/>
  </w:num>
  <w:num w:numId="2" w16cid:durableId="123737480">
    <w:abstractNumId w:val="7"/>
  </w:num>
  <w:num w:numId="3" w16cid:durableId="389034263">
    <w:abstractNumId w:val="9"/>
  </w:num>
  <w:num w:numId="4" w16cid:durableId="2125272212">
    <w:abstractNumId w:val="4"/>
  </w:num>
  <w:num w:numId="5" w16cid:durableId="1176850348">
    <w:abstractNumId w:val="0"/>
  </w:num>
  <w:num w:numId="6" w16cid:durableId="632751434">
    <w:abstractNumId w:val="3"/>
  </w:num>
  <w:num w:numId="7" w16cid:durableId="1159539091">
    <w:abstractNumId w:val="5"/>
  </w:num>
  <w:num w:numId="8" w16cid:durableId="180700872">
    <w:abstractNumId w:val="1"/>
  </w:num>
  <w:num w:numId="9" w16cid:durableId="990672574">
    <w:abstractNumId w:val="6"/>
  </w:num>
  <w:num w:numId="10" w16cid:durableId="15030857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Monahan">
    <w15:presenceInfo w15:providerId="AD" w15:userId="S::kevin.monahan.nara.gov@dau.edu::73ae82fa-89fc-49a6-bf56-12d222a8c4e8"/>
  </w15:person>
  <w15:person w15:author="Darnese M Wilkerson">
    <w15:presenceInfo w15:providerId="AD" w15:userId="S::darnese.wilkerson@nara.gov::4dc8ed57-1caf-4324-983f-bb3fd3ec22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9C"/>
    <w:rsid w:val="00006DCE"/>
    <w:rsid w:val="00015E26"/>
    <w:rsid w:val="00052654"/>
    <w:rsid w:val="000550A1"/>
    <w:rsid w:val="000658C7"/>
    <w:rsid w:val="00080D7A"/>
    <w:rsid w:val="00130CB0"/>
    <w:rsid w:val="00174195"/>
    <w:rsid w:val="001A2BDC"/>
    <w:rsid w:val="00264984"/>
    <w:rsid w:val="00324062"/>
    <w:rsid w:val="00364867"/>
    <w:rsid w:val="0037267B"/>
    <w:rsid w:val="0037630E"/>
    <w:rsid w:val="0038080F"/>
    <w:rsid w:val="00406A8F"/>
    <w:rsid w:val="004B29D9"/>
    <w:rsid w:val="004F6C21"/>
    <w:rsid w:val="0055529C"/>
    <w:rsid w:val="006514FE"/>
    <w:rsid w:val="00673280"/>
    <w:rsid w:val="00685589"/>
    <w:rsid w:val="006F2D47"/>
    <w:rsid w:val="0079675B"/>
    <w:rsid w:val="007D7005"/>
    <w:rsid w:val="00803E56"/>
    <w:rsid w:val="00832581"/>
    <w:rsid w:val="00882437"/>
    <w:rsid w:val="009A5BB3"/>
    <w:rsid w:val="009D1A99"/>
    <w:rsid w:val="00A26D33"/>
    <w:rsid w:val="00A41B8C"/>
    <w:rsid w:val="00A556C4"/>
    <w:rsid w:val="00A94538"/>
    <w:rsid w:val="00AF56D5"/>
    <w:rsid w:val="00B25F58"/>
    <w:rsid w:val="00B67FF9"/>
    <w:rsid w:val="00B93001"/>
    <w:rsid w:val="00BC7D46"/>
    <w:rsid w:val="00BD2FD3"/>
    <w:rsid w:val="00BE3041"/>
    <w:rsid w:val="00BF5CCA"/>
    <w:rsid w:val="00BF7D21"/>
    <w:rsid w:val="00C3520B"/>
    <w:rsid w:val="00C37617"/>
    <w:rsid w:val="00C4322B"/>
    <w:rsid w:val="00CB3B64"/>
    <w:rsid w:val="00CF03E1"/>
    <w:rsid w:val="00D4723E"/>
    <w:rsid w:val="00D91069"/>
    <w:rsid w:val="00D96007"/>
    <w:rsid w:val="00E443AE"/>
    <w:rsid w:val="00E5777D"/>
    <w:rsid w:val="00E878ED"/>
    <w:rsid w:val="00E9426D"/>
    <w:rsid w:val="00EE7551"/>
    <w:rsid w:val="00F05A45"/>
    <w:rsid w:val="00F5060F"/>
    <w:rsid w:val="00F6398E"/>
    <w:rsid w:val="00FE7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80596"/>
  <w15:docId w15:val="{DC234F04-F377-4D05-8E0D-DC204C90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hd w:val="clear" w:color="auto" w:fill="FFFFFF"/>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jc w:val="center"/>
      <w:outlineLvl w:val="1"/>
    </w:pPr>
    <w:rPr>
      <w:b/>
      <w:sz w:val="18"/>
      <w:szCs w:val="18"/>
    </w:rPr>
  </w:style>
  <w:style w:type="paragraph" w:styleId="Heading3">
    <w:name w:val="heading 3"/>
    <w:basedOn w:val="Normal"/>
    <w:next w:val="Normal"/>
    <w:link w:val="Heading3Char"/>
    <w:uiPriority w:val="9"/>
    <w:semiHidden/>
    <w:unhideWhenUsed/>
    <w:qFormat/>
    <w:pPr>
      <w:keepNext/>
      <w:spacing w:before="240" w:after="60"/>
      <w:outlineLvl w:val="2"/>
    </w:pPr>
    <w:rPr>
      <w:b/>
      <w:sz w:val="26"/>
      <w:szCs w:val="26"/>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spacing w:before="240" w:after="60"/>
      <w:outlineLvl w:val="4"/>
    </w:pPr>
    <w:rPr>
      <w:b/>
      <w:i/>
      <w:sz w:val="26"/>
      <w:szCs w:val="26"/>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F2D47"/>
    <w:pPr>
      <w:keepNext/>
      <w:keepLines/>
      <w:shd w:val="clear" w:color="auto" w:fill="auto"/>
      <w:spacing w:before="40" w:line="276" w:lineRule="auto"/>
      <w:outlineLvl w:val="6"/>
    </w:pPr>
    <w:rPr>
      <w:rFonts w:ascii="Arial" w:eastAsiaTheme="majorEastAsia" w:hAnsi="Arial" w:cstheme="majorBidi"/>
      <w:color w:val="595959" w:themeColor="text1" w:themeTint="A6"/>
      <w:sz w:val="22"/>
      <w:szCs w:val="22"/>
      <w:lang w:val="en"/>
    </w:rPr>
  </w:style>
  <w:style w:type="paragraph" w:styleId="Heading8">
    <w:name w:val="heading 8"/>
    <w:basedOn w:val="Normal"/>
    <w:next w:val="Normal"/>
    <w:link w:val="Heading8Char"/>
    <w:uiPriority w:val="9"/>
    <w:semiHidden/>
    <w:unhideWhenUsed/>
    <w:qFormat/>
    <w:rsid w:val="006F2D47"/>
    <w:pPr>
      <w:keepNext/>
      <w:keepLines/>
      <w:shd w:val="clear" w:color="auto" w:fill="auto"/>
      <w:spacing w:line="276" w:lineRule="auto"/>
      <w:outlineLvl w:val="7"/>
    </w:pPr>
    <w:rPr>
      <w:rFonts w:ascii="Arial" w:eastAsiaTheme="majorEastAsia" w:hAnsi="Arial" w:cstheme="majorBidi"/>
      <w:i/>
      <w:iCs/>
      <w:color w:val="272727" w:themeColor="text1" w:themeTint="D8"/>
      <w:sz w:val="22"/>
      <w:szCs w:val="22"/>
      <w:lang w:val="en"/>
    </w:rPr>
  </w:style>
  <w:style w:type="paragraph" w:styleId="Heading9">
    <w:name w:val="heading 9"/>
    <w:basedOn w:val="Normal"/>
    <w:next w:val="Normal"/>
    <w:link w:val="Heading9Char"/>
    <w:uiPriority w:val="9"/>
    <w:semiHidden/>
    <w:unhideWhenUsed/>
    <w:qFormat/>
    <w:rsid w:val="006F2D47"/>
    <w:pPr>
      <w:keepNext/>
      <w:keepLines/>
      <w:shd w:val="clear" w:color="auto" w:fill="auto"/>
      <w:spacing w:line="276" w:lineRule="auto"/>
      <w:outlineLvl w:val="8"/>
    </w:pPr>
    <w:rPr>
      <w:rFonts w:ascii="Arial" w:eastAsiaTheme="majorEastAsia" w:hAnsi="Arial" w:cstheme="majorBidi"/>
      <w:color w:val="272727" w:themeColor="text1" w:themeTint="D8"/>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E443AE"/>
    <w:rPr>
      <w:sz w:val="16"/>
      <w:szCs w:val="16"/>
    </w:rPr>
  </w:style>
  <w:style w:type="paragraph" w:styleId="CommentText">
    <w:name w:val="annotation text"/>
    <w:basedOn w:val="Normal"/>
    <w:link w:val="CommentTextChar"/>
    <w:uiPriority w:val="99"/>
    <w:unhideWhenUsed/>
    <w:rsid w:val="00E443AE"/>
    <w:rPr>
      <w:sz w:val="20"/>
      <w:szCs w:val="20"/>
    </w:rPr>
  </w:style>
  <w:style w:type="character" w:customStyle="1" w:styleId="CommentTextChar">
    <w:name w:val="Comment Text Char"/>
    <w:basedOn w:val="DefaultParagraphFont"/>
    <w:link w:val="CommentText"/>
    <w:uiPriority w:val="99"/>
    <w:rsid w:val="00E443AE"/>
    <w:rPr>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E443AE"/>
    <w:rPr>
      <w:b/>
      <w:bCs/>
    </w:rPr>
  </w:style>
  <w:style w:type="character" w:customStyle="1" w:styleId="CommentSubjectChar">
    <w:name w:val="Comment Subject Char"/>
    <w:basedOn w:val="CommentTextChar"/>
    <w:link w:val="CommentSubject"/>
    <w:uiPriority w:val="99"/>
    <w:semiHidden/>
    <w:rsid w:val="00E443AE"/>
    <w:rPr>
      <w:b/>
      <w:bCs/>
      <w:sz w:val="20"/>
      <w:szCs w:val="20"/>
      <w:shd w:val="clear" w:color="auto" w:fill="FFFFFF"/>
    </w:rPr>
  </w:style>
  <w:style w:type="paragraph" w:styleId="ListParagraph">
    <w:name w:val="List Paragraph"/>
    <w:basedOn w:val="Normal"/>
    <w:uiPriority w:val="34"/>
    <w:qFormat/>
    <w:rsid w:val="006F2D47"/>
    <w:pPr>
      <w:ind w:left="720"/>
      <w:contextualSpacing/>
    </w:pPr>
  </w:style>
  <w:style w:type="paragraph" w:styleId="Header">
    <w:name w:val="header"/>
    <w:basedOn w:val="Normal"/>
    <w:link w:val="HeaderChar"/>
    <w:uiPriority w:val="99"/>
    <w:unhideWhenUsed/>
    <w:rsid w:val="006F2D47"/>
    <w:pPr>
      <w:tabs>
        <w:tab w:val="center" w:pos="4680"/>
        <w:tab w:val="right" w:pos="9360"/>
      </w:tabs>
    </w:pPr>
  </w:style>
  <w:style w:type="character" w:customStyle="1" w:styleId="HeaderChar">
    <w:name w:val="Header Char"/>
    <w:basedOn w:val="DefaultParagraphFont"/>
    <w:link w:val="Header"/>
    <w:uiPriority w:val="99"/>
    <w:rsid w:val="006F2D47"/>
    <w:rPr>
      <w:shd w:val="clear" w:color="auto" w:fill="FFFFFF"/>
    </w:rPr>
  </w:style>
  <w:style w:type="paragraph" w:styleId="Footer">
    <w:name w:val="footer"/>
    <w:aliases w:val="f1"/>
    <w:basedOn w:val="Normal"/>
    <w:link w:val="FooterChar"/>
    <w:uiPriority w:val="99"/>
    <w:unhideWhenUsed/>
    <w:rsid w:val="006F2D47"/>
    <w:pPr>
      <w:tabs>
        <w:tab w:val="center" w:pos="4680"/>
        <w:tab w:val="right" w:pos="9360"/>
      </w:tabs>
    </w:pPr>
  </w:style>
  <w:style w:type="character" w:customStyle="1" w:styleId="FooterChar">
    <w:name w:val="Footer Char"/>
    <w:aliases w:val="f1 Char"/>
    <w:basedOn w:val="DefaultParagraphFont"/>
    <w:link w:val="Footer"/>
    <w:uiPriority w:val="99"/>
    <w:rsid w:val="006F2D47"/>
    <w:rPr>
      <w:shd w:val="clear" w:color="auto" w:fill="FFFFFF"/>
    </w:rPr>
  </w:style>
  <w:style w:type="character" w:customStyle="1" w:styleId="Heading7Char">
    <w:name w:val="Heading 7 Char"/>
    <w:basedOn w:val="DefaultParagraphFont"/>
    <w:link w:val="Heading7"/>
    <w:uiPriority w:val="9"/>
    <w:semiHidden/>
    <w:rsid w:val="006F2D47"/>
    <w:rPr>
      <w:rFonts w:ascii="Arial" w:eastAsiaTheme="majorEastAsia" w:hAnsi="Arial" w:cstheme="majorBidi"/>
      <w:color w:val="595959" w:themeColor="text1" w:themeTint="A6"/>
      <w:sz w:val="22"/>
      <w:szCs w:val="22"/>
      <w:lang w:val="en"/>
    </w:rPr>
  </w:style>
  <w:style w:type="character" w:customStyle="1" w:styleId="Heading8Char">
    <w:name w:val="Heading 8 Char"/>
    <w:basedOn w:val="DefaultParagraphFont"/>
    <w:link w:val="Heading8"/>
    <w:uiPriority w:val="9"/>
    <w:semiHidden/>
    <w:rsid w:val="006F2D47"/>
    <w:rPr>
      <w:rFonts w:ascii="Arial" w:eastAsiaTheme="majorEastAsia" w:hAnsi="Arial" w:cstheme="majorBidi"/>
      <w:i/>
      <w:iCs/>
      <w:color w:val="272727" w:themeColor="text1" w:themeTint="D8"/>
      <w:sz w:val="22"/>
      <w:szCs w:val="22"/>
      <w:lang w:val="en"/>
    </w:rPr>
  </w:style>
  <w:style w:type="character" w:customStyle="1" w:styleId="Heading9Char">
    <w:name w:val="Heading 9 Char"/>
    <w:basedOn w:val="DefaultParagraphFont"/>
    <w:link w:val="Heading9"/>
    <w:uiPriority w:val="9"/>
    <w:semiHidden/>
    <w:rsid w:val="006F2D47"/>
    <w:rPr>
      <w:rFonts w:ascii="Arial" w:eastAsiaTheme="majorEastAsia" w:hAnsi="Arial" w:cstheme="majorBidi"/>
      <w:color w:val="272727" w:themeColor="text1" w:themeTint="D8"/>
      <w:sz w:val="22"/>
      <w:szCs w:val="22"/>
      <w:lang w:val="en"/>
    </w:rPr>
  </w:style>
  <w:style w:type="table" w:customStyle="1" w:styleId="TableNormal0">
    <w:name w:val="TableNormal"/>
    <w:rsid w:val="006F2D47"/>
    <w:pPr>
      <w:shd w:val="clear" w:color="auto" w:fill="auto"/>
      <w:spacing w:line="276" w:lineRule="auto"/>
    </w:pPr>
    <w:rPr>
      <w:rFonts w:ascii="Arial" w:eastAsia="Arial" w:hAnsi="Arial" w:cs="Arial"/>
      <w:sz w:val="22"/>
      <w:szCs w:val="22"/>
      <w:lang w:val="en"/>
    </w:rPr>
    <w:tblPr>
      <w:tblCellMar>
        <w:top w:w="100" w:type="dxa"/>
        <w:left w:w="100" w:type="dxa"/>
        <w:bottom w:w="100" w:type="dxa"/>
        <w:right w:w="100" w:type="dxa"/>
      </w:tblCellMar>
    </w:tblPr>
  </w:style>
  <w:style w:type="table" w:customStyle="1" w:styleId="TableNormal1">
    <w:name w:val="TableNormal1"/>
    <w:rsid w:val="006F2D47"/>
    <w:pPr>
      <w:shd w:val="clear" w:color="auto" w:fill="auto"/>
      <w:spacing w:line="276" w:lineRule="auto"/>
    </w:pPr>
    <w:rPr>
      <w:rFonts w:ascii="Arial" w:eastAsia="Arial" w:hAnsi="Arial" w:cs="Arial"/>
      <w:sz w:val="22"/>
      <w:szCs w:val="22"/>
      <w:lang w:val="en"/>
    </w:rPr>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6F2D47"/>
    <w:rPr>
      <w:b/>
      <w:sz w:val="48"/>
      <w:szCs w:val="48"/>
      <w:shd w:val="clear" w:color="auto" w:fill="FFFFFF"/>
    </w:rPr>
  </w:style>
  <w:style w:type="character" w:customStyle="1" w:styleId="Heading2Char">
    <w:name w:val="Heading 2 Char"/>
    <w:basedOn w:val="DefaultParagraphFont"/>
    <w:link w:val="Heading2"/>
    <w:uiPriority w:val="9"/>
    <w:rsid w:val="006F2D47"/>
    <w:rPr>
      <w:b/>
      <w:sz w:val="18"/>
      <w:szCs w:val="18"/>
      <w:shd w:val="clear" w:color="auto" w:fill="FFFFFF"/>
    </w:rPr>
  </w:style>
  <w:style w:type="character" w:customStyle="1" w:styleId="Heading3Char">
    <w:name w:val="Heading 3 Char"/>
    <w:basedOn w:val="DefaultParagraphFont"/>
    <w:link w:val="Heading3"/>
    <w:uiPriority w:val="9"/>
    <w:semiHidden/>
    <w:rsid w:val="006F2D47"/>
    <w:rPr>
      <w:b/>
      <w:sz w:val="26"/>
      <w:szCs w:val="26"/>
      <w:shd w:val="clear" w:color="auto" w:fill="FFFFFF"/>
    </w:rPr>
  </w:style>
  <w:style w:type="character" w:customStyle="1" w:styleId="Heading4Char">
    <w:name w:val="Heading 4 Char"/>
    <w:basedOn w:val="DefaultParagraphFont"/>
    <w:link w:val="Heading4"/>
    <w:uiPriority w:val="9"/>
    <w:semiHidden/>
    <w:rsid w:val="006F2D47"/>
    <w:rPr>
      <w:b/>
      <w:shd w:val="clear" w:color="auto" w:fill="FFFFFF"/>
    </w:rPr>
  </w:style>
  <w:style w:type="character" w:customStyle="1" w:styleId="Heading5Char">
    <w:name w:val="Heading 5 Char"/>
    <w:basedOn w:val="DefaultParagraphFont"/>
    <w:link w:val="Heading5"/>
    <w:uiPriority w:val="9"/>
    <w:semiHidden/>
    <w:rsid w:val="006F2D47"/>
    <w:rPr>
      <w:b/>
      <w:i/>
      <w:sz w:val="26"/>
      <w:szCs w:val="26"/>
      <w:shd w:val="clear" w:color="auto" w:fill="FFFFFF"/>
    </w:rPr>
  </w:style>
  <w:style w:type="character" w:customStyle="1" w:styleId="Heading6Char">
    <w:name w:val="Heading 6 Char"/>
    <w:basedOn w:val="DefaultParagraphFont"/>
    <w:link w:val="Heading6"/>
    <w:uiPriority w:val="9"/>
    <w:semiHidden/>
    <w:rsid w:val="006F2D47"/>
    <w:rPr>
      <w:b/>
      <w:sz w:val="20"/>
      <w:szCs w:val="20"/>
      <w:shd w:val="clear" w:color="auto" w:fill="FFFFFF"/>
    </w:rPr>
  </w:style>
  <w:style w:type="character" w:customStyle="1" w:styleId="TitleChar">
    <w:name w:val="Title Char"/>
    <w:basedOn w:val="DefaultParagraphFont"/>
    <w:link w:val="Title"/>
    <w:uiPriority w:val="10"/>
    <w:rsid w:val="006F2D47"/>
    <w:rPr>
      <w:b/>
      <w:sz w:val="72"/>
      <w:szCs w:val="72"/>
      <w:shd w:val="clear" w:color="auto" w:fill="FFFFFF"/>
    </w:rPr>
  </w:style>
  <w:style w:type="character" w:customStyle="1" w:styleId="SubtitleChar">
    <w:name w:val="Subtitle Char"/>
    <w:basedOn w:val="DefaultParagraphFont"/>
    <w:link w:val="Subtitle"/>
    <w:uiPriority w:val="11"/>
    <w:rsid w:val="006F2D47"/>
    <w:rPr>
      <w:rFonts w:ascii="Georgia" w:eastAsia="Georgia" w:hAnsi="Georgia" w:cs="Georgia"/>
      <w:i/>
      <w:color w:val="666666"/>
      <w:sz w:val="48"/>
      <w:szCs w:val="48"/>
      <w:shd w:val="clear" w:color="auto" w:fill="FFFFFF"/>
    </w:rPr>
  </w:style>
  <w:style w:type="paragraph" w:styleId="Quote">
    <w:name w:val="Quote"/>
    <w:basedOn w:val="Normal"/>
    <w:next w:val="Normal"/>
    <w:link w:val="QuoteChar"/>
    <w:uiPriority w:val="29"/>
    <w:qFormat/>
    <w:rsid w:val="006F2D47"/>
    <w:pPr>
      <w:shd w:val="clear" w:color="auto" w:fill="auto"/>
      <w:spacing w:before="160" w:line="276" w:lineRule="auto"/>
      <w:jc w:val="center"/>
    </w:pPr>
    <w:rPr>
      <w:rFonts w:ascii="Arial" w:eastAsia="Arial" w:hAnsi="Arial" w:cs="Arial"/>
      <w:i/>
      <w:iCs/>
      <w:color w:val="404040" w:themeColor="text1" w:themeTint="BF"/>
      <w:sz w:val="22"/>
      <w:szCs w:val="22"/>
      <w:lang w:val="en"/>
    </w:rPr>
  </w:style>
  <w:style w:type="character" w:customStyle="1" w:styleId="QuoteChar">
    <w:name w:val="Quote Char"/>
    <w:basedOn w:val="DefaultParagraphFont"/>
    <w:link w:val="Quote"/>
    <w:uiPriority w:val="29"/>
    <w:rsid w:val="006F2D47"/>
    <w:rPr>
      <w:rFonts w:ascii="Arial" w:eastAsia="Arial" w:hAnsi="Arial" w:cs="Arial"/>
      <w:i/>
      <w:iCs/>
      <w:color w:val="404040" w:themeColor="text1" w:themeTint="BF"/>
      <w:sz w:val="22"/>
      <w:szCs w:val="22"/>
      <w:lang w:val="en"/>
    </w:rPr>
  </w:style>
  <w:style w:type="character" w:styleId="IntenseEmphasis">
    <w:name w:val="Intense Emphasis"/>
    <w:basedOn w:val="DefaultParagraphFont"/>
    <w:uiPriority w:val="21"/>
    <w:qFormat/>
    <w:rsid w:val="006F2D47"/>
    <w:rPr>
      <w:i/>
      <w:iCs/>
      <w:color w:val="365F91" w:themeColor="accent1" w:themeShade="BF"/>
    </w:rPr>
  </w:style>
  <w:style w:type="paragraph" w:styleId="IntenseQuote">
    <w:name w:val="Intense Quote"/>
    <w:basedOn w:val="Normal"/>
    <w:next w:val="Normal"/>
    <w:link w:val="IntenseQuoteChar"/>
    <w:uiPriority w:val="30"/>
    <w:qFormat/>
    <w:rsid w:val="006F2D47"/>
    <w:pPr>
      <w:pBdr>
        <w:top w:val="single" w:sz="4" w:space="10" w:color="365F91" w:themeColor="accent1" w:themeShade="BF"/>
        <w:bottom w:val="single" w:sz="4" w:space="10" w:color="365F91" w:themeColor="accent1" w:themeShade="BF"/>
      </w:pBdr>
      <w:shd w:val="clear" w:color="auto" w:fill="auto"/>
      <w:spacing w:before="360" w:after="360" w:line="276" w:lineRule="auto"/>
      <w:ind w:left="864" w:right="864"/>
      <w:jc w:val="center"/>
    </w:pPr>
    <w:rPr>
      <w:rFonts w:ascii="Arial" w:eastAsia="Arial" w:hAnsi="Arial" w:cs="Arial"/>
      <w:i/>
      <w:iCs/>
      <w:color w:val="365F91" w:themeColor="accent1" w:themeShade="BF"/>
      <w:sz w:val="22"/>
      <w:szCs w:val="22"/>
      <w:lang w:val="en"/>
    </w:rPr>
  </w:style>
  <w:style w:type="character" w:customStyle="1" w:styleId="IntenseQuoteChar">
    <w:name w:val="Intense Quote Char"/>
    <w:basedOn w:val="DefaultParagraphFont"/>
    <w:link w:val="IntenseQuote"/>
    <w:uiPriority w:val="30"/>
    <w:rsid w:val="006F2D47"/>
    <w:rPr>
      <w:rFonts w:ascii="Arial" w:eastAsia="Arial" w:hAnsi="Arial" w:cs="Arial"/>
      <w:i/>
      <w:iCs/>
      <w:color w:val="365F91" w:themeColor="accent1" w:themeShade="BF"/>
      <w:sz w:val="22"/>
      <w:szCs w:val="22"/>
      <w:lang w:val="en"/>
    </w:rPr>
  </w:style>
  <w:style w:type="character" w:styleId="IntenseReference">
    <w:name w:val="Intense Reference"/>
    <w:basedOn w:val="DefaultParagraphFont"/>
    <w:uiPriority w:val="32"/>
    <w:qFormat/>
    <w:rsid w:val="006F2D47"/>
    <w:rPr>
      <w:b/>
      <w:bCs/>
      <w:smallCaps/>
      <w:color w:val="365F91" w:themeColor="accent1" w:themeShade="BF"/>
      <w:spacing w:val="5"/>
    </w:rPr>
  </w:style>
  <w:style w:type="table" w:styleId="TableGrid">
    <w:name w:val="Table Grid"/>
    <w:basedOn w:val="TableNormal"/>
    <w:uiPriority w:val="39"/>
    <w:rsid w:val="006F2D47"/>
    <w:pPr>
      <w:shd w:val="clear" w:color="auto" w:fill="auto"/>
    </w:pPr>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F2D47"/>
    <w:pPr>
      <w:shd w:val="clear" w:color="auto" w:fill="auto"/>
    </w:pPr>
    <w:rPr>
      <w:rFonts w:ascii="Arial" w:eastAsia="Arial" w:hAnsi="Arial" w:cs="Arial"/>
      <w:sz w:val="22"/>
      <w:szCs w:val="22"/>
      <w:lang w:val="en"/>
    </w:rPr>
  </w:style>
  <w:style w:type="numbering" w:customStyle="1" w:styleId="NoList1">
    <w:name w:val="No List1"/>
    <w:next w:val="NoList"/>
    <w:uiPriority w:val="99"/>
    <w:semiHidden/>
    <w:unhideWhenUsed/>
    <w:rsid w:val="006F2D47"/>
  </w:style>
  <w:style w:type="paragraph" w:styleId="BalloonText">
    <w:name w:val="Balloon Text"/>
    <w:basedOn w:val="Normal"/>
    <w:link w:val="BalloonTextChar"/>
    <w:uiPriority w:val="99"/>
    <w:semiHidden/>
    <w:unhideWhenUsed/>
    <w:rsid w:val="006F2D47"/>
    <w:pPr>
      <w:widowControl w:val="0"/>
      <w:shd w:val="clear" w:color="auto" w:fill="auto"/>
    </w:pPr>
    <w:rPr>
      <w:rFonts w:ascii="Segoe UI" w:hAnsi="Segoe UI" w:cs="Segoe UI"/>
      <w:color w:val="000000"/>
      <w:sz w:val="18"/>
      <w:szCs w:val="18"/>
      <w:lang w:val="en"/>
    </w:rPr>
  </w:style>
  <w:style w:type="character" w:customStyle="1" w:styleId="BalloonTextChar">
    <w:name w:val="Balloon Text Char"/>
    <w:basedOn w:val="DefaultParagraphFont"/>
    <w:link w:val="BalloonText"/>
    <w:uiPriority w:val="99"/>
    <w:semiHidden/>
    <w:rsid w:val="006F2D47"/>
    <w:rPr>
      <w:rFonts w:ascii="Segoe UI" w:hAnsi="Segoe UI" w:cs="Segoe UI"/>
      <w:color w:val="000000"/>
      <w:sz w:val="18"/>
      <w:szCs w:val="18"/>
      <w:lang w:val="en"/>
    </w:rPr>
  </w:style>
  <w:style w:type="character" w:customStyle="1" w:styleId="Hyperlink1">
    <w:name w:val="Hyperlink1"/>
    <w:basedOn w:val="DefaultParagraphFont"/>
    <w:uiPriority w:val="99"/>
    <w:unhideWhenUsed/>
    <w:rsid w:val="006F2D47"/>
    <w:rPr>
      <w:color w:val="0563C1"/>
      <w:u w:val="single"/>
    </w:rPr>
  </w:style>
  <w:style w:type="character" w:customStyle="1" w:styleId="FollowedHyperlink1">
    <w:name w:val="FollowedHyperlink1"/>
    <w:basedOn w:val="DefaultParagraphFont"/>
    <w:uiPriority w:val="99"/>
    <w:semiHidden/>
    <w:unhideWhenUsed/>
    <w:rsid w:val="006F2D47"/>
    <w:rPr>
      <w:color w:val="954F72"/>
      <w:u w:val="single"/>
    </w:rPr>
  </w:style>
  <w:style w:type="paragraph" w:customStyle="1" w:styleId="ListParagraph1">
    <w:name w:val="List Paragraph1"/>
    <w:basedOn w:val="Normal"/>
    <w:next w:val="ListParagraph"/>
    <w:uiPriority w:val="34"/>
    <w:qFormat/>
    <w:rsid w:val="006F2D47"/>
    <w:pPr>
      <w:shd w:val="clear" w:color="auto" w:fill="auto"/>
      <w:spacing w:after="160" w:line="259" w:lineRule="auto"/>
      <w:ind w:left="720"/>
      <w:contextualSpacing/>
    </w:pPr>
    <w:rPr>
      <w:rFonts w:ascii="Calibri" w:eastAsia="Calibri" w:hAnsi="Calibri"/>
      <w:sz w:val="22"/>
      <w:szCs w:val="22"/>
      <w:lang w:val="en"/>
    </w:rPr>
  </w:style>
  <w:style w:type="paragraph" w:customStyle="1" w:styleId="Default">
    <w:name w:val="Default"/>
    <w:rsid w:val="006F2D47"/>
    <w:pPr>
      <w:widowControl w:val="0"/>
      <w:shd w:val="clear" w:color="auto" w:fill="auto"/>
      <w:autoSpaceDE w:val="0"/>
      <w:autoSpaceDN w:val="0"/>
      <w:adjustRightInd w:val="0"/>
    </w:pPr>
    <w:rPr>
      <w:color w:val="000000"/>
      <w:lang w:val="en"/>
    </w:rPr>
  </w:style>
  <w:style w:type="character" w:styleId="Hyperlink">
    <w:name w:val="Hyperlink"/>
    <w:basedOn w:val="DefaultParagraphFont"/>
    <w:uiPriority w:val="99"/>
    <w:unhideWhenUsed/>
    <w:rsid w:val="006F2D47"/>
    <w:rPr>
      <w:color w:val="0000FF" w:themeColor="hyperlink"/>
      <w:u w:val="single"/>
    </w:rPr>
  </w:style>
  <w:style w:type="character" w:styleId="FollowedHyperlink">
    <w:name w:val="FollowedHyperlink"/>
    <w:basedOn w:val="DefaultParagraphFont"/>
    <w:uiPriority w:val="99"/>
    <w:semiHidden/>
    <w:unhideWhenUsed/>
    <w:rsid w:val="006F2D47"/>
    <w:rPr>
      <w:color w:val="800080" w:themeColor="followedHyperlink"/>
      <w:u w:val="single"/>
    </w:rPr>
  </w:style>
  <w:style w:type="numbering" w:customStyle="1" w:styleId="NoList2">
    <w:name w:val="No List2"/>
    <w:next w:val="NoList"/>
    <w:uiPriority w:val="99"/>
    <w:semiHidden/>
    <w:unhideWhenUsed/>
    <w:rsid w:val="006F2D47"/>
  </w:style>
  <w:style w:type="character" w:styleId="Strong">
    <w:name w:val="Strong"/>
    <w:basedOn w:val="DefaultParagraphFont"/>
    <w:uiPriority w:val="22"/>
    <w:qFormat/>
    <w:rsid w:val="006F2D47"/>
    <w:rPr>
      <w:b/>
      <w:bCs/>
    </w:rPr>
  </w:style>
  <w:style w:type="character" w:styleId="Emphasis">
    <w:name w:val="Emphasis"/>
    <w:basedOn w:val="DefaultParagraphFont"/>
    <w:uiPriority w:val="20"/>
    <w:qFormat/>
    <w:rsid w:val="006F2D47"/>
    <w:rPr>
      <w:i/>
      <w:iCs/>
    </w:rPr>
  </w:style>
  <w:style w:type="paragraph" w:styleId="NormalWeb">
    <w:name w:val="Normal (Web)"/>
    <w:basedOn w:val="Normal"/>
    <w:uiPriority w:val="99"/>
    <w:unhideWhenUsed/>
    <w:rsid w:val="006F2D47"/>
    <w:pPr>
      <w:shd w:val="clear" w:color="auto" w:fill="auto"/>
      <w:spacing w:line="276" w:lineRule="auto"/>
    </w:pPr>
    <w:rPr>
      <w:rFonts w:eastAsia="Arial"/>
      <w:lang w:val="en"/>
    </w:rPr>
  </w:style>
  <w:style w:type="character" w:styleId="UnresolvedMention">
    <w:name w:val="Unresolved Mention"/>
    <w:basedOn w:val="DefaultParagraphFont"/>
    <w:uiPriority w:val="99"/>
    <w:semiHidden/>
    <w:unhideWhenUsed/>
    <w:rsid w:val="006F2D47"/>
    <w:rPr>
      <w:color w:val="605E5C"/>
      <w:shd w:val="clear" w:color="auto" w:fill="E1DFDD"/>
    </w:rPr>
  </w:style>
  <w:style w:type="paragraph" w:customStyle="1" w:styleId="listl1">
    <w:name w:val="listl1"/>
    <w:basedOn w:val="Normal"/>
    <w:rsid w:val="006F2D47"/>
    <w:pPr>
      <w:shd w:val="clear" w:color="auto" w:fill="auto"/>
      <w:spacing w:before="100" w:beforeAutospacing="1" w:after="100" w:afterAutospacing="1"/>
    </w:pPr>
    <w:rPr>
      <w:lang w:val="en"/>
    </w:rPr>
  </w:style>
  <w:style w:type="character" w:customStyle="1" w:styleId="ph">
    <w:name w:val="ph"/>
    <w:basedOn w:val="DefaultParagraphFont"/>
    <w:rsid w:val="006F2D47"/>
  </w:style>
  <w:style w:type="paragraph" w:customStyle="1" w:styleId="listl2">
    <w:name w:val="listl2"/>
    <w:basedOn w:val="Normal"/>
    <w:rsid w:val="006F2D47"/>
    <w:pPr>
      <w:shd w:val="clear" w:color="auto" w:fill="auto"/>
      <w:spacing w:before="100" w:beforeAutospacing="1" w:after="100" w:afterAutospacing="1"/>
    </w:pPr>
    <w:rPr>
      <w:lang w:val="en"/>
    </w:rPr>
  </w:style>
  <w:style w:type="table" w:customStyle="1" w:styleId="54">
    <w:name w:val="54"/>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53">
    <w:name w:val="53"/>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52">
    <w:name w:val="52"/>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51">
    <w:name w:val="51"/>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50">
    <w:name w:val="50"/>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9">
    <w:name w:val="49"/>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8">
    <w:name w:val="48"/>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7">
    <w:name w:val="47"/>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6">
    <w:name w:val="46"/>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5">
    <w:name w:val="45"/>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4">
    <w:name w:val="44"/>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3">
    <w:name w:val="43"/>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2">
    <w:name w:val="42"/>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1">
    <w:name w:val="41"/>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0">
    <w:name w:val="40"/>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9">
    <w:name w:val="39"/>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8">
    <w:name w:val="38"/>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7">
    <w:name w:val="37"/>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6">
    <w:name w:val="36"/>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5">
    <w:name w:val="35"/>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4">
    <w:name w:val="34"/>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3">
    <w:name w:val="33"/>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2">
    <w:name w:val="32"/>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1">
    <w:name w:val="31"/>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0">
    <w:name w:val="30"/>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9">
    <w:name w:val="29"/>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8">
    <w:name w:val="28"/>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7">
    <w:name w:val="27"/>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6">
    <w:name w:val="26"/>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5">
    <w:name w:val="25"/>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4">
    <w:name w:val="24"/>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3">
    <w:name w:val="23"/>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2">
    <w:name w:val="22"/>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1">
    <w:name w:val="21"/>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0">
    <w:name w:val="20"/>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9">
    <w:name w:val="19"/>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8">
    <w:name w:val="18"/>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7">
    <w:name w:val="17"/>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6">
    <w:name w:val="16"/>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5">
    <w:name w:val="15"/>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4">
    <w:name w:val="14"/>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3">
    <w:name w:val="13"/>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2">
    <w:name w:val="12"/>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1">
    <w:name w:val="11"/>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0">
    <w:name w:val="10"/>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9">
    <w:name w:val="9"/>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8">
    <w:name w:val="8"/>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7">
    <w:name w:val="7"/>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6">
    <w:name w:val="6"/>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5">
    <w:name w:val="5"/>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4">
    <w:name w:val="4"/>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3">
    <w:name w:val="3"/>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2">
    <w:name w:val="2"/>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 w:type="table" w:customStyle="1" w:styleId="1">
    <w:name w:val="1"/>
    <w:basedOn w:val="TableNormal"/>
    <w:rsid w:val="006F2D47"/>
    <w:pPr>
      <w:shd w:val="clear" w:color="auto" w:fill="auto"/>
      <w:spacing w:line="276" w:lineRule="auto"/>
    </w:pPr>
    <w:rPr>
      <w:rFonts w:ascii="Arial" w:eastAsia="Arial" w:hAnsi="Arial" w:cs="Arial"/>
      <w:sz w:val="22"/>
      <w:szCs w:val="22"/>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sites/whitehouse.gov/files/omb/memoranda/2008/m08-23.pdf" TargetMode="External"/><Relationship Id="rId18" Type="http://schemas.openxmlformats.org/officeDocument/2006/relationships/hyperlink" Target="https://www.justice.gov/opcl/privacy-act-1974" TargetMode="External"/><Relationship Id="rId26" Type="http://schemas.openxmlformats.org/officeDocument/2006/relationships/footer" Target="footer2.xml"/><Relationship Id="rId39" Type="http://schemas.openxmlformats.org/officeDocument/2006/relationships/header" Target="header4.xml"/><Relationship Id="rId21" Type="http://schemas.openxmlformats.org/officeDocument/2006/relationships/hyperlink" Target="https://marketplace.fedramp.gov/index.html?sort=productName&amp;status=Compliant" TargetMode="External"/><Relationship Id="rId34" Type="http://schemas.microsoft.com/office/2016/09/relationships/commentsIds" Target="commentsIds.xml"/><Relationship Id="rId42" Type="http://schemas.microsoft.com/office/2011/relationships/people" Target="people.xml"/><Relationship Id="rId7" Type="http://schemas.openxmlformats.org/officeDocument/2006/relationships/hyperlink" Target="https://www.section508.gov/sell/how-to-create-acr-with-vpat/" TargetMode="External"/><Relationship Id="rId2" Type="http://schemas.openxmlformats.org/officeDocument/2006/relationships/styles" Target="styles.xml"/><Relationship Id="rId16" Type="http://schemas.openxmlformats.org/officeDocument/2006/relationships/hyperlink" Target="https://www.whitehouse.gov/sites/whitehouse.gov/files/omb/memoranda/2015/m-15-13.pdf" TargetMode="External"/><Relationship Id="rId20" Type="http://schemas.openxmlformats.org/officeDocument/2006/relationships/hyperlink" Target="https://www.archives.gov/cui" TargetMode="External"/><Relationship Id="rId29" Type="http://schemas.openxmlformats.org/officeDocument/2006/relationships/hyperlink" Target="http://csrc.nist.gov/publications/PubsSPs.htm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hs.gov/homeland-security-presidential-directive-12" TargetMode="External"/><Relationship Id="rId24" Type="http://schemas.openxmlformats.org/officeDocument/2006/relationships/footer" Target="footer1.xml"/><Relationship Id="rId32" Type="http://schemas.openxmlformats.org/officeDocument/2006/relationships/comments" Target="comments.xml"/><Relationship Id="rId37"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whitehouse.gov/sites/whitehouse.gov/files/omb/memoranda/2010/m10-23.pdf" TargetMode="External"/><Relationship Id="rId23" Type="http://schemas.openxmlformats.org/officeDocument/2006/relationships/header" Target="header2.xml"/><Relationship Id="rId28" Type="http://schemas.openxmlformats.org/officeDocument/2006/relationships/hyperlink" Target="https://www.ipp.gov/" TargetMode="External"/><Relationship Id="rId36" Type="http://schemas.openxmlformats.org/officeDocument/2006/relationships/hyperlink" Target="https://www.acquisition.gov/far/52.209-10" TargetMode="External"/><Relationship Id="rId10" Type="http://schemas.openxmlformats.org/officeDocument/2006/relationships/hyperlink" Target="https://www.congress.gov/113/plaws/publ283/PLAW-113publ283.pdf" TargetMode="External"/><Relationship Id="rId19" Type="http://schemas.openxmlformats.org/officeDocument/2006/relationships/hyperlink" Target="https://www.archives.gov/cui" TargetMode="External"/><Relationship Id="rId31" Type="http://schemas.openxmlformats.org/officeDocument/2006/relationships/hyperlink" Target="http://www.archives.gov/foia/directives/nara1608.pdf" TargetMode="External"/><Relationship Id="rId4" Type="http://schemas.openxmlformats.org/officeDocument/2006/relationships/webSettings" Target="webSettings.xml"/><Relationship Id="rId9" Type="http://schemas.openxmlformats.org/officeDocument/2006/relationships/hyperlink" Target="https://www.federalregister.gov/documents/2010/11/09/2010-28360/controlled-unclassified-information" TargetMode="External"/><Relationship Id="rId14" Type="http://schemas.openxmlformats.org/officeDocument/2006/relationships/hyperlink" Target="https://www.whitehouse.gov/sites/whitehouse.gov/files/omb/memoranda/2014/m-14-03.pdf" TargetMode="External"/><Relationship Id="rId22" Type="http://schemas.openxmlformats.org/officeDocument/2006/relationships/header" Target="header1.xml"/><Relationship Id="rId27" Type="http://schemas.openxmlformats.org/officeDocument/2006/relationships/hyperlink" Target="https://www.ipp.gov/" TargetMode="External"/><Relationship Id="rId30" Type="http://schemas.openxmlformats.org/officeDocument/2006/relationships/hyperlink" Target="http://www.archives.gov/foia/directives/nara1608.pdf" TargetMode="External"/><Relationship Id="rId35" Type="http://schemas.microsoft.com/office/2018/08/relationships/commentsExtensible" Target="commentsExtensible.xml"/><Relationship Id="rId43" Type="http://schemas.openxmlformats.org/officeDocument/2006/relationships/theme" Target="theme/theme1.xml"/><Relationship Id="rId8" Type="http://schemas.openxmlformats.org/officeDocument/2006/relationships/hyperlink" Target="https://www.gpo.gov/fdsys/pkg/USCODE-2009-title40/pdf/USCODE-2009-title40-subtitleIII-chap113-subchapIII-sec11331.pdf" TargetMode="External"/><Relationship Id="rId3" Type="http://schemas.openxmlformats.org/officeDocument/2006/relationships/settings" Target="settings.xml"/><Relationship Id="rId12" Type="http://schemas.openxmlformats.org/officeDocument/2006/relationships/hyperlink" Target="https://www.whitehouse.gov/sites/whitehouse.gov/files/omb/circulars/A130/a130revised.pdf" TargetMode="External"/><Relationship Id="rId17" Type="http://schemas.openxmlformats.org/officeDocument/2006/relationships/hyperlink" Target="https://www.whitehouse.gov/sites/whitehouse.gov/files/omb/memoranda/2017/m-17-12_0.pdf" TargetMode="External"/><Relationship Id="rId25" Type="http://schemas.openxmlformats.org/officeDocument/2006/relationships/header" Target="header3.xml"/><Relationship Id="rId33" Type="http://schemas.microsoft.com/office/2011/relationships/commentsExtended" Target="commentsExtended.xml"/><Relationship Id="rId38" Type="http://schemas.openxmlformats.org/officeDocument/2006/relationships/hyperlink" Target="https://www.acquisition.gov/far/52.232-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119</Pages>
  <Words>58270</Words>
  <Characters>215020</Characters>
  <Application>Microsoft Office Word</Application>
  <DocSecurity>0</DocSecurity>
  <Lines>13438</Lines>
  <Paragraphs>13664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Philiposian</dc:creator>
  <cp:lastModifiedBy>Kevin Monahan</cp:lastModifiedBy>
  <cp:revision>3</cp:revision>
  <dcterms:created xsi:type="dcterms:W3CDTF">2026-01-28T12:34:00Z</dcterms:created>
  <dcterms:modified xsi:type="dcterms:W3CDTF">2026-01-28T12:46:00Z</dcterms:modified>
</cp:coreProperties>
</file>