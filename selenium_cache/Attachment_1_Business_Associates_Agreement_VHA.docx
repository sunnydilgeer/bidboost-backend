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84B1C" w14:textId="7B07DB70" w:rsidR="00F53413" w:rsidRDefault="00F53413" w:rsidP="00F64C15">
      <w:pPr>
        <w:spacing w:after="0" w:line="240" w:lineRule="auto"/>
        <w:ind w:right="72"/>
        <w:jc w:val="both"/>
        <w:rPr>
          <w:rFonts w:ascii="Arial" w:eastAsia="Times New Roman" w:hAnsi="Arial"/>
          <w:sz w:val="24"/>
          <w:szCs w:val="24"/>
        </w:rPr>
      </w:pPr>
      <w:r w:rsidRPr="00F53413">
        <w:rPr>
          <w:rFonts w:ascii="Arial" w:eastAsia="Times New Roman" w:hAnsi="Arial"/>
          <w:sz w:val="24"/>
          <w:szCs w:val="24"/>
          <w:u w:val="single"/>
        </w:rPr>
        <w:t>Purpose</w:t>
      </w:r>
      <w:r>
        <w:rPr>
          <w:rFonts w:ascii="Arial" w:eastAsia="Times New Roman" w:hAnsi="Arial"/>
          <w:sz w:val="24"/>
          <w:szCs w:val="24"/>
        </w:rPr>
        <w:t xml:space="preserve">.  The </w:t>
      </w:r>
      <w:r w:rsidRPr="004326AC">
        <w:rPr>
          <w:rFonts w:ascii="Arial" w:eastAsia="Times New Roman" w:hAnsi="Arial"/>
          <w:sz w:val="24"/>
          <w:szCs w:val="24"/>
        </w:rPr>
        <w:t xml:space="preserve">purpose of this </w:t>
      </w:r>
      <w:r w:rsidR="005D7F63">
        <w:rPr>
          <w:rFonts w:ascii="Arial" w:eastAsia="Times New Roman" w:hAnsi="Arial"/>
          <w:sz w:val="24"/>
          <w:szCs w:val="24"/>
        </w:rPr>
        <w:t xml:space="preserve">Business Associate </w:t>
      </w:r>
      <w:r w:rsidRPr="004326AC">
        <w:rPr>
          <w:rFonts w:ascii="Arial" w:eastAsia="Times New Roman" w:hAnsi="Arial"/>
          <w:sz w:val="24"/>
          <w:szCs w:val="24"/>
        </w:rPr>
        <w:t xml:space="preserve">Agreement </w:t>
      </w:r>
      <w:r w:rsidR="005D7F63">
        <w:rPr>
          <w:rFonts w:ascii="Arial" w:eastAsia="Times New Roman" w:hAnsi="Arial"/>
          <w:sz w:val="24"/>
          <w:szCs w:val="24"/>
        </w:rPr>
        <w:t xml:space="preserve">(Agreement) </w:t>
      </w:r>
      <w:r w:rsidRPr="004326AC">
        <w:rPr>
          <w:rFonts w:ascii="Arial" w:eastAsia="Times New Roman" w:hAnsi="Arial"/>
          <w:sz w:val="24"/>
          <w:szCs w:val="24"/>
        </w:rPr>
        <w:t xml:space="preserve">is to </w:t>
      </w:r>
      <w:r>
        <w:rPr>
          <w:rFonts w:ascii="Arial" w:eastAsia="Times New Roman" w:hAnsi="Arial"/>
          <w:sz w:val="24"/>
          <w:szCs w:val="24"/>
        </w:rPr>
        <w:t xml:space="preserve">establish </w:t>
      </w:r>
      <w:r w:rsidRPr="004326AC">
        <w:rPr>
          <w:rFonts w:ascii="Arial" w:eastAsia="Times New Roman" w:hAnsi="Arial"/>
          <w:sz w:val="24"/>
          <w:szCs w:val="24"/>
        </w:rPr>
        <w:t xml:space="preserve">requirements </w:t>
      </w:r>
      <w:r>
        <w:rPr>
          <w:rFonts w:ascii="Arial" w:eastAsia="Times New Roman" w:hAnsi="Arial"/>
          <w:sz w:val="24"/>
          <w:szCs w:val="24"/>
        </w:rPr>
        <w:t xml:space="preserve">for the </w:t>
      </w:r>
      <w:r w:rsidRPr="004326AC">
        <w:rPr>
          <w:rFonts w:ascii="Arial" w:eastAsia="Times New Roman" w:hAnsi="Arial"/>
          <w:sz w:val="24"/>
          <w:szCs w:val="24"/>
        </w:rPr>
        <w:t xml:space="preserve">Department of Veterans Affairs </w:t>
      </w:r>
      <w:r>
        <w:rPr>
          <w:rFonts w:ascii="Arial" w:eastAsia="Times New Roman" w:hAnsi="Arial"/>
          <w:sz w:val="24"/>
          <w:szCs w:val="24"/>
        </w:rPr>
        <w:t>(VA)</w:t>
      </w:r>
      <w:r w:rsidR="00F22337">
        <w:rPr>
          <w:rFonts w:ascii="Arial" w:eastAsia="Times New Roman" w:hAnsi="Arial"/>
          <w:sz w:val="24"/>
          <w:szCs w:val="24"/>
        </w:rPr>
        <w:t>,</w:t>
      </w:r>
      <w:r>
        <w:rPr>
          <w:rFonts w:ascii="Arial" w:eastAsia="Times New Roman" w:hAnsi="Arial"/>
          <w:sz w:val="24"/>
          <w:szCs w:val="24"/>
        </w:rPr>
        <w:t xml:space="preserve"> </w:t>
      </w:r>
      <w:r w:rsidRPr="004326AC">
        <w:rPr>
          <w:rFonts w:ascii="Arial" w:eastAsia="Times New Roman" w:hAnsi="Arial"/>
          <w:sz w:val="24"/>
          <w:szCs w:val="24"/>
        </w:rPr>
        <w:t>Veterans Health Administration</w:t>
      </w:r>
      <w:r>
        <w:rPr>
          <w:rFonts w:ascii="Arial" w:eastAsia="Times New Roman" w:hAnsi="Arial"/>
          <w:sz w:val="24"/>
          <w:szCs w:val="24"/>
        </w:rPr>
        <w:t xml:space="preserve"> (VHA)</w:t>
      </w:r>
      <w:r w:rsidR="00F22337">
        <w:rPr>
          <w:rFonts w:ascii="Arial" w:eastAsia="Times New Roman" w:hAnsi="Arial"/>
          <w:sz w:val="24"/>
          <w:szCs w:val="24"/>
        </w:rPr>
        <w:t>,</w:t>
      </w:r>
      <w:del w:id="0" w:author="Mentzer, Sam" w:date="2026-01-16T09:18:00Z" w16du:dateUtc="2026-01-16T17:18:00Z">
        <w:r w:rsidR="00F22337" w:rsidDel="00FA5D13">
          <w:rPr>
            <w:rFonts w:ascii="Arial" w:eastAsia="Times New Roman" w:hAnsi="Arial"/>
            <w:sz w:val="24"/>
            <w:szCs w:val="24"/>
          </w:rPr>
          <w:delText xml:space="preserve"> </w:delText>
        </w:r>
        <w:commentRangeStart w:id="1"/>
        <w:r w:rsidR="00F22337" w:rsidRPr="006D2EEC" w:rsidDel="00FA5D13">
          <w:rPr>
            <w:rFonts w:ascii="Arial" w:eastAsia="Times New Roman" w:hAnsi="Arial"/>
            <w:b/>
            <w:color w:val="FF0000"/>
            <w:sz w:val="24"/>
            <w:szCs w:val="24"/>
          </w:rPr>
          <w:delText>&lt;Insert Facility Name&gt;</w:delText>
        </w:r>
      </w:del>
      <w:r>
        <w:rPr>
          <w:rFonts w:ascii="Arial" w:eastAsia="Times New Roman" w:hAnsi="Arial"/>
          <w:sz w:val="24"/>
          <w:szCs w:val="24"/>
        </w:rPr>
        <w:t xml:space="preserve"> </w:t>
      </w:r>
      <w:commentRangeEnd w:id="1"/>
      <w:r w:rsidR="00FC0C0C">
        <w:rPr>
          <w:rStyle w:val="CommentReference"/>
        </w:rPr>
        <w:commentReference w:id="1"/>
      </w:r>
      <w:r>
        <w:rPr>
          <w:rFonts w:ascii="Arial" w:eastAsia="Times New Roman" w:hAnsi="Arial"/>
          <w:sz w:val="24"/>
          <w:szCs w:val="24"/>
        </w:rPr>
        <w:t xml:space="preserve">and </w:t>
      </w:r>
      <w:r w:rsidRPr="006D2EEC">
        <w:rPr>
          <w:rFonts w:ascii="Arial" w:eastAsia="Times New Roman" w:hAnsi="Arial"/>
          <w:b/>
          <w:color w:val="FF0000"/>
          <w:sz w:val="24"/>
          <w:szCs w:val="24"/>
        </w:rPr>
        <w:t>&lt;</w:t>
      </w:r>
      <w:r w:rsidR="00F22337" w:rsidRPr="006D2EEC">
        <w:rPr>
          <w:rFonts w:ascii="Arial" w:eastAsia="Times New Roman" w:hAnsi="Arial"/>
          <w:b/>
          <w:color w:val="FF0000"/>
          <w:sz w:val="24"/>
          <w:szCs w:val="24"/>
        </w:rPr>
        <w:t>Company</w:t>
      </w:r>
      <w:r w:rsidRPr="006D2EEC">
        <w:rPr>
          <w:rFonts w:ascii="Arial" w:eastAsia="Times New Roman" w:hAnsi="Arial"/>
          <w:b/>
          <w:color w:val="FF0000"/>
          <w:sz w:val="24"/>
          <w:szCs w:val="24"/>
        </w:rPr>
        <w:t>/</w:t>
      </w:r>
      <w:r w:rsidR="00F22337" w:rsidRPr="006D2EEC">
        <w:rPr>
          <w:rFonts w:ascii="Arial" w:eastAsia="Times New Roman" w:hAnsi="Arial"/>
          <w:b/>
          <w:color w:val="FF0000"/>
          <w:sz w:val="24"/>
          <w:szCs w:val="24"/>
        </w:rPr>
        <w:t>Organization</w:t>
      </w:r>
      <w:r w:rsidRPr="006D2EEC">
        <w:rPr>
          <w:rFonts w:ascii="Arial" w:eastAsia="Times New Roman" w:hAnsi="Arial"/>
          <w:b/>
          <w:color w:val="FF0000"/>
          <w:sz w:val="24"/>
          <w:szCs w:val="24"/>
        </w:rPr>
        <w:t>&gt;</w:t>
      </w:r>
      <w:r>
        <w:rPr>
          <w:rFonts w:ascii="Arial" w:eastAsia="Times New Roman" w:hAnsi="Arial"/>
          <w:b/>
          <w:color w:val="FF0000"/>
          <w:sz w:val="24"/>
          <w:szCs w:val="24"/>
        </w:rPr>
        <w:t xml:space="preserve"> </w:t>
      </w:r>
      <w:r w:rsidRPr="005D7F63">
        <w:rPr>
          <w:rFonts w:ascii="Arial" w:eastAsia="Times New Roman" w:hAnsi="Arial"/>
          <w:color w:val="000000"/>
          <w:sz w:val="24"/>
          <w:szCs w:val="24"/>
        </w:rPr>
        <w:t>in accordance with the Health</w:t>
      </w:r>
      <w:r w:rsidRPr="004326AC">
        <w:rPr>
          <w:rFonts w:ascii="Arial" w:eastAsia="Times New Roman" w:hAnsi="Arial"/>
          <w:sz w:val="24"/>
          <w:szCs w:val="24"/>
        </w:rPr>
        <w:t xml:space="preserve"> Insurance Portability and Accountability Act </w:t>
      </w:r>
      <w:r>
        <w:rPr>
          <w:rFonts w:ascii="Arial" w:eastAsia="Times New Roman" w:hAnsi="Arial"/>
          <w:sz w:val="24"/>
          <w:szCs w:val="24"/>
        </w:rPr>
        <w:t>(HIPAA)</w:t>
      </w:r>
      <w:r w:rsidRPr="004326AC">
        <w:rPr>
          <w:rFonts w:ascii="Arial" w:eastAsia="Times New Roman" w:hAnsi="Arial"/>
          <w:sz w:val="24"/>
          <w:szCs w:val="24"/>
        </w:rPr>
        <w:t xml:space="preserve">, </w:t>
      </w:r>
      <w:r>
        <w:rPr>
          <w:rFonts w:ascii="Arial" w:eastAsia="Times New Roman" w:hAnsi="Arial"/>
          <w:sz w:val="24"/>
          <w:szCs w:val="24"/>
        </w:rPr>
        <w:t xml:space="preserve">the Health Information Technology for Economic and Clinical Health Act (HITECH) Act, and the HIPAA Privacy, </w:t>
      </w:r>
      <w:r w:rsidRPr="004326AC">
        <w:rPr>
          <w:rFonts w:ascii="Arial" w:eastAsia="Times New Roman" w:hAnsi="Arial"/>
          <w:sz w:val="24"/>
          <w:szCs w:val="24"/>
        </w:rPr>
        <w:t>Security</w:t>
      </w:r>
      <w:r>
        <w:rPr>
          <w:rFonts w:ascii="Arial" w:eastAsia="Times New Roman" w:hAnsi="Arial"/>
          <w:sz w:val="24"/>
          <w:szCs w:val="24"/>
        </w:rPr>
        <w:t>, Breach Notification, and Enforcement Rules (“HIPAA Rules”), 45 C.F.R. Parts 160 and 164, for the Use and Disclosure of Protected Health Information (PHI)</w:t>
      </w:r>
      <w:r w:rsidR="005D7F63">
        <w:rPr>
          <w:rFonts w:ascii="Arial" w:eastAsia="Times New Roman" w:hAnsi="Arial"/>
          <w:sz w:val="24"/>
          <w:szCs w:val="24"/>
        </w:rPr>
        <w:t xml:space="preserve"> under the terms and conditions specified below</w:t>
      </w:r>
      <w:r w:rsidRPr="004326AC">
        <w:rPr>
          <w:rFonts w:ascii="Arial" w:eastAsia="Times New Roman" w:hAnsi="Arial"/>
          <w:sz w:val="24"/>
          <w:szCs w:val="24"/>
        </w:rPr>
        <w:t>.</w:t>
      </w:r>
      <w:r w:rsidR="005D7F63">
        <w:rPr>
          <w:rFonts w:ascii="Arial" w:eastAsia="Times New Roman" w:hAnsi="Arial"/>
          <w:sz w:val="24"/>
          <w:szCs w:val="24"/>
        </w:rPr>
        <w:t xml:space="preserve"> </w:t>
      </w:r>
    </w:p>
    <w:p w14:paraId="2F364877" w14:textId="77777777" w:rsidR="00F64C15" w:rsidRDefault="00F64C15" w:rsidP="00F64C15">
      <w:pPr>
        <w:spacing w:after="0" w:line="240" w:lineRule="auto"/>
        <w:ind w:right="72"/>
        <w:jc w:val="both"/>
        <w:rPr>
          <w:rFonts w:ascii="Arial" w:eastAsia="Times New Roman" w:hAnsi="Arial"/>
          <w:sz w:val="24"/>
          <w:szCs w:val="24"/>
        </w:rPr>
      </w:pPr>
    </w:p>
    <w:p w14:paraId="5086C828" w14:textId="22556AFB" w:rsidR="00F53413" w:rsidRPr="004326AC" w:rsidRDefault="00F64C15" w:rsidP="00F64C15">
      <w:pPr>
        <w:spacing w:after="0" w:line="240" w:lineRule="auto"/>
        <w:ind w:right="72"/>
        <w:jc w:val="both"/>
        <w:rPr>
          <w:rFonts w:ascii="Arial" w:eastAsia="Times New Roman" w:hAnsi="Arial"/>
          <w:sz w:val="24"/>
          <w:szCs w:val="24"/>
        </w:rPr>
      </w:pPr>
      <w:r w:rsidRPr="00F64C15">
        <w:rPr>
          <w:rFonts w:ascii="Arial" w:eastAsia="Times New Roman" w:hAnsi="Arial"/>
          <w:sz w:val="24"/>
          <w:szCs w:val="24"/>
          <w:u w:val="single"/>
        </w:rPr>
        <w:t>Scope</w:t>
      </w:r>
      <w:r w:rsidR="00613B05">
        <w:rPr>
          <w:rFonts w:ascii="Arial" w:eastAsia="Times New Roman" w:hAnsi="Arial"/>
          <w:sz w:val="24"/>
          <w:szCs w:val="24"/>
        </w:rPr>
        <w:t xml:space="preserve">. </w:t>
      </w:r>
      <w:r w:rsidR="00156756">
        <w:rPr>
          <w:rFonts w:ascii="Arial" w:eastAsia="Times New Roman" w:hAnsi="Arial"/>
          <w:sz w:val="24"/>
          <w:szCs w:val="24"/>
        </w:rPr>
        <w:t>As described</w:t>
      </w:r>
      <w:r w:rsidR="00F53413" w:rsidRPr="00F53413">
        <w:rPr>
          <w:rFonts w:ascii="Arial" w:eastAsia="Times New Roman" w:hAnsi="Arial"/>
          <w:sz w:val="24"/>
          <w:szCs w:val="24"/>
        </w:rPr>
        <w:t xml:space="preserve"> this </w:t>
      </w:r>
      <w:r w:rsidR="00BB5A37">
        <w:rPr>
          <w:rFonts w:ascii="Arial" w:eastAsia="Times New Roman" w:hAnsi="Arial"/>
          <w:sz w:val="24"/>
          <w:szCs w:val="24"/>
        </w:rPr>
        <w:t>A</w:t>
      </w:r>
      <w:r w:rsidR="00F53413" w:rsidRPr="00F53413">
        <w:rPr>
          <w:rFonts w:ascii="Arial" w:eastAsia="Times New Roman" w:hAnsi="Arial"/>
          <w:sz w:val="24"/>
          <w:szCs w:val="24"/>
        </w:rPr>
        <w:t>greement and other applicable contracts or agreements,</w:t>
      </w:r>
      <w:r w:rsidR="00F53413">
        <w:rPr>
          <w:rFonts w:ascii="Arial" w:eastAsia="Times New Roman" w:hAnsi="Arial"/>
          <w:b/>
          <w:color w:val="FF0000"/>
          <w:sz w:val="24"/>
          <w:szCs w:val="24"/>
        </w:rPr>
        <w:t xml:space="preserve"> </w:t>
      </w:r>
      <w:r w:rsidR="00F53413" w:rsidRPr="006D2EEC">
        <w:rPr>
          <w:rFonts w:ascii="Arial" w:eastAsia="Times New Roman" w:hAnsi="Arial"/>
          <w:b/>
          <w:color w:val="FF0000"/>
          <w:sz w:val="24"/>
          <w:szCs w:val="24"/>
        </w:rPr>
        <w:t>&lt;</w:t>
      </w:r>
      <w:r w:rsidR="00F22337" w:rsidRPr="006D2EEC">
        <w:rPr>
          <w:rFonts w:ascii="Arial" w:eastAsia="Times New Roman" w:hAnsi="Arial"/>
          <w:b/>
          <w:color w:val="FF0000"/>
          <w:sz w:val="24"/>
          <w:szCs w:val="24"/>
        </w:rPr>
        <w:t>Company</w:t>
      </w:r>
      <w:r w:rsidR="00F53413" w:rsidRPr="006D2EEC">
        <w:rPr>
          <w:rFonts w:ascii="Arial" w:eastAsia="Times New Roman" w:hAnsi="Arial"/>
          <w:b/>
          <w:color w:val="FF0000"/>
          <w:sz w:val="24"/>
          <w:szCs w:val="24"/>
        </w:rPr>
        <w:t>/</w:t>
      </w:r>
      <w:r w:rsidR="00F22337" w:rsidRPr="006D2EEC">
        <w:rPr>
          <w:rFonts w:ascii="Arial" w:eastAsia="Times New Roman" w:hAnsi="Arial"/>
          <w:b/>
          <w:color w:val="FF0000"/>
          <w:sz w:val="24"/>
          <w:szCs w:val="24"/>
        </w:rPr>
        <w:t>Organization</w:t>
      </w:r>
      <w:r w:rsidR="00F53413" w:rsidRPr="006D2EEC">
        <w:rPr>
          <w:rFonts w:ascii="Arial" w:eastAsia="Times New Roman" w:hAnsi="Arial"/>
          <w:b/>
          <w:color w:val="FF0000"/>
          <w:sz w:val="24"/>
          <w:szCs w:val="24"/>
        </w:rPr>
        <w:t>&gt;</w:t>
      </w:r>
      <w:r w:rsidR="00F53413" w:rsidRPr="004326AC">
        <w:rPr>
          <w:rFonts w:ascii="Arial" w:eastAsia="Times New Roman" w:hAnsi="Arial"/>
          <w:sz w:val="24"/>
          <w:szCs w:val="24"/>
        </w:rPr>
        <w:t xml:space="preserve"> </w:t>
      </w:r>
      <w:r w:rsidR="00F53413">
        <w:rPr>
          <w:rFonts w:ascii="Arial" w:eastAsia="Times New Roman" w:hAnsi="Arial"/>
          <w:sz w:val="24"/>
          <w:szCs w:val="24"/>
        </w:rPr>
        <w:t>will</w:t>
      </w:r>
      <w:r w:rsidR="00F53413" w:rsidRPr="004326AC">
        <w:rPr>
          <w:rFonts w:ascii="Arial" w:eastAsia="Times New Roman" w:hAnsi="Arial"/>
          <w:sz w:val="24"/>
          <w:szCs w:val="24"/>
        </w:rPr>
        <w:t xml:space="preserve"> provide </w:t>
      </w:r>
      <w:ins w:id="2" w:author="Moore, Austin R." w:date="2026-01-16T15:04:00Z" w16du:dateUtc="2026-01-16T21:04:00Z">
        <w:r w:rsidR="00B14247">
          <w:rPr>
            <w:rFonts w:ascii="Arial" w:eastAsia="Times New Roman" w:hAnsi="Arial"/>
            <w:sz w:val="24"/>
            <w:szCs w:val="24"/>
          </w:rPr>
          <w:t xml:space="preserve">a </w:t>
        </w:r>
      </w:ins>
      <w:del w:id="3" w:author="Moore, Austin R." w:date="2026-01-16T15:04:00Z" w16du:dateUtc="2026-01-16T21:04:00Z">
        <w:r w:rsidR="00F53413" w:rsidRPr="00B14247">
          <w:rPr>
            <w:rFonts w:ascii="Arial" w:eastAsia="Times New Roman" w:hAnsi="Arial"/>
            <w:sz w:val="24"/>
            <w:szCs w:val="24"/>
            <w:rPrChange w:id="4" w:author="Moore, Austin R." w:date="2026-01-16T13:20:00Z" w16du:dateUtc="2026-01-16T21:20:00Z">
              <w:rPr>
                <w:rFonts w:ascii="Arial" w:eastAsia="Times New Roman" w:hAnsi="Arial"/>
                <w:b/>
                <w:color w:val="FF0000"/>
                <w:sz w:val="24"/>
                <w:szCs w:val="24"/>
              </w:rPr>
            </w:rPrChange>
          </w:rPr>
          <w:delText xml:space="preserve">&lt;BRIEFLY </w:delText>
        </w:r>
        <w:r w:rsidR="00EF5A13" w:rsidRPr="00B14247">
          <w:rPr>
            <w:rFonts w:ascii="Arial" w:eastAsia="Times New Roman" w:hAnsi="Arial"/>
            <w:sz w:val="24"/>
            <w:szCs w:val="24"/>
            <w:rPrChange w:id="5" w:author="Moore, Austin R." w:date="2026-01-16T13:20:00Z" w16du:dateUtc="2026-01-16T21:20:00Z">
              <w:rPr>
                <w:rFonts w:ascii="Arial" w:eastAsia="Times New Roman" w:hAnsi="Arial"/>
                <w:b/>
                <w:color w:val="FF0000"/>
                <w:sz w:val="24"/>
                <w:szCs w:val="24"/>
              </w:rPr>
            </w:rPrChange>
          </w:rPr>
          <w:delText>DESCRIBE</w:delText>
        </w:r>
        <w:r w:rsidR="00F53413" w:rsidRPr="00B14247">
          <w:rPr>
            <w:rFonts w:ascii="Arial" w:eastAsia="Times New Roman" w:hAnsi="Arial"/>
            <w:sz w:val="24"/>
            <w:szCs w:val="24"/>
            <w:rPrChange w:id="6" w:author="Moore, Austin R." w:date="2026-01-16T13:20:00Z" w16du:dateUtc="2026-01-16T21:20:00Z">
              <w:rPr>
                <w:rFonts w:ascii="Arial" w:eastAsia="Times New Roman" w:hAnsi="Arial"/>
                <w:b/>
                <w:color w:val="FF0000"/>
                <w:sz w:val="24"/>
                <w:szCs w:val="24"/>
              </w:rPr>
            </w:rPrChange>
          </w:rPr>
          <w:delText xml:space="preserve"> SERVICES (i.e., medical device, transcription, publishing)&gt;</w:delText>
        </w:r>
      </w:del>
      <w:ins w:id="7" w:author="Moore, Austin R." w:date="2026-01-16T15:04:00Z" w16du:dateUtc="2026-01-16T21:04:00Z">
        <w:r w:rsidR="00B14247" w:rsidRPr="00B14247">
          <w:rPr>
            <w:rFonts w:ascii="Arial" w:eastAsia="Times New Roman" w:hAnsi="Arial"/>
            <w:bCs/>
            <w:sz w:val="24"/>
            <w:szCs w:val="24"/>
            <w:rPrChange w:id="8" w:author="Moore, Austin R." w:date="2026-01-16T15:05:00Z" w16du:dateUtc="2026-01-16T21:05:00Z">
              <w:rPr>
                <w:rFonts w:ascii="Arial" w:eastAsia="Times New Roman" w:hAnsi="Arial"/>
                <w:b/>
                <w:color w:val="FF0000"/>
                <w:sz w:val="24"/>
                <w:szCs w:val="24"/>
              </w:rPr>
            </w:rPrChange>
          </w:rPr>
          <w:t>polypharmacy software solution along with applicable implementation and maintenance</w:t>
        </w:r>
      </w:ins>
      <w:r w:rsidR="00F53413" w:rsidRPr="00B14247">
        <w:rPr>
          <w:rFonts w:ascii="Arial" w:eastAsia="Times New Roman" w:hAnsi="Arial"/>
          <w:sz w:val="24"/>
          <w:szCs w:val="24"/>
          <w:rPrChange w:id="9" w:author="Moore, Austin R." w:date="2026-01-16T13:20:00Z" w16du:dateUtc="2026-01-16T21:20:00Z">
            <w:rPr>
              <w:rFonts w:ascii="Arial" w:eastAsia="Times New Roman" w:hAnsi="Arial"/>
              <w:b/>
              <w:color w:val="FF0000"/>
              <w:sz w:val="24"/>
              <w:szCs w:val="24"/>
            </w:rPr>
          </w:rPrChange>
        </w:rPr>
        <w:t xml:space="preserve"> </w:t>
      </w:r>
      <w:r w:rsidR="00F53413" w:rsidRPr="004326AC">
        <w:rPr>
          <w:rFonts w:ascii="Arial" w:eastAsia="Times New Roman" w:hAnsi="Arial"/>
          <w:sz w:val="24"/>
          <w:szCs w:val="24"/>
        </w:rPr>
        <w:t>services</w:t>
      </w:r>
      <w:r w:rsidR="00F53413" w:rsidRPr="006705F7">
        <w:rPr>
          <w:rFonts w:ascii="Arial" w:eastAsia="Times New Roman" w:hAnsi="Arial"/>
          <w:color w:val="000000" w:themeColor="text1"/>
          <w:sz w:val="24"/>
          <w:szCs w:val="24"/>
          <w:rPrChange w:id="10" w:author="Mentzer, Sam" w:date="2026-01-16T13:28:00Z" w16du:dateUtc="2026-01-16T21:28:00Z">
            <w:rPr>
              <w:rFonts w:ascii="Arial" w:eastAsia="Times New Roman" w:hAnsi="Arial"/>
              <w:sz w:val="24"/>
              <w:szCs w:val="24"/>
            </w:rPr>
          </w:rPrChange>
        </w:rPr>
        <w:t xml:space="preserve"> to, for, or on behalf of </w:t>
      </w:r>
      <w:del w:id="11" w:author="Mentzer, Sam" w:date="2026-01-16T09:21:00Z" w16du:dateUtc="2026-01-16T17:21:00Z">
        <w:r w:rsidR="00924555" w:rsidRPr="006705F7" w:rsidDel="003D5895">
          <w:rPr>
            <w:rFonts w:ascii="Arial" w:eastAsia="Times New Roman" w:hAnsi="Arial"/>
            <w:color w:val="000000" w:themeColor="text1"/>
            <w:sz w:val="24"/>
            <w:szCs w:val="24"/>
            <w:rPrChange w:id="12" w:author="Mentzer, Sam" w:date="2026-01-16T13:28:00Z" w16du:dateUtc="2026-01-16T21:28:00Z">
              <w:rPr>
                <w:rFonts w:ascii="Arial" w:eastAsia="Times New Roman" w:hAnsi="Arial"/>
                <w:b/>
                <w:color w:val="FF0000"/>
                <w:sz w:val="24"/>
                <w:szCs w:val="24"/>
              </w:rPr>
            </w:rPrChange>
          </w:rPr>
          <w:delText>&lt;Insert Facility Name&gt;</w:delText>
        </w:r>
        <w:r w:rsidR="0013320C" w:rsidRPr="006705F7" w:rsidDel="003D5895">
          <w:rPr>
            <w:rFonts w:ascii="Arial" w:eastAsia="Times New Roman" w:hAnsi="Arial"/>
            <w:color w:val="000000" w:themeColor="text1"/>
            <w:sz w:val="24"/>
            <w:szCs w:val="24"/>
            <w:rPrChange w:id="13" w:author="Mentzer, Sam" w:date="2026-01-16T13:28:00Z" w16du:dateUtc="2026-01-16T21:28:00Z">
              <w:rPr>
                <w:rFonts w:ascii="Arial" w:eastAsia="Times New Roman" w:hAnsi="Arial"/>
                <w:sz w:val="24"/>
                <w:szCs w:val="24"/>
              </w:rPr>
            </w:rPrChange>
          </w:rPr>
          <w:delText>.</w:delText>
        </w:r>
      </w:del>
      <w:ins w:id="14" w:author="Mentzer, Sam" w:date="2026-01-16T09:21:00Z" w16du:dateUtc="2026-01-16T17:21:00Z">
        <w:r w:rsidR="003D5895" w:rsidRPr="006705F7">
          <w:rPr>
            <w:rFonts w:ascii="Arial" w:eastAsia="Times New Roman" w:hAnsi="Arial"/>
            <w:color w:val="000000" w:themeColor="text1"/>
            <w:sz w:val="24"/>
            <w:szCs w:val="24"/>
            <w:rPrChange w:id="15" w:author="Mentzer, Sam" w:date="2026-01-16T13:28:00Z" w16du:dateUtc="2026-01-16T21:28:00Z">
              <w:rPr>
                <w:rFonts w:ascii="Arial" w:eastAsia="Times New Roman" w:hAnsi="Arial"/>
                <w:b/>
                <w:color w:val="FF0000"/>
                <w:sz w:val="24"/>
                <w:szCs w:val="24"/>
              </w:rPr>
            </w:rPrChange>
          </w:rPr>
          <w:t>Veterans Health Administration.</w:t>
        </w:r>
      </w:ins>
      <w:r w:rsidR="0013320C" w:rsidRPr="006705F7">
        <w:rPr>
          <w:rFonts w:ascii="Arial" w:eastAsia="Times New Roman" w:hAnsi="Arial"/>
          <w:color w:val="000000" w:themeColor="text1"/>
          <w:sz w:val="24"/>
          <w:szCs w:val="24"/>
          <w:rPrChange w:id="16" w:author="Mentzer, Sam" w:date="2026-01-16T13:28:00Z" w16du:dateUtc="2026-01-16T21:28:00Z">
            <w:rPr>
              <w:rFonts w:ascii="Arial" w:eastAsia="Times New Roman" w:hAnsi="Arial"/>
              <w:sz w:val="24"/>
              <w:szCs w:val="24"/>
            </w:rPr>
          </w:rPrChange>
        </w:rPr>
        <w:t xml:space="preserve"> </w:t>
      </w:r>
    </w:p>
    <w:p w14:paraId="5DB998F2" w14:textId="77777777" w:rsidR="00F53413" w:rsidRPr="004326AC" w:rsidRDefault="00F53413" w:rsidP="00F53413">
      <w:pPr>
        <w:spacing w:after="0" w:line="240" w:lineRule="auto"/>
        <w:ind w:right="72"/>
        <w:jc w:val="both"/>
        <w:rPr>
          <w:rFonts w:ascii="Arial" w:eastAsia="Times New Roman" w:hAnsi="Arial"/>
          <w:sz w:val="24"/>
          <w:szCs w:val="24"/>
        </w:rPr>
      </w:pPr>
    </w:p>
    <w:p w14:paraId="342D63C4" w14:textId="2439A219" w:rsidR="00F53413" w:rsidRPr="005D7F63" w:rsidRDefault="00BB5A37" w:rsidP="00F53413">
      <w:pPr>
        <w:spacing w:after="0" w:line="240" w:lineRule="auto"/>
        <w:ind w:right="72" w:firstLine="720"/>
        <w:jc w:val="both"/>
        <w:rPr>
          <w:rFonts w:ascii="Arial" w:eastAsia="Times New Roman" w:hAnsi="Arial"/>
          <w:color w:val="000000"/>
          <w:sz w:val="24"/>
          <w:szCs w:val="24"/>
        </w:rPr>
      </w:pPr>
      <w:proofErr w:type="gramStart"/>
      <w:r>
        <w:rPr>
          <w:rFonts w:ascii="Arial" w:eastAsia="Times New Roman" w:hAnsi="Arial"/>
          <w:sz w:val="24"/>
          <w:szCs w:val="24"/>
        </w:rPr>
        <w:t>I</w:t>
      </w:r>
      <w:r w:rsidRPr="004326AC">
        <w:rPr>
          <w:rFonts w:ascii="Arial" w:eastAsia="Times New Roman" w:hAnsi="Arial"/>
          <w:sz w:val="24"/>
          <w:szCs w:val="24"/>
        </w:rPr>
        <w:t>n order for</w:t>
      </w:r>
      <w:proofErr w:type="gramEnd"/>
      <w:r w:rsidRPr="004326AC">
        <w:rPr>
          <w:rFonts w:ascii="Arial" w:eastAsia="Times New Roman" w:hAnsi="Arial"/>
          <w:sz w:val="24"/>
          <w:szCs w:val="24"/>
        </w:rPr>
        <w:t xml:space="preserve"> </w:t>
      </w:r>
      <w:r w:rsidRPr="006D2EEC">
        <w:rPr>
          <w:rFonts w:ascii="Arial" w:eastAsia="Times New Roman" w:hAnsi="Arial"/>
          <w:b/>
          <w:color w:val="FF0000"/>
          <w:sz w:val="24"/>
          <w:szCs w:val="24"/>
        </w:rPr>
        <w:t>&lt;</w:t>
      </w:r>
      <w:r w:rsidR="00F22337" w:rsidRPr="006D2EEC">
        <w:rPr>
          <w:rFonts w:ascii="Arial" w:eastAsia="Times New Roman" w:hAnsi="Arial"/>
          <w:b/>
          <w:color w:val="FF0000"/>
          <w:sz w:val="24"/>
          <w:szCs w:val="24"/>
        </w:rPr>
        <w:t>Company</w:t>
      </w:r>
      <w:r w:rsidRPr="006D2EEC">
        <w:rPr>
          <w:rFonts w:ascii="Arial" w:eastAsia="Times New Roman" w:hAnsi="Arial"/>
          <w:b/>
          <w:color w:val="FF0000"/>
          <w:sz w:val="24"/>
          <w:szCs w:val="24"/>
        </w:rPr>
        <w:t>/</w:t>
      </w:r>
      <w:r w:rsidR="00F22337" w:rsidRPr="006D2EEC">
        <w:rPr>
          <w:rFonts w:ascii="Arial" w:eastAsia="Times New Roman" w:hAnsi="Arial"/>
          <w:b/>
          <w:color w:val="FF0000"/>
          <w:sz w:val="24"/>
          <w:szCs w:val="24"/>
        </w:rPr>
        <w:t>Organization</w:t>
      </w:r>
      <w:r w:rsidRPr="006D2EEC">
        <w:rPr>
          <w:rFonts w:ascii="Arial" w:eastAsia="Times New Roman" w:hAnsi="Arial"/>
          <w:b/>
          <w:color w:val="FF0000"/>
          <w:sz w:val="24"/>
          <w:szCs w:val="24"/>
        </w:rPr>
        <w:t>&gt;</w:t>
      </w:r>
      <w:r w:rsidRPr="004326AC">
        <w:rPr>
          <w:rFonts w:ascii="Arial" w:eastAsia="Times New Roman" w:hAnsi="Arial"/>
          <w:sz w:val="24"/>
          <w:szCs w:val="24"/>
        </w:rPr>
        <w:t xml:space="preserve"> to provide </w:t>
      </w:r>
      <w:r>
        <w:rPr>
          <w:rFonts w:ascii="Arial" w:eastAsia="Times New Roman" w:hAnsi="Arial"/>
          <w:sz w:val="24"/>
          <w:szCs w:val="24"/>
        </w:rPr>
        <w:t xml:space="preserve">such services, </w:t>
      </w:r>
      <w:del w:id="17" w:author="Mentzer, Sam" w:date="2026-01-16T09:23:00Z" w16du:dateUtc="2026-01-16T17:23:00Z">
        <w:r w:rsidR="00F22337" w:rsidRPr="006705F7" w:rsidDel="00D14D9C">
          <w:rPr>
            <w:rFonts w:ascii="Arial" w:eastAsia="Times New Roman" w:hAnsi="Arial"/>
            <w:bCs/>
            <w:color w:val="000000" w:themeColor="text1"/>
            <w:sz w:val="24"/>
            <w:szCs w:val="24"/>
            <w:rPrChange w:id="18" w:author="Mentzer, Sam" w:date="2026-01-16T13:28:00Z" w16du:dateUtc="2026-01-16T21:28:00Z">
              <w:rPr>
                <w:rFonts w:ascii="Arial" w:eastAsia="Times New Roman" w:hAnsi="Arial"/>
                <w:b/>
                <w:color w:val="FF0000"/>
                <w:sz w:val="24"/>
                <w:szCs w:val="24"/>
              </w:rPr>
            </w:rPrChange>
          </w:rPr>
          <w:delText>&lt;Insert Facility Name&gt;</w:delText>
        </w:r>
        <w:r w:rsidRPr="006705F7" w:rsidDel="00D14D9C">
          <w:rPr>
            <w:rFonts w:ascii="Arial" w:eastAsia="Times New Roman" w:hAnsi="Arial"/>
            <w:bCs/>
            <w:color w:val="000000" w:themeColor="text1"/>
            <w:sz w:val="24"/>
            <w:szCs w:val="24"/>
            <w:rPrChange w:id="19" w:author="Mentzer, Sam" w:date="2026-01-16T13:28:00Z" w16du:dateUtc="2026-01-16T21:28:00Z">
              <w:rPr>
                <w:rFonts w:ascii="Arial" w:eastAsia="Times New Roman" w:hAnsi="Arial"/>
                <w:bCs/>
                <w:sz w:val="24"/>
                <w:szCs w:val="24"/>
              </w:rPr>
            </w:rPrChange>
          </w:rPr>
          <w:delText xml:space="preserve"> </w:delText>
        </w:r>
      </w:del>
      <w:ins w:id="20" w:author="Mentzer, Sam" w:date="2026-01-16T09:23:00Z" w16du:dateUtc="2026-01-16T17:23:00Z">
        <w:r w:rsidR="00D14D9C" w:rsidRPr="006705F7">
          <w:rPr>
            <w:rFonts w:ascii="Arial" w:eastAsia="Times New Roman" w:hAnsi="Arial"/>
            <w:bCs/>
            <w:color w:val="000000" w:themeColor="text1"/>
            <w:sz w:val="24"/>
            <w:szCs w:val="24"/>
            <w:rPrChange w:id="21" w:author="Mentzer, Sam" w:date="2026-01-16T13:28:00Z" w16du:dateUtc="2026-01-16T21:28:00Z">
              <w:rPr>
                <w:rFonts w:ascii="Arial" w:eastAsia="Times New Roman" w:hAnsi="Arial"/>
                <w:b/>
                <w:color w:val="FF0000"/>
                <w:sz w:val="24"/>
                <w:szCs w:val="24"/>
              </w:rPr>
            </w:rPrChange>
          </w:rPr>
          <w:t>VHA</w:t>
        </w:r>
        <w:r w:rsidR="00D14D9C">
          <w:rPr>
            <w:rFonts w:ascii="Arial" w:eastAsia="Times New Roman" w:hAnsi="Arial"/>
            <w:b/>
            <w:color w:val="FF0000"/>
            <w:sz w:val="24"/>
            <w:szCs w:val="24"/>
          </w:rPr>
          <w:t xml:space="preserve"> </w:t>
        </w:r>
      </w:ins>
      <w:r>
        <w:rPr>
          <w:rFonts w:ascii="Arial" w:eastAsia="Times New Roman" w:hAnsi="Arial"/>
          <w:sz w:val="24"/>
          <w:szCs w:val="24"/>
        </w:rPr>
        <w:t xml:space="preserve">will </w:t>
      </w:r>
      <w:r w:rsidRPr="004326AC">
        <w:rPr>
          <w:rFonts w:ascii="Arial" w:eastAsia="Times New Roman" w:hAnsi="Arial"/>
          <w:sz w:val="24"/>
          <w:szCs w:val="24"/>
        </w:rPr>
        <w:t xml:space="preserve">disclose </w:t>
      </w:r>
      <w:r w:rsidR="005D7F63">
        <w:rPr>
          <w:rFonts w:ascii="Arial" w:eastAsia="Times New Roman" w:hAnsi="Arial"/>
          <w:sz w:val="24"/>
          <w:szCs w:val="24"/>
        </w:rPr>
        <w:t>PHI</w:t>
      </w:r>
      <w:r w:rsidR="001B1BA2">
        <w:rPr>
          <w:rFonts w:ascii="Arial" w:eastAsia="Times New Roman" w:hAnsi="Arial"/>
          <w:sz w:val="24"/>
          <w:szCs w:val="24"/>
        </w:rPr>
        <w:t xml:space="preserve"> </w:t>
      </w:r>
      <w:r>
        <w:rPr>
          <w:rFonts w:ascii="Arial" w:eastAsia="Times New Roman" w:hAnsi="Arial"/>
          <w:sz w:val="24"/>
          <w:szCs w:val="24"/>
        </w:rPr>
        <w:t xml:space="preserve">to </w:t>
      </w:r>
      <w:r w:rsidRPr="006D2EEC">
        <w:rPr>
          <w:rFonts w:ascii="Arial" w:eastAsia="Times New Roman" w:hAnsi="Arial"/>
          <w:b/>
          <w:color w:val="FF0000"/>
          <w:sz w:val="24"/>
          <w:szCs w:val="24"/>
        </w:rPr>
        <w:t>&lt;</w:t>
      </w:r>
      <w:r w:rsidR="00F22337" w:rsidRPr="006D2EEC">
        <w:rPr>
          <w:rFonts w:ascii="Arial" w:eastAsia="Times New Roman" w:hAnsi="Arial"/>
          <w:b/>
          <w:color w:val="FF0000"/>
          <w:sz w:val="24"/>
          <w:szCs w:val="24"/>
        </w:rPr>
        <w:t>Company</w:t>
      </w:r>
      <w:r w:rsidRPr="006D2EEC">
        <w:rPr>
          <w:rFonts w:ascii="Arial" w:eastAsia="Times New Roman" w:hAnsi="Arial"/>
          <w:b/>
          <w:color w:val="FF0000"/>
          <w:sz w:val="24"/>
          <w:szCs w:val="24"/>
        </w:rPr>
        <w:t>/</w:t>
      </w:r>
      <w:r w:rsidR="00F22337" w:rsidRPr="006D2EEC">
        <w:rPr>
          <w:rFonts w:ascii="Arial" w:eastAsia="Times New Roman" w:hAnsi="Arial"/>
          <w:b/>
          <w:color w:val="FF0000"/>
          <w:sz w:val="24"/>
          <w:szCs w:val="24"/>
        </w:rPr>
        <w:t>Organization</w:t>
      </w:r>
      <w:r w:rsidRPr="006D2EEC">
        <w:rPr>
          <w:rFonts w:ascii="Arial" w:eastAsia="Times New Roman" w:hAnsi="Arial"/>
          <w:b/>
          <w:color w:val="FF0000"/>
          <w:sz w:val="24"/>
          <w:szCs w:val="24"/>
        </w:rPr>
        <w:t>&gt;</w:t>
      </w:r>
      <w:r w:rsidR="005D7F63" w:rsidRPr="0014521E">
        <w:rPr>
          <w:rFonts w:ascii="Arial" w:eastAsia="Times New Roman" w:hAnsi="Arial"/>
          <w:sz w:val="24"/>
          <w:szCs w:val="24"/>
        </w:rPr>
        <w:t>,</w:t>
      </w:r>
      <w:r w:rsidR="005D7F63">
        <w:rPr>
          <w:rFonts w:ascii="Arial" w:eastAsia="Times New Roman" w:hAnsi="Arial"/>
          <w:color w:val="FF0000"/>
          <w:sz w:val="24"/>
          <w:szCs w:val="24"/>
        </w:rPr>
        <w:t xml:space="preserve"> </w:t>
      </w:r>
      <w:r w:rsidR="005D7F63" w:rsidRPr="006D1642">
        <w:rPr>
          <w:rFonts w:ascii="Arial" w:eastAsia="Times New Roman" w:hAnsi="Arial"/>
          <w:sz w:val="24"/>
          <w:szCs w:val="24"/>
        </w:rPr>
        <w:t>and</w:t>
      </w:r>
      <w:r w:rsidR="005D7F63">
        <w:rPr>
          <w:rFonts w:ascii="Arial" w:eastAsia="Times New Roman" w:hAnsi="Arial"/>
          <w:color w:val="FF0000"/>
          <w:sz w:val="24"/>
          <w:szCs w:val="24"/>
        </w:rPr>
        <w:t xml:space="preserve"> </w:t>
      </w:r>
      <w:r w:rsidR="005D7F63" w:rsidRPr="006D2EEC">
        <w:rPr>
          <w:rFonts w:ascii="Arial" w:eastAsia="Times New Roman" w:hAnsi="Arial"/>
          <w:b/>
          <w:color w:val="FF0000"/>
          <w:sz w:val="24"/>
          <w:szCs w:val="24"/>
        </w:rPr>
        <w:t>&lt;</w:t>
      </w:r>
      <w:r w:rsidR="00F22337" w:rsidRPr="006D2EEC">
        <w:rPr>
          <w:rFonts w:ascii="Arial" w:eastAsia="Times New Roman" w:hAnsi="Arial"/>
          <w:b/>
          <w:color w:val="FF0000"/>
          <w:sz w:val="24"/>
          <w:szCs w:val="24"/>
        </w:rPr>
        <w:t>Company</w:t>
      </w:r>
      <w:r w:rsidR="005D7F63" w:rsidRPr="006D2EEC">
        <w:rPr>
          <w:rFonts w:ascii="Arial" w:eastAsia="Times New Roman" w:hAnsi="Arial"/>
          <w:b/>
          <w:color w:val="FF0000"/>
          <w:sz w:val="24"/>
          <w:szCs w:val="24"/>
        </w:rPr>
        <w:t>/</w:t>
      </w:r>
      <w:r w:rsidR="00F22337" w:rsidRPr="006D2EEC">
        <w:rPr>
          <w:rFonts w:ascii="Arial" w:eastAsia="Times New Roman" w:hAnsi="Arial"/>
          <w:b/>
          <w:color w:val="FF0000"/>
          <w:sz w:val="24"/>
          <w:szCs w:val="24"/>
        </w:rPr>
        <w:t>Organization</w:t>
      </w:r>
      <w:r w:rsidR="005D7F63" w:rsidRPr="006D2EEC">
        <w:rPr>
          <w:rFonts w:ascii="Arial" w:eastAsia="Times New Roman" w:hAnsi="Arial"/>
          <w:b/>
          <w:color w:val="FF0000"/>
          <w:sz w:val="24"/>
          <w:szCs w:val="24"/>
        </w:rPr>
        <w:t>&gt;</w:t>
      </w:r>
      <w:r w:rsidR="005D7F63">
        <w:rPr>
          <w:rFonts w:ascii="Arial" w:eastAsia="Times New Roman" w:hAnsi="Arial"/>
          <w:b/>
          <w:color w:val="FF0000"/>
          <w:sz w:val="24"/>
          <w:szCs w:val="24"/>
        </w:rPr>
        <w:t xml:space="preserve"> </w:t>
      </w:r>
      <w:r w:rsidR="005D7F63" w:rsidRPr="006D1642">
        <w:rPr>
          <w:rFonts w:ascii="Arial" w:eastAsia="Times New Roman" w:hAnsi="Arial"/>
          <w:sz w:val="24"/>
          <w:szCs w:val="24"/>
        </w:rPr>
        <w:t>will use or disclose PHI</w:t>
      </w:r>
      <w:r w:rsidRPr="00BB5A37">
        <w:rPr>
          <w:rFonts w:ascii="Arial" w:eastAsia="Times New Roman" w:hAnsi="Arial"/>
          <w:color w:val="FF0000"/>
          <w:sz w:val="24"/>
          <w:szCs w:val="24"/>
        </w:rPr>
        <w:t xml:space="preserve"> </w:t>
      </w:r>
      <w:r w:rsidRPr="005D7F63">
        <w:rPr>
          <w:rFonts w:ascii="Arial" w:eastAsia="Times New Roman" w:hAnsi="Arial"/>
          <w:color w:val="000000"/>
          <w:sz w:val="24"/>
          <w:szCs w:val="24"/>
        </w:rPr>
        <w:t>in accordance with this Agreement</w:t>
      </w:r>
      <w:r w:rsidR="00F53413" w:rsidRPr="005D7F63">
        <w:rPr>
          <w:rFonts w:ascii="Arial" w:eastAsia="Times New Roman" w:hAnsi="Arial"/>
          <w:color w:val="000000"/>
          <w:sz w:val="24"/>
          <w:szCs w:val="24"/>
        </w:rPr>
        <w:t>.</w:t>
      </w:r>
    </w:p>
    <w:p w14:paraId="4C59269A" w14:textId="77777777" w:rsidR="00F53413" w:rsidRDefault="00F53413" w:rsidP="00F53413">
      <w:pPr>
        <w:spacing w:after="0" w:line="240" w:lineRule="auto"/>
        <w:ind w:right="72"/>
        <w:jc w:val="both"/>
        <w:rPr>
          <w:rFonts w:ascii="Arial" w:eastAsia="Times New Roman" w:hAnsi="Arial"/>
          <w:sz w:val="24"/>
          <w:szCs w:val="24"/>
        </w:rPr>
      </w:pPr>
    </w:p>
    <w:p w14:paraId="132AB7F7" w14:textId="77777777" w:rsidR="00A90836" w:rsidRDefault="00A90836" w:rsidP="00F53413">
      <w:pPr>
        <w:spacing w:after="0" w:line="240" w:lineRule="auto"/>
        <w:ind w:right="72"/>
        <w:jc w:val="both"/>
        <w:rPr>
          <w:rFonts w:ascii="Arial" w:eastAsia="Times New Roman" w:hAnsi="Arial"/>
          <w:sz w:val="24"/>
          <w:szCs w:val="24"/>
        </w:rPr>
      </w:pPr>
      <w:r w:rsidRPr="00F53413">
        <w:rPr>
          <w:rFonts w:ascii="Arial" w:eastAsia="Times New Roman" w:hAnsi="Arial"/>
          <w:sz w:val="24"/>
          <w:szCs w:val="24"/>
          <w:u w:val="single"/>
        </w:rPr>
        <w:t>Definitions</w:t>
      </w:r>
      <w:r w:rsidRPr="004326AC">
        <w:rPr>
          <w:rFonts w:ascii="Arial" w:eastAsia="Times New Roman" w:hAnsi="Arial"/>
          <w:sz w:val="24"/>
          <w:szCs w:val="24"/>
        </w:rPr>
        <w:t xml:space="preserve">. </w:t>
      </w:r>
      <w:r w:rsidR="00F53413">
        <w:rPr>
          <w:rFonts w:ascii="Arial" w:eastAsia="Times New Roman" w:hAnsi="Arial"/>
          <w:sz w:val="24"/>
          <w:szCs w:val="24"/>
        </w:rPr>
        <w:t xml:space="preserve"> </w:t>
      </w:r>
      <w:r w:rsidRPr="004326AC">
        <w:rPr>
          <w:rFonts w:ascii="Arial" w:eastAsia="Times New Roman" w:hAnsi="Arial"/>
          <w:sz w:val="24"/>
          <w:szCs w:val="24"/>
        </w:rPr>
        <w:t xml:space="preserve">Unless otherwise provided, </w:t>
      </w:r>
      <w:r>
        <w:rPr>
          <w:rFonts w:ascii="Arial" w:eastAsia="Times New Roman" w:hAnsi="Arial"/>
          <w:sz w:val="24"/>
          <w:szCs w:val="24"/>
        </w:rPr>
        <w:t xml:space="preserve">the following terms used in this Agreement </w:t>
      </w:r>
      <w:r w:rsidRPr="004326AC">
        <w:rPr>
          <w:rFonts w:ascii="Arial" w:eastAsia="Times New Roman" w:hAnsi="Arial"/>
          <w:sz w:val="24"/>
          <w:szCs w:val="24"/>
        </w:rPr>
        <w:t xml:space="preserve">have the same meaning as </w:t>
      </w:r>
      <w:r w:rsidR="00BB5A37">
        <w:rPr>
          <w:rFonts w:ascii="Arial" w:eastAsia="Times New Roman" w:hAnsi="Arial"/>
          <w:sz w:val="24"/>
          <w:szCs w:val="24"/>
        </w:rPr>
        <w:t xml:space="preserve">defined by </w:t>
      </w:r>
      <w:r w:rsidRPr="004326AC">
        <w:rPr>
          <w:rFonts w:ascii="Arial" w:eastAsia="Times New Roman" w:hAnsi="Arial"/>
          <w:sz w:val="24"/>
          <w:szCs w:val="24"/>
        </w:rPr>
        <w:t xml:space="preserve">the </w:t>
      </w:r>
      <w:r w:rsidR="00003919">
        <w:rPr>
          <w:rFonts w:ascii="Arial" w:eastAsia="Times New Roman" w:hAnsi="Arial"/>
          <w:sz w:val="24"/>
          <w:szCs w:val="24"/>
        </w:rPr>
        <w:t>HIPAA Rules</w:t>
      </w:r>
      <w:r>
        <w:rPr>
          <w:rFonts w:ascii="Arial" w:eastAsia="Times New Roman" w:hAnsi="Arial"/>
          <w:sz w:val="24"/>
          <w:szCs w:val="24"/>
        </w:rPr>
        <w:t xml:space="preserve">: Breach, Data Aggregation, Designated Record Set, Disclosure, </w:t>
      </w:r>
      <w:r w:rsidR="00BB5A37">
        <w:rPr>
          <w:rFonts w:ascii="Arial" w:eastAsia="Times New Roman" w:hAnsi="Arial"/>
          <w:sz w:val="24"/>
          <w:szCs w:val="24"/>
        </w:rPr>
        <w:t xml:space="preserve">Health Care Operations, </w:t>
      </w:r>
      <w:r>
        <w:rPr>
          <w:rFonts w:ascii="Arial" w:eastAsia="Times New Roman" w:hAnsi="Arial"/>
          <w:sz w:val="24"/>
          <w:szCs w:val="24"/>
        </w:rPr>
        <w:t xml:space="preserve">Individual, Minimum Necessary, Notice of Privacy Practices, </w:t>
      </w:r>
      <w:r w:rsidR="00240FA9" w:rsidRPr="008702BA">
        <w:rPr>
          <w:rFonts w:ascii="Arial" w:eastAsia="Times New Roman" w:hAnsi="Arial"/>
          <w:sz w:val="24"/>
          <w:szCs w:val="24"/>
        </w:rPr>
        <w:t>PHI</w:t>
      </w:r>
      <w:r w:rsidRPr="00F061A8">
        <w:rPr>
          <w:rFonts w:ascii="Arial" w:eastAsia="Times New Roman" w:hAnsi="Arial"/>
          <w:sz w:val="24"/>
          <w:szCs w:val="24"/>
        </w:rPr>
        <w:t xml:space="preserve">, Required by Law, Secretary, Security Incident, </w:t>
      </w:r>
      <w:r w:rsidRPr="008702BA">
        <w:rPr>
          <w:rFonts w:ascii="Arial" w:eastAsia="Times New Roman" w:hAnsi="Arial"/>
          <w:sz w:val="24"/>
          <w:szCs w:val="24"/>
        </w:rPr>
        <w:t>Subcontractor</w:t>
      </w:r>
      <w:r>
        <w:rPr>
          <w:rFonts w:ascii="Arial" w:eastAsia="Times New Roman" w:hAnsi="Arial"/>
          <w:sz w:val="24"/>
          <w:szCs w:val="24"/>
        </w:rPr>
        <w:t>, Unsecured P</w:t>
      </w:r>
      <w:r w:rsidR="00464F71">
        <w:rPr>
          <w:rFonts w:ascii="Arial" w:eastAsia="Times New Roman" w:hAnsi="Arial"/>
          <w:sz w:val="24"/>
          <w:szCs w:val="24"/>
        </w:rPr>
        <w:t>H</w:t>
      </w:r>
      <w:r>
        <w:rPr>
          <w:rFonts w:ascii="Arial" w:eastAsia="Times New Roman" w:hAnsi="Arial"/>
          <w:sz w:val="24"/>
          <w:szCs w:val="24"/>
        </w:rPr>
        <w:t>I</w:t>
      </w:r>
      <w:r w:rsidR="00156756">
        <w:rPr>
          <w:rFonts w:ascii="Arial" w:eastAsia="Times New Roman" w:hAnsi="Arial"/>
          <w:sz w:val="24"/>
          <w:szCs w:val="24"/>
        </w:rPr>
        <w:t>,</w:t>
      </w:r>
      <w:r>
        <w:rPr>
          <w:rFonts w:ascii="Arial" w:eastAsia="Times New Roman" w:hAnsi="Arial"/>
          <w:sz w:val="24"/>
          <w:szCs w:val="24"/>
        </w:rPr>
        <w:t xml:space="preserve"> and Use</w:t>
      </w:r>
      <w:r w:rsidR="0013320C">
        <w:rPr>
          <w:rFonts w:ascii="Arial" w:eastAsia="Times New Roman" w:hAnsi="Arial"/>
          <w:sz w:val="24"/>
          <w:szCs w:val="24"/>
        </w:rPr>
        <w:t xml:space="preserve">. </w:t>
      </w:r>
    </w:p>
    <w:p w14:paraId="68E04649" w14:textId="77777777" w:rsidR="00A90836" w:rsidRDefault="00A90836" w:rsidP="000D0C5F">
      <w:pPr>
        <w:spacing w:after="0" w:line="240" w:lineRule="auto"/>
        <w:ind w:right="72" w:firstLine="540"/>
        <w:jc w:val="both"/>
        <w:rPr>
          <w:rFonts w:ascii="Arial" w:eastAsia="Times New Roman" w:hAnsi="Arial"/>
          <w:sz w:val="24"/>
          <w:szCs w:val="24"/>
        </w:rPr>
      </w:pPr>
    </w:p>
    <w:p w14:paraId="7EF54A43" w14:textId="77777777" w:rsidR="00156756" w:rsidRDefault="00156756" w:rsidP="000D0C5F">
      <w:pPr>
        <w:spacing w:after="0" w:line="240" w:lineRule="auto"/>
        <w:ind w:right="72" w:firstLine="720"/>
        <w:jc w:val="both"/>
        <w:rPr>
          <w:rFonts w:ascii="Arial" w:eastAsia="Times New Roman" w:hAnsi="Arial"/>
          <w:sz w:val="24"/>
          <w:szCs w:val="24"/>
        </w:rPr>
      </w:pPr>
      <w:r w:rsidRPr="00156756">
        <w:rPr>
          <w:rFonts w:ascii="Arial" w:eastAsia="Times New Roman" w:hAnsi="Arial"/>
          <w:sz w:val="24"/>
          <w:szCs w:val="24"/>
        </w:rPr>
        <w:t>“Breach” shall have the same meaning as described at 45 C.F.R. § 164.402. For the purposes of this Agreement, Breach shall refer to an acquisition, access, use, or disclosure of PHI in a manner not permitted by the HIPAA Rules or by this Agreement.</w:t>
      </w:r>
    </w:p>
    <w:p w14:paraId="232EF430" w14:textId="77777777" w:rsidR="00156756" w:rsidRDefault="00156756" w:rsidP="000D0C5F">
      <w:pPr>
        <w:spacing w:after="0" w:line="240" w:lineRule="auto"/>
        <w:ind w:right="72" w:firstLine="720"/>
        <w:jc w:val="both"/>
        <w:rPr>
          <w:rFonts w:ascii="Arial" w:eastAsia="Times New Roman" w:hAnsi="Arial"/>
          <w:sz w:val="24"/>
          <w:szCs w:val="24"/>
        </w:rPr>
      </w:pPr>
    </w:p>
    <w:p w14:paraId="5B5A950D" w14:textId="4E31A4D7" w:rsidR="00200034" w:rsidRDefault="00200034" w:rsidP="000D0C5F">
      <w:pPr>
        <w:spacing w:after="0" w:line="240" w:lineRule="auto"/>
        <w:ind w:right="72" w:firstLine="720"/>
        <w:jc w:val="both"/>
        <w:rPr>
          <w:rFonts w:ascii="Arial" w:eastAsia="Times New Roman" w:hAnsi="Arial"/>
          <w:b/>
          <w:color w:val="FF0000"/>
          <w:sz w:val="24"/>
          <w:szCs w:val="24"/>
        </w:rPr>
      </w:pPr>
      <w:r w:rsidRPr="00F64C15">
        <w:rPr>
          <w:rFonts w:ascii="Arial" w:eastAsia="Times New Roman" w:hAnsi="Arial"/>
          <w:sz w:val="24"/>
          <w:szCs w:val="24"/>
        </w:rPr>
        <w:t xml:space="preserve"> “Business Associate” shall have the same meaning as </w:t>
      </w:r>
      <w:r w:rsidR="00E5351D">
        <w:rPr>
          <w:rFonts w:ascii="Arial" w:eastAsia="Times New Roman" w:hAnsi="Arial"/>
          <w:sz w:val="24"/>
          <w:szCs w:val="24"/>
        </w:rPr>
        <w:t>described</w:t>
      </w:r>
      <w:r w:rsidRPr="00F64C15">
        <w:rPr>
          <w:rFonts w:ascii="Arial" w:eastAsia="Times New Roman" w:hAnsi="Arial"/>
          <w:sz w:val="24"/>
          <w:szCs w:val="24"/>
        </w:rPr>
        <w:t xml:space="preserve"> at 45 C.F.R. § 160.103</w:t>
      </w:r>
      <w:r w:rsidR="0013320C">
        <w:rPr>
          <w:rFonts w:ascii="Arial" w:eastAsia="Times New Roman" w:hAnsi="Arial"/>
          <w:sz w:val="24"/>
          <w:szCs w:val="24"/>
        </w:rPr>
        <w:t xml:space="preserve">. </w:t>
      </w:r>
      <w:r w:rsidRPr="00F64C15">
        <w:rPr>
          <w:rFonts w:ascii="Arial" w:eastAsia="Times New Roman" w:hAnsi="Arial"/>
          <w:sz w:val="24"/>
          <w:szCs w:val="24"/>
        </w:rPr>
        <w:t>For the purposes of this Agreement, Business Associate shall refer to</w:t>
      </w:r>
      <w:r w:rsidRPr="00481F07">
        <w:rPr>
          <w:rFonts w:ascii="Arial" w:eastAsia="Times New Roman" w:hAnsi="Arial"/>
          <w:sz w:val="24"/>
          <w:szCs w:val="24"/>
        </w:rPr>
        <w:t xml:space="preserve"> </w:t>
      </w:r>
      <w:r w:rsidRPr="006D2EEC">
        <w:rPr>
          <w:rFonts w:ascii="Arial" w:eastAsia="Times New Roman" w:hAnsi="Arial"/>
          <w:b/>
          <w:color w:val="FF0000"/>
          <w:sz w:val="24"/>
          <w:szCs w:val="24"/>
        </w:rPr>
        <w:t>&lt;</w:t>
      </w:r>
      <w:r w:rsidR="00F22337" w:rsidRPr="006D2EEC">
        <w:rPr>
          <w:rFonts w:ascii="Arial" w:eastAsia="Times New Roman" w:hAnsi="Arial"/>
          <w:b/>
          <w:color w:val="FF0000"/>
          <w:sz w:val="24"/>
          <w:szCs w:val="24"/>
        </w:rPr>
        <w:t>Company</w:t>
      </w:r>
      <w:r w:rsidRPr="006D2EEC">
        <w:rPr>
          <w:rFonts w:ascii="Arial" w:eastAsia="Times New Roman" w:hAnsi="Arial"/>
          <w:b/>
          <w:color w:val="FF0000"/>
          <w:sz w:val="24"/>
          <w:szCs w:val="24"/>
        </w:rPr>
        <w:t>/</w:t>
      </w:r>
      <w:r w:rsidR="00F22337" w:rsidRPr="006D2EEC">
        <w:rPr>
          <w:rFonts w:ascii="Arial" w:eastAsia="Times New Roman" w:hAnsi="Arial"/>
          <w:b/>
          <w:color w:val="FF0000"/>
          <w:sz w:val="24"/>
          <w:szCs w:val="24"/>
        </w:rPr>
        <w:t>Organization</w:t>
      </w:r>
      <w:r w:rsidRPr="006D2EEC">
        <w:rPr>
          <w:rFonts w:ascii="Arial" w:eastAsia="Times New Roman" w:hAnsi="Arial"/>
          <w:b/>
          <w:color w:val="FF0000"/>
          <w:sz w:val="24"/>
          <w:szCs w:val="24"/>
        </w:rPr>
        <w:t>&gt;</w:t>
      </w:r>
      <w:r w:rsidR="008F36A0" w:rsidRPr="005D7F63">
        <w:rPr>
          <w:rFonts w:ascii="Arial" w:eastAsia="Times New Roman" w:hAnsi="Arial"/>
          <w:color w:val="000000"/>
          <w:sz w:val="24"/>
          <w:szCs w:val="24"/>
        </w:rPr>
        <w:t>, including its</w:t>
      </w:r>
      <w:r w:rsidR="008F36A0" w:rsidRPr="005D7F63">
        <w:rPr>
          <w:rFonts w:ascii="Arial" w:eastAsia="Times New Roman" w:hAnsi="Arial"/>
          <w:b/>
          <w:color w:val="000000"/>
          <w:sz w:val="24"/>
          <w:szCs w:val="24"/>
        </w:rPr>
        <w:t xml:space="preserve"> </w:t>
      </w:r>
      <w:r w:rsidR="008F36A0" w:rsidRPr="005D7F63">
        <w:rPr>
          <w:rFonts w:ascii="Arial" w:eastAsia="Times New Roman" w:hAnsi="Arial"/>
          <w:color w:val="000000"/>
          <w:sz w:val="24"/>
          <w:szCs w:val="24"/>
        </w:rPr>
        <w:t xml:space="preserve">employees, officers, or any </w:t>
      </w:r>
      <w:r w:rsidR="008F36A0" w:rsidRPr="004326AC">
        <w:rPr>
          <w:rFonts w:ascii="Arial" w:eastAsia="Times New Roman" w:hAnsi="Arial"/>
          <w:sz w:val="24"/>
          <w:szCs w:val="24"/>
        </w:rPr>
        <w:t>other agents</w:t>
      </w:r>
      <w:r w:rsidR="009D1C57">
        <w:rPr>
          <w:rFonts w:ascii="Arial" w:eastAsia="Times New Roman" w:hAnsi="Arial"/>
          <w:sz w:val="24"/>
          <w:szCs w:val="24"/>
        </w:rPr>
        <w:t xml:space="preserve"> </w:t>
      </w:r>
      <w:r w:rsidR="002F561D">
        <w:rPr>
          <w:rFonts w:ascii="Arial" w:eastAsia="Times New Roman" w:hAnsi="Arial"/>
          <w:sz w:val="24"/>
          <w:szCs w:val="24"/>
        </w:rPr>
        <w:t>that create, receive, maintain, or transmit PHI</w:t>
      </w:r>
      <w:r w:rsidR="009D1C57">
        <w:rPr>
          <w:rFonts w:ascii="Arial" w:eastAsia="Times New Roman" w:hAnsi="Arial"/>
          <w:sz w:val="24"/>
          <w:szCs w:val="24"/>
        </w:rPr>
        <w:t xml:space="preserve"> </w:t>
      </w:r>
      <w:r w:rsidR="005D7F63">
        <w:rPr>
          <w:rFonts w:ascii="Arial" w:eastAsia="Times New Roman" w:hAnsi="Arial"/>
          <w:sz w:val="24"/>
          <w:szCs w:val="24"/>
        </w:rPr>
        <w:t>as described below</w:t>
      </w:r>
      <w:r>
        <w:rPr>
          <w:rFonts w:ascii="Arial" w:eastAsia="Times New Roman" w:hAnsi="Arial"/>
          <w:b/>
          <w:color w:val="FF0000"/>
          <w:sz w:val="24"/>
          <w:szCs w:val="24"/>
        </w:rPr>
        <w:t>.</w:t>
      </w:r>
    </w:p>
    <w:p w14:paraId="3D14F5BB" w14:textId="77777777" w:rsidR="00200034" w:rsidRDefault="00200034" w:rsidP="000D0C5F">
      <w:pPr>
        <w:spacing w:after="0" w:line="240" w:lineRule="auto"/>
        <w:ind w:right="72" w:firstLine="720"/>
        <w:jc w:val="both"/>
        <w:rPr>
          <w:rFonts w:ascii="Arial" w:eastAsia="Times New Roman" w:hAnsi="Arial"/>
          <w:b/>
          <w:color w:val="FF0000"/>
          <w:sz w:val="24"/>
          <w:szCs w:val="24"/>
        </w:rPr>
      </w:pPr>
    </w:p>
    <w:p w14:paraId="6823D0E3" w14:textId="5546066D" w:rsidR="00A90836" w:rsidRDefault="00200034" w:rsidP="000D0C5F">
      <w:pPr>
        <w:spacing w:after="0" w:line="240" w:lineRule="auto"/>
        <w:ind w:right="72" w:firstLine="720"/>
        <w:jc w:val="both"/>
        <w:rPr>
          <w:rFonts w:ascii="Arial" w:eastAsia="Times New Roman" w:hAnsi="Arial"/>
          <w:sz w:val="24"/>
          <w:szCs w:val="24"/>
        </w:rPr>
      </w:pPr>
      <w:r w:rsidRPr="005D7F63">
        <w:rPr>
          <w:rFonts w:ascii="Arial" w:eastAsia="Times New Roman" w:hAnsi="Arial"/>
          <w:color w:val="000000"/>
          <w:sz w:val="24"/>
          <w:szCs w:val="24"/>
        </w:rPr>
        <w:t>“Covered Entity” shall have</w:t>
      </w:r>
      <w:r w:rsidRPr="00F64C15">
        <w:rPr>
          <w:rFonts w:ascii="Arial" w:eastAsia="Times New Roman" w:hAnsi="Arial"/>
          <w:sz w:val="24"/>
          <w:szCs w:val="24"/>
        </w:rPr>
        <w:t xml:space="preserve"> the same meaning as the term is defined at 45 C.F.R. § </w:t>
      </w:r>
      <w:r w:rsidR="002D45A9">
        <w:rPr>
          <w:rFonts w:ascii="Arial" w:eastAsia="Times New Roman" w:hAnsi="Arial"/>
          <w:sz w:val="24"/>
          <w:szCs w:val="24"/>
        </w:rPr>
        <w:t>160.</w:t>
      </w:r>
      <w:r w:rsidRPr="00F64C15">
        <w:rPr>
          <w:rFonts w:ascii="Arial" w:eastAsia="Times New Roman" w:hAnsi="Arial"/>
          <w:sz w:val="24"/>
          <w:szCs w:val="24"/>
        </w:rPr>
        <w:t>103</w:t>
      </w:r>
      <w:r w:rsidR="0013320C">
        <w:rPr>
          <w:rFonts w:ascii="Arial" w:eastAsia="Times New Roman" w:hAnsi="Arial"/>
          <w:sz w:val="24"/>
          <w:szCs w:val="24"/>
        </w:rPr>
        <w:t xml:space="preserve">. </w:t>
      </w:r>
      <w:r w:rsidRPr="00F64C15">
        <w:rPr>
          <w:rFonts w:ascii="Arial" w:eastAsia="Times New Roman" w:hAnsi="Arial"/>
          <w:sz w:val="24"/>
          <w:szCs w:val="24"/>
        </w:rPr>
        <w:t xml:space="preserve">For the purposes of this Agreement, </w:t>
      </w:r>
      <w:r w:rsidR="00B85A66" w:rsidRPr="00F64C15">
        <w:rPr>
          <w:rFonts w:ascii="Arial" w:eastAsia="Times New Roman" w:hAnsi="Arial"/>
          <w:sz w:val="24"/>
          <w:szCs w:val="24"/>
        </w:rPr>
        <w:t>Covered Entity</w:t>
      </w:r>
      <w:r w:rsidRPr="00F64C15">
        <w:rPr>
          <w:rFonts w:ascii="Arial" w:eastAsia="Times New Roman" w:hAnsi="Arial"/>
          <w:sz w:val="24"/>
          <w:szCs w:val="24"/>
        </w:rPr>
        <w:t xml:space="preserve"> shall refer to </w:t>
      </w:r>
      <w:del w:id="22" w:author="Mentzer, Sam" w:date="2026-01-16T09:23:00Z" w16du:dateUtc="2026-01-16T17:23:00Z">
        <w:r w:rsidR="00F22337" w:rsidRPr="006705F7" w:rsidDel="008202E3">
          <w:rPr>
            <w:rFonts w:ascii="Arial" w:eastAsia="Times New Roman" w:hAnsi="Arial"/>
            <w:bCs/>
            <w:color w:val="000000" w:themeColor="text1"/>
            <w:sz w:val="24"/>
            <w:szCs w:val="24"/>
            <w:rPrChange w:id="23" w:author="Mentzer, Sam" w:date="2026-01-16T13:28:00Z" w16du:dateUtc="2026-01-16T21:28:00Z">
              <w:rPr>
                <w:rFonts w:ascii="Arial" w:eastAsia="Times New Roman" w:hAnsi="Arial"/>
                <w:b/>
                <w:color w:val="FF0000"/>
                <w:sz w:val="24"/>
                <w:szCs w:val="24"/>
              </w:rPr>
            </w:rPrChange>
          </w:rPr>
          <w:delText>&lt;Insert Facility Name&gt;</w:delText>
        </w:r>
        <w:r w:rsidR="0013320C" w:rsidRPr="006705F7" w:rsidDel="008202E3">
          <w:rPr>
            <w:rFonts w:ascii="Arial" w:eastAsia="Times New Roman" w:hAnsi="Arial"/>
            <w:bCs/>
            <w:color w:val="000000" w:themeColor="text1"/>
            <w:sz w:val="24"/>
            <w:szCs w:val="24"/>
            <w:rPrChange w:id="24" w:author="Mentzer, Sam" w:date="2026-01-16T13:28:00Z" w16du:dateUtc="2026-01-16T21:28:00Z">
              <w:rPr>
                <w:rFonts w:ascii="Arial" w:eastAsia="Times New Roman" w:hAnsi="Arial"/>
                <w:sz w:val="24"/>
                <w:szCs w:val="24"/>
              </w:rPr>
            </w:rPrChange>
          </w:rPr>
          <w:delText>.</w:delText>
        </w:r>
      </w:del>
      <w:ins w:id="25" w:author="Mentzer, Sam" w:date="2026-01-16T09:23:00Z" w16du:dateUtc="2026-01-16T17:23:00Z">
        <w:r w:rsidR="008202E3" w:rsidRPr="006705F7">
          <w:rPr>
            <w:rFonts w:ascii="Arial" w:eastAsia="Times New Roman" w:hAnsi="Arial"/>
            <w:bCs/>
            <w:color w:val="000000" w:themeColor="text1"/>
            <w:sz w:val="24"/>
            <w:szCs w:val="24"/>
            <w:rPrChange w:id="26" w:author="Mentzer, Sam" w:date="2026-01-16T13:28:00Z" w16du:dateUtc="2026-01-16T21:28:00Z">
              <w:rPr>
                <w:rFonts w:ascii="Arial" w:eastAsia="Times New Roman" w:hAnsi="Arial"/>
                <w:b/>
                <w:color w:val="FF0000"/>
                <w:sz w:val="24"/>
                <w:szCs w:val="24"/>
              </w:rPr>
            </w:rPrChange>
          </w:rPr>
          <w:t>Veterans Health Administration</w:t>
        </w:r>
      </w:ins>
      <w:ins w:id="27" w:author="Mentzer, Sam" w:date="2026-01-16T09:24:00Z" w16du:dateUtc="2026-01-16T17:24:00Z">
        <w:r w:rsidR="008202E3" w:rsidRPr="006705F7">
          <w:rPr>
            <w:rFonts w:ascii="Arial" w:eastAsia="Times New Roman" w:hAnsi="Arial"/>
            <w:bCs/>
            <w:color w:val="000000" w:themeColor="text1"/>
            <w:sz w:val="24"/>
            <w:szCs w:val="24"/>
            <w:rPrChange w:id="28" w:author="Mentzer, Sam" w:date="2026-01-16T13:28:00Z" w16du:dateUtc="2026-01-16T21:28:00Z">
              <w:rPr>
                <w:rFonts w:ascii="Arial" w:eastAsia="Times New Roman" w:hAnsi="Arial"/>
                <w:b/>
                <w:color w:val="FF0000"/>
                <w:sz w:val="24"/>
                <w:szCs w:val="24"/>
              </w:rPr>
            </w:rPrChange>
          </w:rPr>
          <w:t>.</w:t>
        </w:r>
      </w:ins>
      <w:r w:rsidR="0013320C" w:rsidRPr="006705F7">
        <w:rPr>
          <w:rFonts w:ascii="Arial" w:eastAsia="Times New Roman" w:hAnsi="Arial"/>
          <w:color w:val="000000" w:themeColor="text1"/>
          <w:sz w:val="24"/>
          <w:szCs w:val="24"/>
          <w:rPrChange w:id="29" w:author="Mentzer, Sam" w:date="2026-01-16T13:28:00Z" w16du:dateUtc="2026-01-16T21:28:00Z">
            <w:rPr>
              <w:rFonts w:ascii="Arial" w:eastAsia="Times New Roman" w:hAnsi="Arial"/>
              <w:sz w:val="24"/>
              <w:szCs w:val="24"/>
            </w:rPr>
          </w:rPrChange>
        </w:rPr>
        <w:t xml:space="preserve"> </w:t>
      </w:r>
    </w:p>
    <w:p w14:paraId="41117905" w14:textId="77777777" w:rsidR="00156756" w:rsidRDefault="00156756" w:rsidP="000D0C5F">
      <w:pPr>
        <w:spacing w:after="0" w:line="240" w:lineRule="auto"/>
        <w:ind w:right="72" w:firstLine="720"/>
        <w:jc w:val="both"/>
        <w:rPr>
          <w:rFonts w:ascii="Arial" w:eastAsia="Times New Roman" w:hAnsi="Arial"/>
          <w:sz w:val="24"/>
          <w:szCs w:val="24"/>
        </w:rPr>
      </w:pPr>
    </w:p>
    <w:p w14:paraId="565C8583" w14:textId="77777777" w:rsidR="00156756" w:rsidRPr="00156756" w:rsidRDefault="00156756" w:rsidP="000D0C5F">
      <w:pPr>
        <w:spacing w:after="0" w:line="240" w:lineRule="auto"/>
        <w:ind w:right="72" w:firstLine="720"/>
        <w:jc w:val="both"/>
        <w:rPr>
          <w:rFonts w:ascii="Arial" w:eastAsia="Times New Roman" w:hAnsi="Arial"/>
          <w:sz w:val="24"/>
          <w:szCs w:val="24"/>
        </w:rPr>
      </w:pPr>
      <w:r w:rsidRPr="00156756">
        <w:rPr>
          <w:rFonts w:ascii="Arial" w:eastAsia="Times New Roman" w:hAnsi="Arial"/>
          <w:sz w:val="24"/>
          <w:szCs w:val="24"/>
        </w:rPr>
        <w:t xml:space="preserve">“Incident” shall have the same meaning as described in VA Handbook 6500.2, Management of Breaches Involving Sensitive Personal Information, which is an event that has resulted in, or had the potential to result in, unauthorized access to or disclosure of VA sensitive personal information in a manner not permitted under the applicable confidentiality provisions. An incident that involves access or disclosure of PHI in a manner not permitted under the HIPAA Privacy Rule is presumed to be a breach unless Business Associate demonstrates that there is a low probability that the </w:t>
      </w:r>
      <w:r w:rsidRPr="00156756">
        <w:rPr>
          <w:rFonts w:ascii="Arial" w:eastAsia="Times New Roman" w:hAnsi="Arial"/>
          <w:sz w:val="24"/>
          <w:szCs w:val="24"/>
        </w:rPr>
        <w:lastRenderedPageBreak/>
        <w:t>PHI has been compromised based on a risk assessment using at least the listed factors in the Breach Notification Rule.</w:t>
      </w:r>
    </w:p>
    <w:p w14:paraId="367AE47B" w14:textId="77777777" w:rsidR="002D45A9" w:rsidRDefault="002D45A9" w:rsidP="000D0C5F">
      <w:pPr>
        <w:spacing w:after="0" w:line="240" w:lineRule="auto"/>
        <w:ind w:right="72" w:firstLine="720"/>
        <w:jc w:val="both"/>
        <w:rPr>
          <w:rFonts w:ascii="Arial" w:eastAsia="Times New Roman" w:hAnsi="Arial"/>
          <w:sz w:val="24"/>
          <w:szCs w:val="24"/>
          <w:u w:val="single"/>
        </w:rPr>
      </w:pPr>
    </w:p>
    <w:p w14:paraId="239C201F" w14:textId="77777777" w:rsidR="002D45A9" w:rsidRDefault="002D45A9" w:rsidP="000D0C5F">
      <w:pPr>
        <w:spacing w:after="0" w:line="240" w:lineRule="auto"/>
        <w:ind w:right="72" w:firstLine="720"/>
        <w:jc w:val="both"/>
        <w:rPr>
          <w:rFonts w:ascii="Arial" w:eastAsia="Times New Roman" w:hAnsi="Arial"/>
          <w:sz w:val="24"/>
          <w:szCs w:val="24"/>
        </w:rPr>
      </w:pPr>
      <w:r>
        <w:rPr>
          <w:rFonts w:ascii="Arial" w:eastAsia="Times New Roman" w:hAnsi="Arial"/>
          <w:sz w:val="24"/>
          <w:szCs w:val="24"/>
        </w:rPr>
        <w:t xml:space="preserve">“Protected Health Information” or “PHI” shall have the same meaning as </w:t>
      </w:r>
      <w:r w:rsidR="00E5351D">
        <w:rPr>
          <w:rFonts w:ascii="Arial" w:eastAsia="Times New Roman" w:hAnsi="Arial"/>
          <w:sz w:val="24"/>
          <w:szCs w:val="24"/>
        </w:rPr>
        <w:t xml:space="preserve">described </w:t>
      </w:r>
      <w:r>
        <w:rPr>
          <w:rFonts w:ascii="Arial" w:eastAsia="Times New Roman" w:hAnsi="Arial"/>
          <w:sz w:val="24"/>
          <w:szCs w:val="24"/>
        </w:rPr>
        <w:t>at 45 C.F.R. § 160.103</w:t>
      </w:r>
      <w:r w:rsidR="0013320C">
        <w:rPr>
          <w:rFonts w:ascii="Arial" w:eastAsia="Times New Roman" w:hAnsi="Arial"/>
          <w:sz w:val="24"/>
          <w:szCs w:val="24"/>
        </w:rPr>
        <w:t xml:space="preserve">. </w:t>
      </w:r>
      <w:r w:rsidR="00D66428" w:rsidRPr="004326AC">
        <w:rPr>
          <w:rFonts w:ascii="Arial" w:eastAsia="Times New Roman" w:hAnsi="Arial"/>
          <w:sz w:val="24"/>
          <w:szCs w:val="24"/>
        </w:rPr>
        <w:t>“</w:t>
      </w:r>
      <w:r w:rsidR="00D66428">
        <w:rPr>
          <w:rFonts w:ascii="Arial" w:eastAsia="Times New Roman" w:hAnsi="Arial"/>
          <w:sz w:val="24"/>
          <w:szCs w:val="24"/>
        </w:rPr>
        <w:t>P</w:t>
      </w:r>
      <w:r w:rsidR="00D66428" w:rsidRPr="004326AC">
        <w:rPr>
          <w:rFonts w:ascii="Arial" w:eastAsia="Times New Roman" w:hAnsi="Arial"/>
          <w:sz w:val="24"/>
          <w:szCs w:val="24"/>
        </w:rPr>
        <w:t xml:space="preserve">rotected Health Information” and “PHI” </w:t>
      </w:r>
      <w:r w:rsidR="00D66428">
        <w:rPr>
          <w:rFonts w:ascii="Arial" w:eastAsia="Times New Roman" w:hAnsi="Arial"/>
          <w:sz w:val="24"/>
          <w:szCs w:val="24"/>
        </w:rPr>
        <w:t>as</w:t>
      </w:r>
      <w:r w:rsidR="00D66428" w:rsidRPr="004326AC">
        <w:rPr>
          <w:rFonts w:ascii="Arial" w:eastAsia="Times New Roman" w:hAnsi="Arial"/>
          <w:sz w:val="24"/>
          <w:szCs w:val="24"/>
        </w:rPr>
        <w:t xml:space="preserve"> used in this Agreement include “Electronic Protected Health Information” and “EPHI.”  </w:t>
      </w:r>
      <w:r>
        <w:rPr>
          <w:rFonts w:ascii="Arial" w:eastAsia="Times New Roman" w:hAnsi="Arial"/>
          <w:sz w:val="24"/>
          <w:szCs w:val="24"/>
        </w:rPr>
        <w:t>For the purposes of this Agreement</w:t>
      </w:r>
      <w:r w:rsidR="00AD3F6E">
        <w:rPr>
          <w:rFonts w:ascii="Arial" w:eastAsia="Times New Roman" w:hAnsi="Arial"/>
          <w:sz w:val="24"/>
          <w:szCs w:val="24"/>
        </w:rPr>
        <w:t xml:space="preserve"> and unless otherwise provided</w:t>
      </w:r>
      <w:r>
        <w:rPr>
          <w:rFonts w:ascii="Arial" w:eastAsia="Times New Roman" w:hAnsi="Arial"/>
          <w:sz w:val="24"/>
          <w:szCs w:val="24"/>
        </w:rPr>
        <w:t xml:space="preserve">, the term shall </w:t>
      </w:r>
      <w:r w:rsidR="00B02C63">
        <w:rPr>
          <w:rFonts w:ascii="Arial" w:eastAsia="Times New Roman" w:hAnsi="Arial"/>
          <w:sz w:val="24"/>
          <w:szCs w:val="24"/>
        </w:rPr>
        <w:t xml:space="preserve">also </w:t>
      </w:r>
      <w:r w:rsidR="00AD3F6E">
        <w:rPr>
          <w:rFonts w:ascii="Arial" w:eastAsia="Times New Roman" w:hAnsi="Arial"/>
          <w:sz w:val="24"/>
          <w:szCs w:val="24"/>
        </w:rPr>
        <w:t xml:space="preserve">refer to PHI </w:t>
      </w:r>
      <w:r w:rsidR="002F561D">
        <w:rPr>
          <w:rFonts w:ascii="Arial" w:eastAsia="Times New Roman" w:hAnsi="Arial"/>
          <w:sz w:val="24"/>
          <w:szCs w:val="24"/>
        </w:rPr>
        <w:t xml:space="preserve">that Business Associate creates, receives, maintains, or transmits on behalf of </w:t>
      </w:r>
      <w:r w:rsidR="00AD3F6E" w:rsidRPr="004326AC">
        <w:rPr>
          <w:rFonts w:ascii="Arial" w:eastAsia="Times New Roman" w:hAnsi="Arial"/>
          <w:sz w:val="24"/>
          <w:szCs w:val="24"/>
        </w:rPr>
        <w:t xml:space="preserve">Covered Entity </w:t>
      </w:r>
      <w:r w:rsidR="002F561D">
        <w:rPr>
          <w:rFonts w:ascii="Arial" w:eastAsia="Times New Roman" w:hAnsi="Arial"/>
          <w:sz w:val="24"/>
          <w:szCs w:val="24"/>
        </w:rPr>
        <w:t xml:space="preserve">or receives from Covered Entity or another </w:t>
      </w:r>
      <w:r w:rsidR="00AA18AF">
        <w:rPr>
          <w:rFonts w:ascii="Arial" w:eastAsia="Times New Roman" w:hAnsi="Arial"/>
          <w:sz w:val="24"/>
          <w:szCs w:val="24"/>
        </w:rPr>
        <w:t>B</w:t>
      </w:r>
      <w:r w:rsidR="002F561D">
        <w:rPr>
          <w:rFonts w:ascii="Arial" w:eastAsia="Times New Roman" w:hAnsi="Arial"/>
          <w:sz w:val="24"/>
          <w:szCs w:val="24"/>
        </w:rPr>
        <w:t xml:space="preserve">usiness </w:t>
      </w:r>
      <w:r w:rsidR="00AA18AF">
        <w:rPr>
          <w:rFonts w:ascii="Arial" w:eastAsia="Times New Roman" w:hAnsi="Arial"/>
          <w:sz w:val="24"/>
          <w:szCs w:val="24"/>
        </w:rPr>
        <w:t>A</w:t>
      </w:r>
      <w:r w:rsidR="002F561D">
        <w:rPr>
          <w:rFonts w:ascii="Arial" w:eastAsia="Times New Roman" w:hAnsi="Arial"/>
          <w:sz w:val="24"/>
          <w:szCs w:val="24"/>
        </w:rPr>
        <w:t>ssociate</w:t>
      </w:r>
      <w:r w:rsidR="00156756">
        <w:rPr>
          <w:rFonts w:ascii="Arial" w:eastAsia="Times New Roman" w:hAnsi="Arial"/>
          <w:sz w:val="24"/>
          <w:szCs w:val="24"/>
        </w:rPr>
        <w:t xml:space="preserve"> of Covered Entity</w:t>
      </w:r>
      <w:r w:rsidR="00AD3F6E">
        <w:rPr>
          <w:rFonts w:ascii="Arial" w:eastAsia="Times New Roman" w:hAnsi="Arial"/>
          <w:sz w:val="24"/>
          <w:szCs w:val="24"/>
        </w:rPr>
        <w:t>.</w:t>
      </w:r>
    </w:p>
    <w:p w14:paraId="37890C25" w14:textId="77777777" w:rsidR="0013320C" w:rsidRDefault="0013320C" w:rsidP="000D0C5F">
      <w:pPr>
        <w:spacing w:after="0" w:line="240" w:lineRule="auto"/>
        <w:ind w:right="72" w:firstLine="720"/>
        <w:jc w:val="both"/>
        <w:rPr>
          <w:rFonts w:ascii="Arial" w:eastAsia="Times New Roman" w:hAnsi="Arial"/>
          <w:sz w:val="24"/>
          <w:szCs w:val="24"/>
        </w:rPr>
      </w:pPr>
    </w:p>
    <w:p w14:paraId="1FA3BAD7" w14:textId="77777777" w:rsidR="0013320C" w:rsidRPr="004326AC" w:rsidRDefault="0013320C" w:rsidP="000D0C5F">
      <w:pPr>
        <w:spacing w:after="0" w:line="240" w:lineRule="auto"/>
        <w:ind w:right="72" w:firstLine="720"/>
        <w:jc w:val="both"/>
        <w:rPr>
          <w:rFonts w:ascii="Arial" w:eastAsia="Times New Roman" w:hAnsi="Arial"/>
          <w:sz w:val="24"/>
          <w:szCs w:val="24"/>
        </w:rPr>
      </w:pPr>
      <w:r>
        <w:rPr>
          <w:rFonts w:ascii="Arial" w:eastAsia="Times New Roman" w:hAnsi="Arial"/>
          <w:sz w:val="24"/>
          <w:szCs w:val="24"/>
        </w:rPr>
        <w:t xml:space="preserve">“Subcontractor” shall have the same meaning as the term is defined at 45 C.F.R. § 160.103. For the purposes of this Agreement, Subcontractor </w:t>
      </w:r>
      <w:r w:rsidR="009D1C57">
        <w:rPr>
          <w:rFonts w:ascii="Arial" w:eastAsia="Times New Roman" w:hAnsi="Arial"/>
          <w:sz w:val="24"/>
          <w:szCs w:val="24"/>
        </w:rPr>
        <w:t>shall refer to a contractor of</w:t>
      </w:r>
      <w:r w:rsidR="009D1C57" w:rsidRPr="009D1C57">
        <w:rPr>
          <w:rFonts w:ascii="Arial" w:eastAsia="Times New Roman" w:hAnsi="Arial"/>
          <w:sz w:val="24"/>
          <w:szCs w:val="24"/>
        </w:rPr>
        <w:t xml:space="preserve"> </w:t>
      </w:r>
      <w:r w:rsidR="009D1C57">
        <w:rPr>
          <w:rFonts w:ascii="Arial" w:eastAsia="Times New Roman" w:hAnsi="Arial"/>
          <w:sz w:val="24"/>
          <w:szCs w:val="24"/>
        </w:rPr>
        <w:t>any person or entity</w:t>
      </w:r>
      <w:r w:rsidR="005C6828">
        <w:rPr>
          <w:rFonts w:ascii="Arial" w:eastAsia="Times New Roman" w:hAnsi="Arial"/>
          <w:sz w:val="24"/>
          <w:szCs w:val="24"/>
        </w:rPr>
        <w:t>, other than Covered Entity</w:t>
      </w:r>
      <w:r w:rsidR="00156756">
        <w:rPr>
          <w:rFonts w:ascii="Arial" w:eastAsia="Times New Roman" w:hAnsi="Arial"/>
          <w:sz w:val="24"/>
          <w:szCs w:val="24"/>
        </w:rPr>
        <w:t xml:space="preserve"> or Business Associate</w:t>
      </w:r>
      <w:r w:rsidR="005C6828">
        <w:rPr>
          <w:rFonts w:ascii="Arial" w:eastAsia="Times New Roman" w:hAnsi="Arial"/>
          <w:sz w:val="24"/>
          <w:szCs w:val="24"/>
        </w:rPr>
        <w:t>,</w:t>
      </w:r>
      <w:r w:rsidR="009D1C57">
        <w:rPr>
          <w:rFonts w:ascii="Arial" w:eastAsia="Times New Roman" w:hAnsi="Arial"/>
          <w:sz w:val="24"/>
          <w:szCs w:val="24"/>
        </w:rPr>
        <w:t xml:space="preserve"> that creates, receives, maintains, or transmits PHI under the terms of this Agreement</w:t>
      </w:r>
      <w:r>
        <w:rPr>
          <w:rFonts w:ascii="Arial" w:eastAsia="Times New Roman" w:hAnsi="Arial"/>
          <w:sz w:val="24"/>
          <w:szCs w:val="24"/>
        </w:rPr>
        <w:t>.</w:t>
      </w:r>
    </w:p>
    <w:p w14:paraId="674383F3" w14:textId="77777777" w:rsidR="00A90836" w:rsidRDefault="00A90836" w:rsidP="004326AC">
      <w:pPr>
        <w:spacing w:after="0" w:line="240" w:lineRule="auto"/>
        <w:ind w:right="72" w:firstLine="720"/>
        <w:jc w:val="both"/>
        <w:rPr>
          <w:rFonts w:ascii="Arial" w:eastAsia="Times New Roman" w:hAnsi="Arial"/>
          <w:sz w:val="24"/>
          <w:szCs w:val="24"/>
        </w:rPr>
      </w:pPr>
    </w:p>
    <w:p w14:paraId="2429E3CF" w14:textId="77777777" w:rsidR="004326AC" w:rsidRPr="004326AC" w:rsidRDefault="00C0135F" w:rsidP="00AD3F6E">
      <w:pPr>
        <w:spacing w:after="0" w:line="240" w:lineRule="auto"/>
        <w:ind w:right="72"/>
        <w:jc w:val="both"/>
        <w:rPr>
          <w:rFonts w:ascii="Arial" w:eastAsia="Times New Roman" w:hAnsi="Arial"/>
          <w:sz w:val="24"/>
          <w:szCs w:val="24"/>
        </w:rPr>
      </w:pPr>
      <w:r w:rsidRPr="00AD3F6E">
        <w:rPr>
          <w:rFonts w:ascii="Arial" w:eastAsia="Times New Roman" w:hAnsi="Arial"/>
          <w:sz w:val="24"/>
          <w:szCs w:val="24"/>
          <w:u w:val="single"/>
        </w:rPr>
        <w:t>Terms and Conditions</w:t>
      </w:r>
      <w:r>
        <w:rPr>
          <w:rFonts w:ascii="Arial" w:eastAsia="Times New Roman" w:hAnsi="Arial"/>
          <w:sz w:val="24"/>
          <w:szCs w:val="24"/>
        </w:rPr>
        <w:t xml:space="preserve">.  </w:t>
      </w:r>
      <w:r w:rsidR="004326AC" w:rsidRPr="004326AC">
        <w:rPr>
          <w:rFonts w:ascii="Arial" w:eastAsia="Times New Roman" w:hAnsi="Arial"/>
          <w:sz w:val="24"/>
          <w:szCs w:val="24"/>
        </w:rPr>
        <w:t>Covered Entity and Business Associate agree as follows:</w:t>
      </w:r>
    </w:p>
    <w:p w14:paraId="76155091" w14:textId="77777777" w:rsidR="004326AC" w:rsidRPr="004326AC" w:rsidRDefault="004326AC" w:rsidP="004326AC">
      <w:pPr>
        <w:spacing w:after="0" w:line="240" w:lineRule="auto"/>
        <w:ind w:left="540" w:right="72"/>
        <w:jc w:val="both"/>
        <w:rPr>
          <w:rFonts w:ascii="Arial" w:eastAsia="Times New Roman" w:hAnsi="Arial"/>
          <w:sz w:val="24"/>
          <w:szCs w:val="24"/>
        </w:rPr>
      </w:pPr>
    </w:p>
    <w:p w14:paraId="2AC0B8BF" w14:textId="77777777" w:rsidR="004326AC" w:rsidRPr="004326AC" w:rsidRDefault="00481F07" w:rsidP="00DB4A79">
      <w:pPr>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t>1</w:t>
      </w:r>
      <w:r w:rsidR="004326AC" w:rsidRPr="004326AC">
        <w:rPr>
          <w:rFonts w:ascii="Arial" w:eastAsia="Times New Roman" w:hAnsi="Arial"/>
          <w:sz w:val="24"/>
          <w:szCs w:val="24"/>
        </w:rPr>
        <w:t>.</w:t>
      </w:r>
      <w:r w:rsidR="004326AC" w:rsidRPr="004326AC">
        <w:rPr>
          <w:rFonts w:ascii="Arial" w:eastAsia="Times New Roman" w:hAnsi="Arial"/>
          <w:sz w:val="24"/>
          <w:szCs w:val="24"/>
        </w:rPr>
        <w:tab/>
      </w:r>
      <w:r w:rsidR="004326AC" w:rsidRPr="004326AC">
        <w:rPr>
          <w:rFonts w:ascii="Arial" w:eastAsia="Times New Roman" w:hAnsi="Arial"/>
          <w:sz w:val="24"/>
          <w:szCs w:val="24"/>
          <w:u w:val="single"/>
        </w:rPr>
        <w:t>Ownership of PHI</w:t>
      </w:r>
      <w:r w:rsidR="004326AC" w:rsidRPr="004326AC">
        <w:rPr>
          <w:rFonts w:ascii="Arial" w:eastAsia="Times New Roman" w:hAnsi="Arial"/>
          <w:sz w:val="24"/>
          <w:szCs w:val="24"/>
        </w:rPr>
        <w:t xml:space="preserve">.  </w:t>
      </w:r>
      <w:r w:rsidR="00156756" w:rsidRPr="00156756">
        <w:rPr>
          <w:rFonts w:ascii="Arial" w:eastAsia="Times New Roman" w:hAnsi="Arial"/>
          <w:sz w:val="24"/>
          <w:szCs w:val="24"/>
        </w:rPr>
        <w:t xml:space="preserve">PHI is and remains data owned   by Covered Entity </w:t>
      </w:r>
      <w:proofErr w:type="gramStart"/>
      <w:r w:rsidR="00156756" w:rsidRPr="00156756">
        <w:rPr>
          <w:rFonts w:ascii="Arial" w:eastAsia="Times New Roman" w:hAnsi="Arial"/>
          <w:sz w:val="24"/>
          <w:szCs w:val="24"/>
        </w:rPr>
        <w:t>as long as</w:t>
      </w:r>
      <w:proofErr w:type="gramEnd"/>
      <w:r w:rsidR="00156756" w:rsidRPr="00156756">
        <w:rPr>
          <w:rFonts w:ascii="Arial" w:eastAsia="Times New Roman" w:hAnsi="Arial"/>
          <w:sz w:val="24"/>
          <w:szCs w:val="24"/>
        </w:rPr>
        <w:t xml:space="preserve"> Business Associate creates, receives, maintains, or transmits PHI, regardless of whether a compliant Business Associate Agreement is in place.</w:t>
      </w:r>
    </w:p>
    <w:p w14:paraId="3E7C4AC8" w14:textId="77777777" w:rsidR="004326AC" w:rsidRPr="004326AC" w:rsidRDefault="004326AC" w:rsidP="004326AC">
      <w:pPr>
        <w:tabs>
          <w:tab w:val="num" w:pos="540"/>
        </w:tabs>
        <w:spacing w:after="0" w:line="240" w:lineRule="auto"/>
        <w:ind w:left="540" w:right="72" w:hanging="540"/>
        <w:jc w:val="both"/>
        <w:rPr>
          <w:rFonts w:ascii="Arial" w:eastAsia="Times New Roman" w:hAnsi="Arial"/>
          <w:sz w:val="24"/>
          <w:szCs w:val="24"/>
        </w:rPr>
      </w:pPr>
    </w:p>
    <w:p w14:paraId="414DBADD" w14:textId="77777777" w:rsidR="007607B5" w:rsidRDefault="00817F8F" w:rsidP="00DB4A79">
      <w:pPr>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t>2</w:t>
      </w:r>
      <w:r w:rsidR="004326AC" w:rsidRPr="004326AC">
        <w:rPr>
          <w:rFonts w:ascii="Arial" w:eastAsia="Times New Roman" w:hAnsi="Arial"/>
          <w:sz w:val="24"/>
          <w:szCs w:val="24"/>
        </w:rPr>
        <w:t>.</w:t>
      </w:r>
      <w:r w:rsidR="004326AC" w:rsidRPr="004326AC">
        <w:rPr>
          <w:rFonts w:ascii="Arial" w:eastAsia="Times New Roman" w:hAnsi="Arial"/>
          <w:sz w:val="24"/>
          <w:szCs w:val="24"/>
        </w:rPr>
        <w:tab/>
      </w:r>
      <w:r w:rsidR="004326AC" w:rsidRPr="004326AC">
        <w:rPr>
          <w:rFonts w:ascii="Arial" w:eastAsia="Times New Roman" w:hAnsi="Arial"/>
          <w:sz w:val="24"/>
          <w:szCs w:val="24"/>
          <w:u w:val="single"/>
        </w:rPr>
        <w:t xml:space="preserve">Use and Disclosure </w:t>
      </w:r>
      <w:r w:rsidR="000A2727">
        <w:rPr>
          <w:rFonts w:ascii="Arial" w:eastAsia="Times New Roman" w:hAnsi="Arial"/>
          <w:sz w:val="24"/>
          <w:szCs w:val="24"/>
          <w:u w:val="single"/>
        </w:rPr>
        <w:t xml:space="preserve">of PHI </w:t>
      </w:r>
      <w:r w:rsidR="004326AC" w:rsidRPr="004326AC">
        <w:rPr>
          <w:rFonts w:ascii="Arial" w:eastAsia="Times New Roman" w:hAnsi="Arial"/>
          <w:sz w:val="24"/>
          <w:szCs w:val="24"/>
          <w:u w:val="single"/>
        </w:rPr>
        <w:t>by Business Associate</w:t>
      </w:r>
      <w:r w:rsidR="004326AC" w:rsidRPr="004326AC">
        <w:rPr>
          <w:rFonts w:ascii="Arial" w:eastAsia="Times New Roman" w:hAnsi="Arial"/>
          <w:sz w:val="24"/>
          <w:szCs w:val="24"/>
        </w:rPr>
        <w:t xml:space="preserve">.  Unless otherwise </w:t>
      </w:r>
      <w:r w:rsidR="00D52960">
        <w:rPr>
          <w:rFonts w:ascii="Arial" w:eastAsia="Times New Roman" w:hAnsi="Arial"/>
          <w:sz w:val="24"/>
          <w:szCs w:val="24"/>
        </w:rPr>
        <w:t>provided</w:t>
      </w:r>
      <w:r w:rsidR="004326AC" w:rsidRPr="004326AC">
        <w:rPr>
          <w:rFonts w:ascii="Arial" w:eastAsia="Times New Roman" w:hAnsi="Arial"/>
          <w:sz w:val="24"/>
          <w:szCs w:val="24"/>
        </w:rPr>
        <w:t>, Business Associate:</w:t>
      </w:r>
    </w:p>
    <w:p w14:paraId="5E0692D0" w14:textId="77777777" w:rsidR="007607B5" w:rsidRPr="004326AC" w:rsidRDefault="007607B5" w:rsidP="002E5A11">
      <w:pPr>
        <w:spacing w:after="0" w:line="240" w:lineRule="auto"/>
        <w:ind w:left="720" w:right="72" w:hanging="720"/>
        <w:jc w:val="both"/>
        <w:rPr>
          <w:rFonts w:ascii="Arial" w:eastAsia="Times New Roman" w:hAnsi="Arial"/>
          <w:sz w:val="24"/>
          <w:szCs w:val="24"/>
        </w:rPr>
      </w:pPr>
      <w:r>
        <w:rPr>
          <w:rFonts w:ascii="Arial" w:eastAsia="Times New Roman" w:hAnsi="Arial"/>
          <w:sz w:val="24"/>
          <w:szCs w:val="24"/>
        </w:rPr>
        <w:tab/>
      </w:r>
    </w:p>
    <w:p w14:paraId="3D3B304C" w14:textId="77777777" w:rsidR="0060472E" w:rsidRPr="004326AC" w:rsidRDefault="007607B5" w:rsidP="00FE0C75">
      <w:pPr>
        <w:spacing w:after="0" w:line="240" w:lineRule="auto"/>
        <w:ind w:left="360" w:right="72"/>
        <w:jc w:val="both"/>
        <w:rPr>
          <w:rFonts w:ascii="Arial" w:eastAsia="Times New Roman" w:hAnsi="Arial"/>
          <w:sz w:val="24"/>
          <w:szCs w:val="24"/>
        </w:rPr>
      </w:pPr>
      <w:r>
        <w:rPr>
          <w:rFonts w:ascii="Arial" w:eastAsia="Times New Roman" w:hAnsi="Arial"/>
          <w:sz w:val="24"/>
          <w:szCs w:val="24"/>
        </w:rPr>
        <w:t xml:space="preserve">A. </w:t>
      </w:r>
      <w:r w:rsidR="00AD3F6E">
        <w:rPr>
          <w:rFonts w:ascii="Arial" w:eastAsia="Times New Roman" w:hAnsi="Arial"/>
          <w:sz w:val="24"/>
          <w:szCs w:val="24"/>
        </w:rPr>
        <w:t xml:space="preserve"> </w:t>
      </w:r>
      <w:r w:rsidR="00D52960">
        <w:rPr>
          <w:rFonts w:ascii="Arial" w:eastAsia="Times New Roman" w:hAnsi="Arial"/>
          <w:sz w:val="24"/>
          <w:szCs w:val="24"/>
        </w:rPr>
        <w:t>May</w:t>
      </w:r>
      <w:r w:rsidR="000A2727">
        <w:rPr>
          <w:rFonts w:ascii="Arial" w:eastAsia="Times New Roman" w:hAnsi="Arial"/>
          <w:sz w:val="24"/>
          <w:szCs w:val="24"/>
        </w:rPr>
        <w:t xml:space="preserve"> </w:t>
      </w:r>
      <w:r w:rsidR="00C63D21">
        <w:rPr>
          <w:rFonts w:ascii="Arial" w:eastAsia="Times New Roman" w:hAnsi="Arial"/>
          <w:sz w:val="24"/>
          <w:szCs w:val="24"/>
        </w:rPr>
        <w:t xml:space="preserve">not </w:t>
      </w:r>
      <w:r w:rsidR="000A2727">
        <w:rPr>
          <w:rFonts w:ascii="Arial" w:eastAsia="Times New Roman" w:hAnsi="Arial"/>
          <w:sz w:val="24"/>
          <w:szCs w:val="24"/>
        </w:rPr>
        <w:t>u</w:t>
      </w:r>
      <w:r w:rsidR="00FD6799" w:rsidRPr="00495964">
        <w:rPr>
          <w:rFonts w:ascii="Arial" w:eastAsia="Times New Roman" w:hAnsi="Arial" w:cs="Arial"/>
          <w:sz w:val="24"/>
        </w:rPr>
        <w:t xml:space="preserve">se or disclose </w:t>
      </w:r>
      <w:r w:rsidR="00C63D21">
        <w:rPr>
          <w:rFonts w:ascii="Arial" w:eastAsia="Times New Roman" w:hAnsi="Arial" w:cs="Arial"/>
          <w:sz w:val="24"/>
        </w:rPr>
        <w:t xml:space="preserve">PHI other than </w:t>
      </w:r>
      <w:r w:rsidR="00FD6799" w:rsidRPr="00495964">
        <w:rPr>
          <w:rFonts w:ascii="Arial" w:eastAsia="Times New Roman" w:hAnsi="Arial" w:cs="Arial"/>
          <w:sz w:val="24"/>
        </w:rPr>
        <w:t xml:space="preserve">as permitted or required by </w:t>
      </w:r>
      <w:r w:rsidR="00571B2D">
        <w:rPr>
          <w:rFonts w:ascii="Arial" w:eastAsia="Times New Roman" w:hAnsi="Arial"/>
          <w:sz w:val="24"/>
          <w:szCs w:val="24"/>
        </w:rPr>
        <w:t xml:space="preserve">this Agreement, or </w:t>
      </w:r>
      <w:r w:rsidR="00571B2D">
        <w:rPr>
          <w:rFonts w:ascii="Arial" w:eastAsia="Times New Roman" w:hAnsi="Arial" w:cs="Arial"/>
          <w:sz w:val="24"/>
        </w:rPr>
        <w:t>in a manner that would violate the HIPAA Privacy Rule if done by Covered Entity, except that it may</w:t>
      </w:r>
      <w:r w:rsidR="00571B2D" w:rsidRPr="00C63D21">
        <w:rPr>
          <w:rFonts w:ascii="Arial" w:eastAsia="Times New Roman" w:hAnsi="Arial"/>
          <w:sz w:val="24"/>
          <w:szCs w:val="24"/>
        </w:rPr>
        <w:t xml:space="preserve"> </w:t>
      </w:r>
      <w:r w:rsidR="00571B2D">
        <w:rPr>
          <w:rFonts w:ascii="Arial" w:eastAsia="Times New Roman" w:hAnsi="Arial"/>
          <w:sz w:val="24"/>
          <w:szCs w:val="24"/>
        </w:rPr>
        <w:t>use or disclose PHI</w:t>
      </w:r>
      <w:r w:rsidR="0060472E">
        <w:rPr>
          <w:rFonts w:ascii="Arial" w:eastAsia="Times New Roman" w:hAnsi="Arial"/>
          <w:sz w:val="24"/>
          <w:szCs w:val="24"/>
        </w:rPr>
        <w:t>:</w:t>
      </w:r>
    </w:p>
    <w:p w14:paraId="22B89B51" w14:textId="77777777" w:rsidR="0060472E" w:rsidRPr="004326AC" w:rsidRDefault="0060472E" w:rsidP="00FE0C75">
      <w:pPr>
        <w:spacing w:after="0" w:line="240" w:lineRule="auto"/>
        <w:ind w:left="720" w:right="72"/>
        <w:jc w:val="both"/>
        <w:rPr>
          <w:rFonts w:ascii="Arial" w:eastAsia="Times New Roman" w:hAnsi="Arial"/>
          <w:sz w:val="24"/>
          <w:szCs w:val="24"/>
        </w:rPr>
      </w:pPr>
    </w:p>
    <w:p w14:paraId="1F2B45C0" w14:textId="77777777" w:rsidR="0060472E" w:rsidRDefault="0060472E" w:rsidP="0002531C">
      <w:pPr>
        <w:tabs>
          <w:tab w:val="num" w:pos="1170"/>
        </w:tabs>
        <w:spacing w:after="0" w:line="240" w:lineRule="auto"/>
        <w:ind w:left="720" w:right="72"/>
        <w:jc w:val="both"/>
        <w:rPr>
          <w:rFonts w:ascii="Arial" w:eastAsia="Times New Roman" w:hAnsi="Arial"/>
          <w:sz w:val="24"/>
          <w:szCs w:val="24"/>
        </w:rPr>
      </w:pPr>
      <w:r>
        <w:rPr>
          <w:rFonts w:ascii="Arial" w:eastAsia="Times New Roman" w:hAnsi="Arial"/>
          <w:sz w:val="24"/>
          <w:szCs w:val="24"/>
        </w:rPr>
        <w:t>(1</w:t>
      </w:r>
      <w:proofErr w:type="gramStart"/>
      <w:r>
        <w:rPr>
          <w:rFonts w:ascii="Arial" w:eastAsia="Times New Roman" w:hAnsi="Arial"/>
          <w:sz w:val="24"/>
          <w:szCs w:val="24"/>
        </w:rPr>
        <w:t>)</w:t>
      </w:r>
      <w:r w:rsidR="008702BA">
        <w:rPr>
          <w:rFonts w:ascii="Arial" w:eastAsia="Times New Roman" w:hAnsi="Arial"/>
          <w:sz w:val="24"/>
          <w:szCs w:val="24"/>
        </w:rPr>
        <w:t xml:space="preserve">  </w:t>
      </w:r>
      <w:r>
        <w:rPr>
          <w:rFonts w:ascii="Arial" w:eastAsia="Times New Roman" w:hAnsi="Arial"/>
          <w:sz w:val="24"/>
          <w:szCs w:val="24"/>
        </w:rPr>
        <w:t>As</w:t>
      </w:r>
      <w:proofErr w:type="gramEnd"/>
      <w:r>
        <w:rPr>
          <w:rFonts w:ascii="Arial" w:eastAsia="Times New Roman" w:hAnsi="Arial"/>
          <w:sz w:val="24"/>
          <w:szCs w:val="24"/>
        </w:rPr>
        <w:t xml:space="preserve"> required by law</w:t>
      </w:r>
      <w:r w:rsidR="00D52960">
        <w:rPr>
          <w:rFonts w:ascii="Arial" w:eastAsia="Times New Roman" w:hAnsi="Arial"/>
          <w:sz w:val="24"/>
          <w:szCs w:val="24"/>
        </w:rPr>
        <w:t xml:space="preserve"> or to carry out its legal </w:t>
      </w:r>
      <w:proofErr w:type="gramStart"/>
      <w:r w:rsidR="00D52960">
        <w:rPr>
          <w:rFonts w:ascii="Arial" w:eastAsia="Times New Roman" w:hAnsi="Arial"/>
          <w:sz w:val="24"/>
          <w:szCs w:val="24"/>
        </w:rPr>
        <w:t>responsibilities</w:t>
      </w:r>
      <w:r>
        <w:rPr>
          <w:rFonts w:ascii="Arial" w:eastAsia="Times New Roman" w:hAnsi="Arial"/>
          <w:sz w:val="24"/>
          <w:szCs w:val="24"/>
        </w:rPr>
        <w:t>;</w:t>
      </w:r>
      <w:proofErr w:type="gramEnd"/>
      <w:r>
        <w:rPr>
          <w:rFonts w:ascii="Arial" w:eastAsia="Times New Roman" w:hAnsi="Arial"/>
          <w:sz w:val="24"/>
          <w:szCs w:val="24"/>
        </w:rPr>
        <w:t xml:space="preserve"> </w:t>
      </w:r>
    </w:p>
    <w:p w14:paraId="5A1F89A0" w14:textId="77777777" w:rsidR="0060472E" w:rsidRDefault="0060472E" w:rsidP="00FE0C75">
      <w:pPr>
        <w:tabs>
          <w:tab w:val="num" w:pos="1080"/>
        </w:tabs>
        <w:spacing w:after="0" w:line="240" w:lineRule="auto"/>
        <w:ind w:left="720" w:right="72"/>
        <w:jc w:val="both"/>
        <w:rPr>
          <w:rFonts w:ascii="Arial" w:eastAsia="Times New Roman" w:hAnsi="Arial"/>
          <w:sz w:val="24"/>
          <w:szCs w:val="24"/>
        </w:rPr>
      </w:pPr>
      <w:r>
        <w:rPr>
          <w:rFonts w:ascii="Arial" w:eastAsia="Times New Roman" w:hAnsi="Arial"/>
          <w:sz w:val="24"/>
          <w:szCs w:val="24"/>
        </w:rPr>
        <w:t>(2</w:t>
      </w:r>
      <w:proofErr w:type="gramStart"/>
      <w:r>
        <w:rPr>
          <w:rFonts w:ascii="Arial" w:eastAsia="Times New Roman" w:hAnsi="Arial"/>
          <w:sz w:val="24"/>
          <w:szCs w:val="24"/>
        </w:rPr>
        <w:t>)</w:t>
      </w:r>
      <w:r w:rsidR="008702BA">
        <w:rPr>
          <w:rFonts w:ascii="Arial" w:eastAsia="Times New Roman" w:hAnsi="Arial"/>
          <w:sz w:val="24"/>
          <w:szCs w:val="24"/>
        </w:rPr>
        <w:t xml:space="preserve">  </w:t>
      </w:r>
      <w:r>
        <w:rPr>
          <w:rFonts w:ascii="Arial" w:eastAsia="Times New Roman" w:hAnsi="Arial"/>
          <w:sz w:val="24"/>
          <w:szCs w:val="24"/>
        </w:rPr>
        <w:t>F</w:t>
      </w:r>
      <w:r w:rsidRPr="004326AC">
        <w:rPr>
          <w:rFonts w:ascii="Arial" w:eastAsia="Times New Roman" w:hAnsi="Arial"/>
          <w:sz w:val="24"/>
          <w:szCs w:val="24"/>
        </w:rPr>
        <w:t>or</w:t>
      </w:r>
      <w:proofErr w:type="gramEnd"/>
      <w:r w:rsidRPr="004326AC">
        <w:rPr>
          <w:rFonts w:ascii="Arial" w:eastAsia="Times New Roman" w:hAnsi="Arial"/>
          <w:sz w:val="24"/>
          <w:szCs w:val="24"/>
        </w:rPr>
        <w:t xml:space="preserve"> </w:t>
      </w:r>
      <w:r>
        <w:rPr>
          <w:rFonts w:ascii="Arial" w:eastAsia="Times New Roman" w:hAnsi="Arial"/>
          <w:sz w:val="24"/>
          <w:szCs w:val="24"/>
        </w:rPr>
        <w:t>the</w:t>
      </w:r>
      <w:r w:rsidRPr="004326AC">
        <w:rPr>
          <w:rFonts w:ascii="Arial" w:eastAsia="Times New Roman" w:hAnsi="Arial"/>
          <w:sz w:val="24"/>
          <w:szCs w:val="24"/>
        </w:rPr>
        <w:t xml:space="preserve"> proper management and administration </w:t>
      </w:r>
      <w:r>
        <w:rPr>
          <w:rFonts w:ascii="Arial" w:eastAsia="Times New Roman" w:hAnsi="Arial"/>
          <w:sz w:val="24"/>
          <w:szCs w:val="24"/>
        </w:rPr>
        <w:t xml:space="preserve">of Business Associate; </w:t>
      </w:r>
      <w:r w:rsidR="0034582D">
        <w:rPr>
          <w:rFonts w:ascii="Arial" w:eastAsia="Times New Roman" w:hAnsi="Arial"/>
          <w:sz w:val="24"/>
          <w:szCs w:val="24"/>
        </w:rPr>
        <w:t>or</w:t>
      </w:r>
      <w:r>
        <w:rPr>
          <w:rFonts w:ascii="Arial" w:eastAsia="Times New Roman" w:hAnsi="Arial"/>
          <w:sz w:val="24"/>
          <w:szCs w:val="24"/>
        </w:rPr>
        <w:t xml:space="preserve"> </w:t>
      </w:r>
    </w:p>
    <w:p w14:paraId="06EFA5C8" w14:textId="77777777" w:rsidR="0060472E" w:rsidRDefault="0060472E" w:rsidP="0002531C">
      <w:pPr>
        <w:tabs>
          <w:tab w:val="num" w:pos="1080"/>
        </w:tabs>
        <w:spacing w:after="0" w:line="240" w:lineRule="auto"/>
        <w:ind w:left="720" w:right="72"/>
        <w:rPr>
          <w:rFonts w:ascii="Arial" w:eastAsia="Times New Roman" w:hAnsi="Arial"/>
          <w:sz w:val="24"/>
          <w:szCs w:val="24"/>
        </w:rPr>
      </w:pPr>
      <w:r>
        <w:rPr>
          <w:rFonts w:ascii="Arial" w:eastAsia="Times New Roman" w:hAnsi="Arial"/>
          <w:sz w:val="24"/>
          <w:szCs w:val="24"/>
        </w:rPr>
        <w:t>(3</w:t>
      </w:r>
      <w:proofErr w:type="gramStart"/>
      <w:r>
        <w:rPr>
          <w:rFonts w:ascii="Arial" w:eastAsia="Times New Roman" w:hAnsi="Arial"/>
          <w:sz w:val="24"/>
          <w:szCs w:val="24"/>
        </w:rPr>
        <w:t>)</w:t>
      </w:r>
      <w:r w:rsidR="0002531C">
        <w:rPr>
          <w:rFonts w:ascii="Arial" w:eastAsia="Times New Roman" w:hAnsi="Arial"/>
          <w:sz w:val="24"/>
          <w:szCs w:val="24"/>
        </w:rPr>
        <w:t xml:space="preserve">  </w:t>
      </w:r>
      <w:r>
        <w:rPr>
          <w:rFonts w:ascii="Arial" w:eastAsia="Times New Roman" w:hAnsi="Arial"/>
          <w:sz w:val="24"/>
          <w:szCs w:val="24"/>
        </w:rPr>
        <w:t xml:space="preserve">To </w:t>
      </w:r>
      <w:r w:rsidR="0002531C">
        <w:rPr>
          <w:rFonts w:ascii="Arial" w:eastAsia="Times New Roman" w:hAnsi="Arial"/>
          <w:sz w:val="24"/>
          <w:szCs w:val="24"/>
        </w:rPr>
        <w:t xml:space="preserve">  </w:t>
      </w:r>
      <w:proofErr w:type="gramEnd"/>
      <w:r w:rsidR="0002531C">
        <w:rPr>
          <w:rFonts w:ascii="Arial" w:eastAsia="Times New Roman" w:hAnsi="Arial"/>
          <w:sz w:val="24"/>
          <w:szCs w:val="24"/>
        </w:rPr>
        <w:t xml:space="preserve"> </w:t>
      </w:r>
      <w:r>
        <w:rPr>
          <w:rFonts w:ascii="Arial" w:eastAsia="Times New Roman" w:hAnsi="Arial"/>
          <w:sz w:val="24"/>
          <w:szCs w:val="24"/>
        </w:rPr>
        <w:t xml:space="preserve">provide </w:t>
      </w:r>
      <w:r w:rsidR="0002531C">
        <w:rPr>
          <w:rFonts w:ascii="Arial" w:eastAsia="Times New Roman" w:hAnsi="Arial"/>
          <w:sz w:val="24"/>
          <w:szCs w:val="24"/>
        </w:rPr>
        <w:t xml:space="preserve">   </w:t>
      </w:r>
      <w:r w:rsidR="0014521E">
        <w:rPr>
          <w:rFonts w:ascii="Arial" w:eastAsia="Times New Roman" w:hAnsi="Arial"/>
          <w:sz w:val="24"/>
          <w:szCs w:val="24"/>
        </w:rPr>
        <w:t xml:space="preserve">Data Aggregation </w:t>
      </w:r>
      <w:r>
        <w:rPr>
          <w:rFonts w:ascii="Arial" w:eastAsia="Times New Roman" w:hAnsi="Arial"/>
          <w:sz w:val="24"/>
          <w:szCs w:val="24"/>
        </w:rPr>
        <w:t>servi</w:t>
      </w:r>
      <w:r w:rsidR="0014521E">
        <w:rPr>
          <w:rFonts w:ascii="Arial" w:eastAsia="Times New Roman" w:hAnsi="Arial"/>
          <w:sz w:val="24"/>
          <w:szCs w:val="24"/>
        </w:rPr>
        <w:t xml:space="preserve">ces </w:t>
      </w:r>
      <w:r w:rsidR="0002531C">
        <w:rPr>
          <w:rFonts w:ascii="Arial" w:eastAsia="Times New Roman" w:hAnsi="Arial"/>
          <w:sz w:val="24"/>
          <w:szCs w:val="24"/>
        </w:rPr>
        <w:t xml:space="preserve">relating </w:t>
      </w:r>
      <w:proofErr w:type="gramStart"/>
      <w:r w:rsidR="0002531C">
        <w:rPr>
          <w:rFonts w:ascii="Arial" w:eastAsia="Times New Roman" w:hAnsi="Arial"/>
          <w:sz w:val="24"/>
          <w:szCs w:val="24"/>
        </w:rPr>
        <w:t>to  the</w:t>
      </w:r>
      <w:proofErr w:type="gramEnd"/>
      <w:r w:rsidR="0002531C">
        <w:rPr>
          <w:rFonts w:ascii="Arial" w:eastAsia="Times New Roman" w:hAnsi="Arial"/>
          <w:sz w:val="24"/>
          <w:szCs w:val="24"/>
        </w:rPr>
        <w:t xml:space="preserve">   health    care </w:t>
      </w:r>
      <w:r>
        <w:rPr>
          <w:rFonts w:ascii="Arial" w:eastAsia="Times New Roman" w:hAnsi="Arial"/>
          <w:sz w:val="24"/>
          <w:szCs w:val="24"/>
        </w:rPr>
        <w:t>operations of Covered Entity.</w:t>
      </w:r>
    </w:p>
    <w:p w14:paraId="32B7974A" w14:textId="77777777" w:rsidR="0060472E" w:rsidRDefault="0060472E" w:rsidP="0060472E">
      <w:pPr>
        <w:spacing w:after="0" w:line="240" w:lineRule="auto"/>
        <w:ind w:left="1260" w:right="72" w:hanging="540"/>
        <w:jc w:val="both"/>
        <w:rPr>
          <w:rFonts w:ascii="Arial" w:eastAsia="Times New Roman" w:hAnsi="Arial"/>
          <w:sz w:val="24"/>
          <w:szCs w:val="24"/>
        </w:rPr>
      </w:pPr>
    </w:p>
    <w:p w14:paraId="4833BD1C" w14:textId="77777777" w:rsidR="0034582D" w:rsidRDefault="000D0C5F" w:rsidP="00FE0C75">
      <w:pPr>
        <w:spacing w:after="0" w:line="240" w:lineRule="auto"/>
        <w:ind w:left="360" w:right="72"/>
        <w:jc w:val="both"/>
        <w:rPr>
          <w:rFonts w:ascii="Arial" w:eastAsia="Times New Roman" w:hAnsi="Arial"/>
          <w:sz w:val="24"/>
          <w:szCs w:val="24"/>
        </w:rPr>
      </w:pPr>
      <w:r>
        <w:rPr>
          <w:rFonts w:ascii="Arial" w:eastAsia="Times New Roman" w:hAnsi="Arial" w:cs="Arial"/>
          <w:sz w:val="24"/>
        </w:rPr>
        <w:t xml:space="preserve">B.  </w:t>
      </w:r>
      <w:r w:rsidR="00C63D21" w:rsidRPr="000D0C5F">
        <w:rPr>
          <w:rFonts w:ascii="Arial" w:eastAsia="Times New Roman" w:hAnsi="Arial"/>
          <w:sz w:val="24"/>
          <w:szCs w:val="24"/>
        </w:rPr>
        <w:t xml:space="preserve">Must use or disclose PHI in a manner that </w:t>
      </w:r>
      <w:r w:rsidR="004326AC" w:rsidRPr="000D0C5F">
        <w:rPr>
          <w:rFonts w:ascii="Arial" w:eastAsia="Times New Roman" w:hAnsi="Arial"/>
          <w:sz w:val="24"/>
          <w:szCs w:val="24"/>
        </w:rPr>
        <w:t>complies with Covered Entity’s minimum necessary policies and procedures</w:t>
      </w:r>
      <w:r w:rsidR="0013320C">
        <w:rPr>
          <w:rFonts w:ascii="Arial" w:eastAsia="Times New Roman" w:hAnsi="Arial"/>
          <w:sz w:val="24"/>
          <w:szCs w:val="24"/>
        </w:rPr>
        <w:t xml:space="preserve">. </w:t>
      </w:r>
    </w:p>
    <w:p w14:paraId="03EAC31A" w14:textId="77777777" w:rsidR="0034582D" w:rsidRDefault="0034582D" w:rsidP="00FE0C75">
      <w:pPr>
        <w:spacing w:after="0" w:line="240" w:lineRule="auto"/>
        <w:ind w:left="360" w:right="72"/>
        <w:jc w:val="both"/>
        <w:rPr>
          <w:rFonts w:ascii="Arial" w:eastAsia="Times New Roman" w:hAnsi="Arial"/>
          <w:sz w:val="24"/>
          <w:szCs w:val="24"/>
        </w:rPr>
      </w:pPr>
    </w:p>
    <w:p w14:paraId="604B6D72" w14:textId="77777777" w:rsidR="00DB4A79" w:rsidRPr="004326AC" w:rsidRDefault="0034582D" w:rsidP="00156756">
      <w:pPr>
        <w:tabs>
          <w:tab w:val="left" w:pos="810"/>
        </w:tabs>
        <w:spacing w:after="0" w:line="240" w:lineRule="auto"/>
        <w:ind w:left="360" w:right="72"/>
        <w:jc w:val="both"/>
        <w:rPr>
          <w:rFonts w:ascii="Arial" w:eastAsia="Times New Roman" w:hAnsi="Arial"/>
          <w:sz w:val="24"/>
          <w:szCs w:val="24"/>
        </w:rPr>
      </w:pPr>
      <w:r>
        <w:rPr>
          <w:rFonts w:ascii="Arial" w:eastAsia="Times New Roman" w:hAnsi="Arial"/>
          <w:sz w:val="24"/>
          <w:szCs w:val="24"/>
        </w:rPr>
        <w:t xml:space="preserve">C.  </w:t>
      </w:r>
      <w:r w:rsidR="00156756" w:rsidRPr="00156756">
        <w:rPr>
          <w:rFonts w:ascii="Arial" w:eastAsia="Times New Roman" w:hAnsi="Arial"/>
          <w:sz w:val="24"/>
          <w:szCs w:val="24"/>
        </w:rPr>
        <w:t xml:space="preserve">May de-identify PHI created or received by Business Associate under this Agreement, provided that the de-identification conforms to the requirements of the HIPAA Privacy Rule and that such de-identified information is used solely for purposes of providing or improving Business Associate’s services for Covered Entity or for another lawful purpose approved in advance and in writing by Covered Entity. Business Associate shall not </w:t>
      </w:r>
      <w:proofErr w:type="gramStart"/>
      <w:r w:rsidR="00156756" w:rsidRPr="00156756">
        <w:rPr>
          <w:rFonts w:ascii="Arial" w:eastAsia="Times New Roman" w:hAnsi="Arial"/>
          <w:sz w:val="24"/>
          <w:szCs w:val="24"/>
        </w:rPr>
        <w:t>sell</w:t>
      </w:r>
      <w:proofErr w:type="gramEnd"/>
      <w:r w:rsidR="00156756" w:rsidRPr="00156756">
        <w:rPr>
          <w:rFonts w:ascii="Arial" w:eastAsia="Times New Roman" w:hAnsi="Arial"/>
          <w:sz w:val="24"/>
          <w:szCs w:val="24"/>
        </w:rPr>
        <w:t xml:space="preserve"> or market de-identified data sets created </w:t>
      </w:r>
      <w:proofErr w:type="gramStart"/>
      <w:r w:rsidR="00156756" w:rsidRPr="00156756">
        <w:rPr>
          <w:rFonts w:ascii="Arial" w:eastAsia="Times New Roman" w:hAnsi="Arial"/>
          <w:sz w:val="24"/>
          <w:szCs w:val="24"/>
        </w:rPr>
        <w:t>from</w:t>
      </w:r>
      <w:proofErr w:type="gramEnd"/>
      <w:r w:rsidR="00156756" w:rsidRPr="00156756">
        <w:rPr>
          <w:rFonts w:ascii="Arial" w:eastAsia="Times New Roman" w:hAnsi="Arial"/>
          <w:sz w:val="24"/>
          <w:szCs w:val="24"/>
        </w:rPr>
        <w:t xml:space="preserve"> Covered Entity’s PHI.</w:t>
      </w:r>
    </w:p>
    <w:p w14:paraId="48B2A6AC" w14:textId="77777777" w:rsidR="004326AC" w:rsidRDefault="00817F8F" w:rsidP="00DB4A79">
      <w:pPr>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t>3.</w:t>
      </w:r>
      <w:r>
        <w:rPr>
          <w:rFonts w:ascii="Arial" w:eastAsia="Times New Roman" w:hAnsi="Arial"/>
          <w:sz w:val="24"/>
          <w:szCs w:val="24"/>
        </w:rPr>
        <w:tab/>
      </w:r>
      <w:r w:rsidR="004326AC" w:rsidRPr="00817F8F">
        <w:rPr>
          <w:rFonts w:ascii="Arial" w:eastAsia="Times New Roman" w:hAnsi="Arial"/>
          <w:sz w:val="24"/>
          <w:szCs w:val="24"/>
          <w:u w:val="single"/>
        </w:rPr>
        <w:t>Obligations of Business Associate</w:t>
      </w:r>
      <w:r w:rsidR="004326AC" w:rsidRPr="004326AC">
        <w:rPr>
          <w:rFonts w:ascii="Arial" w:eastAsia="Times New Roman" w:hAnsi="Arial"/>
          <w:sz w:val="24"/>
          <w:szCs w:val="24"/>
        </w:rPr>
        <w:t xml:space="preserve">.  In connection with </w:t>
      </w:r>
      <w:r w:rsidR="00771C42">
        <w:rPr>
          <w:rFonts w:ascii="Arial" w:eastAsia="Times New Roman" w:hAnsi="Arial"/>
          <w:sz w:val="24"/>
          <w:szCs w:val="24"/>
        </w:rPr>
        <w:t xml:space="preserve">any </w:t>
      </w:r>
      <w:r w:rsidR="004326AC" w:rsidRPr="004326AC">
        <w:rPr>
          <w:rFonts w:ascii="Arial" w:eastAsia="Times New Roman" w:hAnsi="Arial"/>
          <w:sz w:val="24"/>
          <w:szCs w:val="24"/>
        </w:rPr>
        <w:t xml:space="preserve">Use or Disclosure of PHI, Business Associate </w:t>
      </w:r>
      <w:r w:rsidR="00240FA9">
        <w:rPr>
          <w:rFonts w:ascii="Arial" w:eastAsia="Times New Roman" w:hAnsi="Arial"/>
          <w:sz w:val="24"/>
          <w:szCs w:val="24"/>
        </w:rPr>
        <w:t>must</w:t>
      </w:r>
      <w:r w:rsidR="004326AC" w:rsidRPr="004326AC">
        <w:rPr>
          <w:rFonts w:ascii="Arial" w:eastAsia="Times New Roman" w:hAnsi="Arial"/>
          <w:sz w:val="24"/>
          <w:szCs w:val="24"/>
        </w:rPr>
        <w:t>:</w:t>
      </w:r>
    </w:p>
    <w:p w14:paraId="08B102C8" w14:textId="77777777" w:rsidR="009B79AD" w:rsidRPr="004326AC" w:rsidRDefault="009B79AD" w:rsidP="007607B5">
      <w:pPr>
        <w:spacing w:after="0" w:line="240" w:lineRule="auto"/>
        <w:ind w:left="1080" w:right="72" w:hanging="360"/>
        <w:jc w:val="both"/>
        <w:rPr>
          <w:rFonts w:ascii="Arial" w:eastAsia="Times New Roman" w:hAnsi="Arial"/>
          <w:sz w:val="24"/>
          <w:szCs w:val="24"/>
        </w:rPr>
      </w:pPr>
    </w:p>
    <w:p w14:paraId="09C47486" w14:textId="77777777" w:rsidR="0034582D" w:rsidRDefault="007607B5" w:rsidP="00FE0C75">
      <w:pPr>
        <w:spacing w:after="0" w:line="240" w:lineRule="auto"/>
        <w:ind w:left="360" w:right="72"/>
        <w:jc w:val="both"/>
        <w:rPr>
          <w:rFonts w:ascii="Arial" w:eastAsia="Times New Roman" w:hAnsi="Arial"/>
          <w:sz w:val="24"/>
          <w:szCs w:val="24"/>
        </w:rPr>
      </w:pPr>
      <w:r>
        <w:rPr>
          <w:rFonts w:ascii="Arial" w:eastAsia="Times New Roman" w:hAnsi="Arial"/>
          <w:sz w:val="24"/>
          <w:szCs w:val="24"/>
        </w:rPr>
        <w:t xml:space="preserve"> A. </w:t>
      </w:r>
      <w:r w:rsidR="004326AC" w:rsidRPr="004326AC">
        <w:rPr>
          <w:rFonts w:ascii="Arial" w:eastAsia="Times New Roman" w:hAnsi="Arial"/>
          <w:sz w:val="24"/>
          <w:szCs w:val="24"/>
        </w:rPr>
        <w:t xml:space="preserve">Consult with Covered Entity before </w:t>
      </w:r>
      <w:r w:rsidR="00D07217">
        <w:rPr>
          <w:rFonts w:ascii="Arial" w:eastAsia="Times New Roman" w:hAnsi="Arial"/>
          <w:sz w:val="24"/>
          <w:szCs w:val="24"/>
        </w:rPr>
        <w:t>using or disclosing</w:t>
      </w:r>
      <w:r w:rsidR="00AA61F8">
        <w:rPr>
          <w:rFonts w:ascii="Arial" w:eastAsia="Times New Roman" w:hAnsi="Arial"/>
          <w:sz w:val="24"/>
          <w:szCs w:val="24"/>
        </w:rPr>
        <w:t xml:space="preserve"> PHI </w:t>
      </w:r>
      <w:r w:rsidR="004326AC" w:rsidRPr="004326AC">
        <w:rPr>
          <w:rFonts w:ascii="Arial" w:eastAsia="Times New Roman" w:hAnsi="Arial"/>
          <w:sz w:val="24"/>
          <w:szCs w:val="24"/>
        </w:rPr>
        <w:t xml:space="preserve">whenever Business Associate is uncertain whether </w:t>
      </w:r>
      <w:r w:rsidR="00AA61F8">
        <w:rPr>
          <w:rFonts w:ascii="Arial" w:eastAsia="Times New Roman" w:hAnsi="Arial"/>
          <w:sz w:val="24"/>
          <w:szCs w:val="24"/>
        </w:rPr>
        <w:t xml:space="preserve">the </w:t>
      </w:r>
      <w:r w:rsidR="004326AC" w:rsidRPr="004326AC">
        <w:rPr>
          <w:rFonts w:ascii="Arial" w:eastAsia="Times New Roman" w:hAnsi="Arial"/>
          <w:sz w:val="24"/>
          <w:szCs w:val="24"/>
        </w:rPr>
        <w:t xml:space="preserve">Use or Disclosure </w:t>
      </w:r>
      <w:r w:rsidR="00AA61F8">
        <w:rPr>
          <w:rFonts w:ascii="Arial" w:eastAsia="Times New Roman" w:hAnsi="Arial"/>
          <w:sz w:val="24"/>
          <w:szCs w:val="24"/>
        </w:rPr>
        <w:t xml:space="preserve">is authorized under </w:t>
      </w:r>
      <w:r w:rsidR="004326AC" w:rsidRPr="004326AC">
        <w:rPr>
          <w:rFonts w:ascii="Arial" w:eastAsia="Times New Roman" w:hAnsi="Arial"/>
          <w:sz w:val="24"/>
          <w:szCs w:val="24"/>
        </w:rPr>
        <w:t>this Agreement</w:t>
      </w:r>
      <w:r w:rsidR="002F1611">
        <w:rPr>
          <w:rFonts w:ascii="Arial" w:eastAsia="Times New Roman" w:hAnsi="Arial"/>
          <w:sz w:val="24"/>
          <w:szCs w:val="24"/>
        </w:rPr>
        <w:t>.</w:t>
      </w:r>
      <w:r w:rsidR="004326AC" w:rsidRPr="004326AC">
        <w:rPr>
          <w:rFonts w:ascii="Arial" w:eastAsia="Times New Roman" w:hAnsi="Arial"/>
          <w:sz w:val="24"/>
          <w:szCs w:val="24"/>
        </w:rPr>
        <w:t xml:space="preserve"> </w:t>
      </w:r>
    </w:p>
    <w:p w14:paraId="50B6DF31" w14:textId="77777777" w:rsidR="0034582D" w:rsidRDefault="0034582D" w:rsidP="00FE0C75">
      <w:pPr>
        <w:spacing w:after="0" w:line="240" w:lineRule="auto"/>
        <w:ind w:left="360" w:right="72"/>
        <w:jc w:val="both"/>
        <w:rPr>
          <w:rFonts w:ascii="Arial" w:eastAsia="Times New Roman" w:hAnsi="Arial"/>
          <w:sz w:val="24"/>
          <w:szCs w:val="24"/>
        </w:rPr>
      </w:pPr>
    </w:p>
    <w:p w14:paraId="129D4294" w14:textId="77777777" w:rsidR="00BB51C0" w:rsidRDefault="0034582D" w:rsidP="00FE0C75">
      <w:pPr>
        <w:spacing w:after="0" w:line="240" w:lineRule="auto"/>
        <w:ind w:left="360" w:right="72"/>
        <w:jc w:val="both"/>
        <w:rPr>
          <w:rFonts w:ascii="Arial" w:eastAsia="Times New Roman" w:hAnsi="Arial"/>
          <w:sz w:val="24"/>
          <w:szCs w:val="24"/>
        </w:rPr>
      </w:pPr>
      <w:r>
        <w:rPr>
          <w:rFonts w:ascii="Arial" w:eastAsia="Times New Roman" w:hAnsi="Arial"/>
          <w:sz w:val="24"/>
          <w:szCs w:val="24"/>
        </w:rPr>
        <w:t xml:space="preserve">B.  </w:t>
      </w:r>
      <w:r w:rsidR="00BB51C0" w:rsidRPr="00FE0C75">
        <w:rPr>
          <w:rFonts w:ascii="Arial" w:eastAsia="Times New Roman" w:hAnsi="Arial"/>
          <w:sz w:val="24"/>
          <w:szCs w:val="24"/>
        </w:rPr>
        <w:t>Implement</w:t>
      </w:r>
      <w:r w:rsidR="00BB51C0" w:rsidRPr="00143DFE">
        <w:rPr>
          <w:rFonts w:ascii="Arial" w:eastAsia="Times New Roman" w:hAnsi="Arial"/>
          <w:sz w:val="24"/>
          <w:szCs w:val="24"/>
        </w:rPr>
        <w:t xml:space="preserve"> </w:t>
      </w:r>
      <w:r w:rsidR="0013320C">
        <w:rPr>
          <w:rFonts w:ascii="Arial" w:eastAsia="Times New Roman" w:hAnsi="Arial"/>
          <w:sz w:val="24"/>
          <w:szCs w:val="24"/>
        </w:rPr>
        <w:t xml:space="preserve">appropriate </w:t>
      </w:r>
      <w:r w:rsidR="00BB51C0" w:rsidRPr="00143DFE">
        <w:rPr>
          <w:rFonts w:ascii="Arial" w:eastAsia="Times New Roman" w:hAnsi="Arial"/>
          <w:sz w:val="24"/>
          <w:szCs w:val="24"/>
        </w:rPr>
        <w:t>administrative, physical, and techn</w:t>
      </w:r>
      <w:r w:rsidR="00BB51C0" w:rsidRPr="007607B5">
        <w:rPr>
          <w:rFonts w:ascii="Arial" w:eastAsia="Times New Roman" w:hAnsi="Arial"/>
          <w:sz w:val="24"/>
          <w:szCs w:val="24"/>
        </w:rPr>
        <w:t xml:space="preserve">ical safeguards and controls </w:t>
      </w:r>
      <w:r w:rsidR="007607B5">
        <w:rPr>
          <w:rFonts w:ascii="Arial" w:eastAsia="Times New Roman" w:hAnsi="Arial"/>
          <w:sz w:val="24"/>
          <w:szCs w:val="24"/>
        </w:rPr>
        <w:t xml:space="preserve">to protect </w:t>
      </w:r>
      <w:r w:rsidR="00BB51C0" w:rsidRPr="007607B5">
        <w:rPr>
          <w:rFonts w:ascii="Arial" w:eastAsia="Times New Roman" w:hAnsi="Arial"/>
          <w:sz w:val="24"/>
          <w:szCs w:val="24"/>
        </w:rPr>
        <w:t>PHI and document applicable policies</w:t>
      </w:r>
      <w:r w:rsidR="007607B5">
        <w:rPr>
          <w:rFonts w:ascii="Arial" w:eastAsia="Times New Roman" w:hAnsi="Arial"/>
          <w:sz w:val="24"/>
          <w:szCs w:val="24"/>
        </w:rPr>
        <w:t xml:space="preserve"> and procedures to prevent any U</w:t>
      </w:r>
      <w:r w:rsidR="00BB51C0" w:rsidRPr="007607B5">
        <w:rPr>
          <w:rFonts w:ascii="Arial" w:eastAsia="Times New Roman" w:hAnsi="Arial"/>
          <w:sz w:val="24"/>
          <w:szCs w:val="24"/>
        </w:rPr>
        <w:t xml:space="preserve">se or </w:t>
      </w:r>
      <w:r w:rsidR="007607B5">
        <w:rPr>
          <w:rFonts w:ascii="Arial" w:eastAsia="Times New Roman" w:hAnsi="Arial"/>
          <w:sz w:val="24"/>
          <w:szCs w:val="24"/>
        </w:rPr>
        <w:t>D</w:t>
      </w:r>
      <w:r w:rsidR="00BB51C0" w:rsidRPr="007607B5">
        <w:rPr>
          <w:rFonts w:ascii="Arial" w:eastAsia="Times New Roman" w:hAnsi="Arial"/>
          <w:sz w:val="24"/>
          <w:szCs w:val="24"/>
        </w:rPr>
        <w:t>isclosure of PHI other than as provided by this Agreement</w:t>
      </w:r>
      <w:r w:rsidR="002F1611">
        <w:rPr>
          <w:rFonts w:ascii="Arial" w:eastAsia="Times New Roman" w:hAnsi="Arial"/>
          <w:sz w:val="24"/>
          <w:szCs w:val="24"/>
        </w:rPr>
        <w:t>.</w:t>
      </w:r>
    </w:p>
    <w:p w14:paraId="360FF132" w14:textId="77777777" w:rsidR="0059563B" w:rsidRDefault="0059563B" w:rsidP="00FE0C75">
      <w:pPr>
        <w:spacing w:after="0" w:line="240" w:lineRule="auto"/>
        <w:ind w:left="360" w:right="72"/>
        <w:jc w:val="both"/>
        <w:rPr>
          <w:rFonts w:ascii="Arial" w:eastAsia="Times New Roman" w:hAnsi="Arial"/>
          <w:sz w:val="24"/>
          <w:szCs w:val="24"/>
        </w:rPr>
      </w:pPr>
    </w:p>
    <w:p w14:paraId="1CA4E54E" w14:textId="77777777" w:rsidR="0059563B" w:rsidRDefault="00F900F3" w:rsidP="00FE0C75">
      <w:pPr>
        <w:spacing w:after="0" w:line="240" w:lineRule="auto"/>
        <w:ind w:left="360" w:right="72"/>
        <w:jc w:val="both"/>
        <w:rPr>
          <w:rFonts w:ascii="Arial" w:eastAsia="Times New Roman" w:hAnsi="Arial"/>
          <w:sz w:val="24"/>
          <w:szCs w:val="24"/>
        </w:rPr>
      </w:pPr>
      <w:r>
        <w:rPr>
          <w:rFonts w:ascii="Arial" w:eastAsia="Times New Roman" w:hAnsi="Arial"/>
          <w:sz w:val="24"/>
          <w:szCs w:val="24"/>
        </w:rPr>
        <w:t>C</w:t>
      </w:r>
      <w:r w:rsidR="000D0C5F">
        <w:rPr>
          <w:rFonts w:ascii="Arial" w:eastAsia="Times New Roman" w:hAnsi="Arial"/>
          <w:sz w:val="24"/>
          <w:szCs w:val="24"/>
        </w:rPr>
        <w:t xml:space="preserve">. </w:t>
      </w:r>
      <w:r w:rsidR="00FB6E4D">
        <w:rPr>
          <w:rFonts w:ascii="Arial" w:eastAsia="Times New Roman" w:hAnsi="Arial"/>
          <w:sz w:val="24"/>
          <w:szCs w:val="24"/>
        </w:rPr>
        <w:t xml:space="preserve"> </w:t>
      </w:r>
      <w:r w:rsidR="0059563B" w:rsidRPr="0059563B">
        <w:rPr>
          <w:rFonts w:ascii="Arial" w:eastAsia="Times New Roman" w:hAnsi="Arial"/>
          <w:sz w:val="24"/>
          <w:szCs w:val="24"/>
        </w:rPr>
        <w:t xml:space="preserve">Provide satisfactory assurances that PHI </w:t>
      </w:r>
      <w:r w:rsidR="0059563B">
        <w:rPr>
          <w:rFonts w:ascii="Arial" w:eastAsia="Times New Roman" w:hAnsi="Arial"/>
          <w:sz w:val="24"/>
          <w:szCs w:val="24"/>
        </w:rPr>
        <w:t xml:space="preserve">created or received </w:t>
      </w:r>
      <w:r w:rsidR="0059563B" w:rsidRPr="004326AC">
        <w:rPr>
          <w:rFonts w:ascii="Arial" w:eastAsia="Times New Roman" w:hAnsi="Arial"/>
          <w:sz w:val="24"/>
          <w:szCs w:val="24"/>
        </w:rPr>
        <w:t xml:space="preserve">by Business Associate </w:t>
      </w:r>
      <w:r w:rsidR="00F86056">
        <w:rPr>
          <w:rFonts w:ascii="Arial" w:eastAsia="Times New Roman" w:hAnsi="Arial"/>
          <w:sz w:val="24"/>
          <w:szCs w:val="24"/>
        </w:rPr>
        <w:t>under</w:t>
      </w:r>
      <w:r w:rsidR="0059563B">
        <w:rPr>
          <w:rFonts w:ascii="Arial" w:eastAsia="Times New Roman" w:hAnsi="Arial"/>
          <w:sz w:val="24"/>
          <w:szCs w:val="24"/>
        </w:rPr>
        <w:t xml:space="preserve"> this </w:t>
      </w:r>
      <w:r w:rsidR="0059563B" w:rsidRPr="004326AC">
        <w:rPr>
          <w:rFonts w:ascii="Arial" w:eastAsia="Times New Roman" w:hAnsi="Arial"/>
          <w:sz w:val="24"/>
          <w:szCs w:val="24"/>
        </w:rPr>
        <w:t xml:space="preserve">Agreement </w:t>
      </w:r>
      <w:r w:rsidR="0059563B">
        <w:rPr>
          <w:rFonts w:ascii="Arial" w:eastAsia="Times New Roman" w:hAnsi="Arial"/>
          <w:sz w:val="24"/>
          <w:szCs w:val="24"/>
        </w:rPr>
        <w:t xml:space="preserve">is </w:t>
      </w:r>
      <w:r w:rsidR="0059563B" w:rsidRPr="0059563B">
        <w:rPr>
          <w:rFonts w:ascii="Arial" w:eastAsia="Times New Roman" w:hAnsi="Arial"/>
          <w:sz w:val="24"/>
          <w:szCs w:val="24"/>
        </w:rPr>
        <w:t>protected</w:t>
      </w:r>
      <w:r w:rsidR="0059563B">
        <w:rPr>
          <w:rFonts w:ascii="Arial" w:eastAsia="Times New Roman" w:hAnsi="Arial"/>
          <w:sz w:val="24"/>
          <w:szCs w:val="24"/>
        </w:rPr>
        <w:t xml:space="preserve"> to the greatest extent feasible</w:t>
      </w:r>
      <w:r w:rsidR="000D0C5F">
        <w:rPr>
          <w:rFonts w:ascii="Arial" w:eastAsia="Times New Roman" w:hAnsi="Arial"/>
          <w:sz w:val="24"/>
          <w:szCs w:val="24"/>
        </w:rPr>
        <w:t>.</w:t>
      </w:r>
    </w:p>
    <w:p w14:paraId="7CFDA884" w14:textId="77777777" w:rsidR="00326A3F" w:rsidRPr="002454F3" w:rsidRDefault="00326A3F" w:rsidP="00FE0C75">
      <w:pPr>
        <w:spacing w:after="0" w:line="240" w:lineRule="auto"/>
        <w:ind w:left="360" w:right="72"/>
        <w:jc w:val="both"/>
        <w:rPr>
          <w:rFonts w:ascii="Arial" w:eastAsia="Times New Roman" w:hAnsi="Arial"/>
          <w:sz w:val="24"/>
          <w:szCs w:val="24"/>
        </w:rPr>
      </w:pPr>
    </w:p>
    <w:p w14:paraId="2A36BF39" w14:textId="77777777" w:rsidR="00156756" w:rsidRDefault="00F900F3" w:rsidP="001B1BA2">
      <w:pPr>
        <w:spacing w:after="0" w:line="240" w:lineRule="auto"/>
        <w:ind w:left="360" w:right="72"/>
        <w:jc w:val="both"/>
        <w:rPr>
          <w:rFonts w:ascii="Arial" w:eastAsia="Times New Roman" w:hAnsi="Arial"/>
          <w:sz w:val="24"/>
          <w:szCs w:val="24"/>
        </w:rPr>
      </w:pPr>
      <w:r>
        <w:rPr>
          <w:rFonts w:ascii="Arial" w:eastAsia="Times New Roman" w:hAnsi="Arial"/>
          <w:sz w:val="24"/>
          <w:szCs w:val="24"/>
        </w:rPr>
        <w:t>D</w:t>
      </w:r>
      <w:r w:rsidR="004326AC" w:rsidRPr="000D0C5F">
        <w:rPr>
          <w:rFonts w:ascii="Arial" w:eastAsia="Times New Roman" w:hAnsi="Arial"/>
          <w:sz w:val="24"/>
          <w:szCs w:val="24"/>
        </w:rPr>
        <w:t>.</w:t>
      </w:r>
      <w:r w:rsidR="00817F8F" w:rsidRPr="000D0C5F">
        <w:rPr>
          <w:rFonts w:ascii="Arial" w:eastAsia="Times New Roman" w:hAnsi="Arial"/>
          <w:sz w:val="24"/>
          <w:szCs w:val="24"/>
        </w:rPr>
        <w:t xml:space="preserve">  </w:t>
      </w:r>
      <w:r w:rsidR="00156756" w:rsidRPr="00156756">
        <w:rPr>
          <w:rFonts w:ascii="Arial" w:eastAsia="Times New Roman" w:hAnsi="Arial"/>
          <w:sz w:val="24"/>
          <w:szCs w:val="24"/>
        </w:rPr>
        <w:t>Notify Covered Entity no later than twenty-four (24) hours after Business Associate’s discovery (as described in (1) below) of any incident, such as a potential access, acquisition, use, disclosure, modification, or destruction of either secured or unsecured PHI in violation of this Agreement “that (A) actually or imminently jeopardizes, without lawful authority, the integrity, confidentiality, or availability of VA information or a VA information system” accessible by VA users “or (B) constitutes a violation or imminent threat of violation of law, security policies, security procedures, or acceptable use policies,” per the Federal Information Security Management Act, 44 USC 3501-3518.</w:t>
      </w:r>
    </w:p>
    <w:p w14:paraId="1152BD82" w14:textId="77777777" w:rsidR="00156756" w:rsidRDefault="00156756" w:rsidP="001B1BA2">
      <w:pPr>
        <w:spacing w:after="0" w:line="240" w:lineRule="auto"/>
        <w:ind w:left="360" w:right="72"/>
        <w:jc w:val="both"/>
        <w:rPr>
          <w:rFonts w:ascii="Arial" w:eastAsia="Times New Roman" w:hAnsi="Arial"/>
          <w:sz w:val="24"/>
          <w:szCs w:val="24"/>
        </w:rPr>
      </w:pPr>
    </w:p>
    <w:p w14:paraId="2E3CE8DD" w14:textId="77777777" w:rsidR="004326AC" w:rsidRPr="004326AC" w:rsidRDefault="003F7903" w:rsidP="001B1BA2">
      <w:pPr>
        <w:spacing w:after="0" w:line="240" w:lineRule="auto"/>
        <w:ind w:left="360" w:right="72"/>
        <w:jc w:val="both"/>
        <w:rPr>
          <w:rFonts w:ascii="Arial" w:eastAsia="Times New Roman" w:hAnsi="Arial"/>
          <w:sz w:val="24"/>
          <w:szCs w:val="24"/>
        </w:rPr>
      </w:pPr>
      <w:r>
        <w:rPr>
          <w:rFonts w:ascii="Arial" w:eastAsia="Times New Roman" w:hAnsi="Arial"/>
          <w:sz w:val="24"/>
          <w:szCs w:val="24"/>
        </w:rPr>
        <w:tab/>
      </w:r>
      <w:r w:rsidR="00156756" w:rsidRPr="00156756">
        <w:rPr>
          <w:rFonts w:ascii="Arial" w:eastAsia="Times New Roman" w:hAnsi="Arial"/>
          <w:sz w:val="24"/>
          <w:szCs w:val="24"/>
        </w:rPr>
        <w:t>(1)  For purposes of this notification, an incident as described above will be treated as discovered by Business Associate when such event is known to any employee, officer, or other agent (other than the individual who committed the incident) of Business Associate or, by exercising reasonable diligence, would have been known to an employee, officer, or other agent of Business Associate.</w:t>
      </w:r>
    </w:p>
    <w:p w14:paraId="71BE2872" w14:textId="77777777" w:rsidR="004326AC" w:rsidRPr="004326AC" w:rsidRDefault="004326AC" w:rsidP="00FE0C75">
      <w:pPr>
        <w:tabs>
          <w:tab w:val="left" w:pos="1440"/>
        </w:tabs>
        <w:spacing w:after="0" w:line="240" w:lineRule="auto"/>
        <w:ind w:left="720" w:right="72"/>
        <w:jc w:val="both"/>
        <w:rPr>
          <w:rFonts w:ascii="Arial" w:eastAsia="Times New Roman" w:hAnsi="Arial"/>
          <w:sz w:val="24"/>
          <w:szCs w:val="24"/>
        </w:rPr>
      </w:pPr>
    </w:p>
    <w:p w14:paraId="2722862A" w14:textId="5BCB0AB2" w:rsidR="004326AC" w:rsidRPr="0014521E" w:rsidRDefault="004326AC" w:rsidP="00881FC4">
      <w:pPr>
        <w:tabs>
          <w:tab w:val="left" w:pos="-6300"/>
        </w:tabs>
        <w:spacing w:after="0" w:line="240" w:lineRule="auto"/>
        <w:ind w:left="720" w:right="72"/>
        <w:jc w:val="both"/>
        <w:rPr>
          <w:rFonts w:ascii="Arial" w:eastAsia="Times New Roman" w:hAnsi="Arial"/>
          <w:b/>
          <w:i/>
          <w:sz w:val="24"/>
          <w:szCs w:val="24"/>
        </w:rPr>
      </w:pPr>
      <w:r w:rsidRPr="004326AC">
        <w:rPr>
          <w:rFonts w:ascii="Arial" w:eastAsia="Times New Roman" w:hAnsi="Arial"/>
          <w:sz w:val="24"/>
          <w:szCs w:val="24"/>
        </w:rPr>
        <w:t>(</w:t>
      </w:r>
      <w:r w:rsidR="003F7903">
        <w:rPr>
          <w:rFonts w:ascii="Arial" w:eastAsia="Times New Roman" w:hAnsi="Arial"/>
          <w:sz w:val="24"/>
          <w:szCs w:val="24"/>
        </w:rPr>
        <w:t>2</w:t>
      </w:r>
      <w:r w:rsidRPr="004326AC">
        <w:rPr>
          <w:rFonts w:ascii="Arial" w:eastAsia="Times New Roman" w:hAnsi="Arial"/>
          <w:sz w:val="24"/>
          <w:szCs w:val="24"/>
        </w:rPr>
        <w:t xml:space="preserve">) </w:t>
      </w:r>
      <w:r w:rsidR="00E27A09">
        <w:rPr>
          <w:rFonts w:ascii="Arial" w:eastAsia="Times New Roman" w:hAnsi="Arial"/>
          <w:sz w:val="24"/>
          <w:szCs w:val="24"/>
        </w:rPr>
        <w:t xml:space="preserve"> </w:t>
      </w:r>
      <w:r w:rsidRPr="004326AC">
        <w:rPr>
          <w:rFonts w:ascii="Arial" w:eastAsia="Times New Roman" w:hAnsi="Arial"/>
          <w:sz w:val="24"/>
          <w:szCs w:val="24"/>
        </w:rPr>
        <w:t xml:space="preserve">Notification </w:t>
      </w:r>
      <w:r w:rsidR="00031E5A">
        <w:rPr>
          <w:rFonts w:ascii="Arial" w:eastAsia="Times New Roman" w:hAnsi="Arial"/>
          <w:sz w:val="24"/>
          <w:szCs w:val="24"/>
        </w:rPr>
        <w:t>shall</w:t>
      </w:r>
      <w:r w:rsidR="00031E5A" w:rsidRPr="004326AC">
        <w:rPr>
          <w:rFonts w:ascii="Arial" w:eastAsia="Times New Roman" w:hAnsi="Arial"/>
          <w:sz w:val="24"/>
          <w:szCs w:val="24"/>
        </w:rPr>
        <w:t xml:space="preserve"> </w:t>
      </w:r>
      <w:r w:rsidRPr="004326AC">
        <w:rPr>
          <w:rFonts w:ascii="Arial" w:eastAsia="Times New Roman" w:hAnsi="Arial"/>
          <w:sz w:val="24"/>
          <w:szCs w:val="24"/>
        </w:rPr>
        <w:t xml:space="preserve">be </w:t>
      </w:r>
      <w:r w:rsidR="00031E5A">
        <w:rPr>
          <w:rFonts w:ascii="Arial" w:eastAsia="Times New Roman" w:hAnsi="Arial"/>
          <w:sz w:val="24"/>
          <w:szCs w:val="24"/>
        </w:rPr>
        <w:t xml:space="preserve">sent </w:t>
      </w:r>
      <w:r w:rsidRPr="004326AC">
        <w:rPr>
          <w:rFonts w:ascii="Arial" w:eastAsia="Times New Roman" w:hAnsi="Arial"/>
          <w:sz w:val="24"/>
          <w:szCs w:val="24"/>
        </w:rPr>
        <w:t xml:space="preserve">to the </w:t>
      </w:r>
      <w:commentRangeStart w:id="30"/>
      <w:commentRangeStart w:id="31"/>
      <w:del w:id="32" w:author="Mentzer, Sam" w:date="2026-01-16T13:21:00Z" w16du:dateUtc="2026-01-16T21:21:00Z">
        <w:r w:rsidR="00614D96" w:rsidRPr="006705F7" w:rsidDel="004F1836">
          <w:rPr>
            <w:rFonts w:ascii="Arial" w:eastAsia="Times New Roman" w:hAnsi="Arial"/>
            <w:bCs/>
            <w:color w:val="000000" w:themeColor="text1"/>
            <w:sz w:val="24"/>
            <w:szCs w:val="24"/>
            <w:rPrChange w:id="33" w:author="Mentzer, Sam" w:date="2026-01-16T13:27:00Z" w16du:dateUtc="2026-01-16T21:27:00Z">
              <w:rPr>
                <w:rFonts w:ascii="Arial" w:eastAsia="Times New Roman" w:hAnsi="Arial"/>
                <w:b/>
                <w:color w:val="FF0000"/>
                <w:sz w:val="24"/>
                <w:szCs w:val="24"/>
              </w:rPr>
            </w:rPrChange>
          </w:rPr>
          <w:delText>&lt;Insert local VHA Privacy Officer’s name(s) and email address(es)&gt;</w:delText>
        </w:r>
      </w:del>
      <w:ins w:id="34" w:author="Mentzer, Sam" w:date="2026-01-16T13:21:00Z" w16du:dateUtc="2026-01-16T21:21:00Z">
        <w:r w:rsidR="004F1836" w:rsidRPr="006705F7">
          <w:rPr>
            <w:rFonts w:ascii="Arial" w:eastAsia="Times New Roman" w:hAnsi="Arial"/>
            <w:bCs/>
            <w:color w:val="000000" w:themeColor="text1"/>
            <w:sz w:val="24"/>
            <w:szCs w:val="24"/>
            <w:rPrChange w:id="35" w:author="Mentzer, Sam" w:date="2026-01-16T13:27:00Z" w16du:dateUtc="2026-01-16T21:27:00Z">
              <w:rPr>
                <w:rFonts w:ascii="Arial" w:eastAsia="Times New Roman" w:hAnsi="Arial"/>
                <w:b/>
                <w:color w:val="FF0000"/>
                <w:sz w:val="24"/>
                <w:szCs w:val="24"/>
              </w:rPr>
            </w:rPrChange>
          </w:rPr>
          <w:t xml:space="preserve">Julie Gorham </w:t>
        </w:r>
        <w:r w:rsidR="00A30387" w:rsidRPr="006705F7">
          <w:rPr>
            <w:rFonts w:ascii="Arial" w:eastAsia="Times New Roman" w:hAnsi="Arial"/>
            <w:bCs/>
            <w:color w:val="000000" w:themeColor="text1"/>
            <w:sz w:val="24"/>
            <w:szCs w:val="24"/>
            <w:rPrChange w:id="36" w:author="Mentzer, Sam" w:date="2026-01-16T13:27:00Z" w16du:dateUtc="2026-01-16T21:27:00Z">
              <w:rPr>
                <w:rFonts w:ascii="Arial" w:eastAsia="Times New Roman" w:hAnsi="Arial"/>
                <w:b/>
                <w:color w:val="FF0000"/>
                <w:sz w:val="24"/>
                <w:szCs w:val="24"/>
              </w:rPr>
            </w:rPrChange>
          </w:rPr>
          <w:t>julie.gorham@va.gov</w:t>
        </w:r>
      </w:ins>
      <w:r w:rsidR="0014521E" w:rsidRPr="006705F7">
        <w:rPr>
          <w:rFonts w:ascii="Arial" w:eastAsia="Times New Roman" w:hAnsi="Arial"/>
          <w:color w:val="000000" w:themeColor="text1"/>
          <w:sz w:val="24"/>
          <w:szCs w:val="24"/>
          <w:rPrChange w:id="37" w:author="Mentzer, Sam" w:date="2026-01-16T13:27:00Z" w16du:dateUtc="2026-01-16T21:27:00Z">
            <w:rPr>
              <w:rFonts w:ascii="Arial" w:eastAsia="Times New Roman" w:hAnsi="Arial"/>
              <w:sz w:val="24"/>
              <w:szCs w:val="24"/>
            </w:rPr>
          </w:rPrChange>
        </w:rPr>
        <w:t xml:space="preserve"> </w:t>
      </w:r>
      <w:commentRangeEnd w:id="30"/>
      <w:r w:rsidR="0063345A" w:rsidRPr="006705F7">
        <w:rPr>
          <w:rStyle w:val="CommentReference"/>
          <w:color w:val="000000" w:themeColor="text1"/>
          <w:rPrChange w:id="38" w:author="Mentzer, Sam" w:date="2026-01-16T13:27:00Z" w16du:dateUtc="2026-01-16T21:27:00Z">
            <w:rPr>
              <w:rStyle w:val="CommentReference"/>
            </w:rPr>
          </w:rPrChange>
        </w:rPr>
        <w:commentReference w:id="30"/>
      </w:r>
      <w:commentRangeEnd w:id="31"/>
      <w:r w:rsidR="009D23FF" w:rsidRPr="006705F7">
        <w:rPr>
          <w:rStyle w:val="CommentReference"/>
          <w:color w:val="000000" w:themeColor="text1"/>
          <w:rPrChange w:id="39" w:author="Mentzer, Sam" w:date="2026-01-16T13:27:00Z" w16du:dateUtc="2026-01-16T21:27:00Z">
            <w:rPr>
              <w:rStyle w:val="CommentReference"/>
            </w:rPr>
          </w:rPrChange>
        </w:rPr>
        <w:commentReference w:id="31"/>
      </w:r>
      <w:r w:rsidR="007C3099">
        <w:rPr>
          <w:rFonts w:ascii="Arial" w:eastAsia="Times New Roman" w:hAnsi="Arial"/>
          <w:sz w:val="24"/>
          <w:szCs w:val="24"/>
        </w:rPr>
        <w:t>and</w:t>
      </w:r>
      <w:r w:rsidR="0014521E" w:rsidRPr="0014521E">
        <w:rPr>
          <w:rFonts w:ascii="Arial" w:eastAsia="Times New Roman" w:hAnsi="Arial"/>
          <w:sz w:val="24"/>
          <w:szCs w:val="24"/>
        </w:rPr>
        <w:t xml:space="preserve"> to the VHA Health Information Access Office</w:t>
      </w:r>
      <w:r w:rsidR="00881FC4">
        <w:rPr>
          <w:rFonts w:ascii="Arial" w:eastAsia="Times New Roman" w:hAnsi="Arial"/>
          <w:sz w:val="24"/>
          <w:szCs w:val="24"/>
        </w:rPr>
        <w:t xml:space="preserve">, </w:t>
      </w:r>
      <w:r w:rsidR="00881FC4">
        <w:rPr>
          <w:rFonts w:ascii="Arial" w:hAnsi="Arial" w:cs="Arial"/>
          <w:sz w:val="24"/>
          <w:szCs w:val="24"/>
        </w:rPr>
        <w:t xml:space="preserve">Business Associate Program Manager </w:t>
      </w:r>
      <w:r w:rsidR="007C3099">
        <w:rPr>
          <w:rFonts w:ascii="Arial" w:eastAsia="Times New Roman" w:hAnsi="Arial"/>
          <w:sz w:val="24"/>
          <w:szCs w:val="24"/>
        </w:rPr>
        <w:t xml:space="preserve">by email </w:t>
      </w:r>
      <w:r w:rsidR="0014521E" w:rsidRPr="0014521E">
        <w:rPr>
          <w:rFonts w:ascii="Arial" w:eastAsia="Times New Roman" w:hAnsi="Arial"/>
          <w:sz w:val="24"/>
          <w:szCs w:val="24"/>
        </w:rPr>
        <w:t xml:space="preserve">at </w:t>
      </w:r>
      <w:hyperlink r:id="rId15" w:history="1">
        <w:r w:rsidR="00F101A3" w:rsidRPr="000F53E3">
          <w:rPr>
            <w:rStyle w:val="Hyperlink"/>
            <w:rFonts w:ascii="Arial" w:eastAsia="Times New Roman" w:hAnsi="Arial"/>
            <w:sz w:val="24"/>
            <w:szCs w:val="24"/>
          </w:rPr>
          <w:t>VHABAAIssues@va.gov</w:t>
        </w:r>
      </w:hyperlink>
      <w:r w:rsidR="0014521E" w:rsidRPr="00614D96">
        <w:rPr>
          <w:rFonts w:ascii="Arial" w:eastAsia="Times New Roman" w:hAnsi="Arial"/>
          <w:b/>
          <w:sz w:val="24"/>
          <w:szCs w:val="24"/>
        </w:rPr>
        <w:t>.</w:t>
      </w:r>
    </w:p>
    <w:p w14:paraId="7281D0B2" w14:textId="77777777" w:rsidR="002F02B0" w:rsidRDefault="002F02B0" w:rsidP="00FE0C75">
      <w:pPr>
        <w:tabs>
          <w:tab w:val="left" w:pos="-6300"/>
        </w:tabs>
        <w:spacing w:after="0" w:line="240" w:lineRule="auto"/>
        <w:ind w:left="720" w:right="72"/>
        <w:jc w:val="both"/>
        <w:rPr>
          <w:rFonts w:ascii="Arial" w:eastAsia="Times New Roman" w:hAnsi="Arial"/>
          <w:sz w:val="24"/>
          <w:szCs w:val="24"/>
        </w:rPr>
      </w:pPr>
    </w:p>
    <w:p w14:paraId="79303BE4" w14:textId="77777777" w:rsidR="004326AC" w:rsidRDefault="002F02B0" w:rsidP="001C2F4C">
      <w:pPr>
        <w:tabs>
          <w:tab w:val="left" w:pos="-6300"/>
        </w:tabs>
        <w:spacing w:after="0" w:line="240" w:lineRule="auto"/>
        <w:ind w:left="720" w:right="72"/>
        <w:jc w:val="both"/>
        <w:rPr>
          <w:rFonts w:ascii="Arial" w:eastAsia="Times New Roman" w:hAnsi="Arial"/>
          <w:sz w:val="24"/>
          <w:szCs w:val="24"/>
        </w:rPr>
      </w:pPr>
      <w:r>
        <w:rPr>
          <w:rFonts w:ascii="Arial" w:eastAsia="Times New Roman" w:hAnsi="Arial"/>
          <w:sz w:val="24"/>
          <w:szCs w:val="24"/>
        </w:rPr>
        <w:t xml:space="preserve">(3) </w:t>
      </w:r>
      <w:r w:rsidR="001C2F4C" w:rsidRPr="001C2F4C">
        <w:rPr>
          <w:rFonts w:ascii="Arial" w:eastAsia="Times New Roman" w:hAnsi="Arial"/>
          <w:sz w:val="24"/>
          <w:szCs w:val="24"/>
        </w:rPr>
        <w:t>Absent Covered Entity’s request or approval, Business Associate shall not directly notify individuals or the Department of Health and Human Services of incidents involving PHI created or received by Business Associate as an agent of Covered Entity.</w:t>
      </w:r>
    </w:p>
    <w:p w14:paraId="4A768427" w14:textId="77777777" w:rsidR="001C2F4C" w:rsidRPr="004326AC" w:rsidRDefault="001C2F4C" w:rsidP="001C2F4C">
      <w:pPr>
        <w:tabs>
          <w:tab w:val="left" w:pos="-6300"/>
        </w:tabs>
        <w:spacing w:after="0" w:line="240" w:lineRule="auto"/>
        <w:ind w:left="720" w:right="72"/>
        <w:jc w:val="both"/>
        <w:rPr>
          <w:rFonts w:ascii="Arial" w:eastAsia="Times New Roman" w:hAnsi="Arial"/>
          <w:sz w:val="24"/>
          <w:szCs w:val="24"/>
        </w:rPr>
      </w:pPr>
    </w:p>
    <w:p w14:paraId="3FB89C6B" w14:textId="77777777" w:rsidR="003F7903" w:rsidRDefault="00F900F3" w:rsidP="00FE0C75">
      <w:pPr>
        <w:spacing w:after="0" w:line="240" w:lineRule="auto"/>
        <w:ind w:left="360" w:right="72"/>
        <w:jc w:val="both"/>
        <w:rPr>
          <w:rFonts w:ascii="Arial" w:eastAsia="Times New Roman" w:hAnsi="Arial"/>
          <w:sz w:val="24"/>
          <w:szCs w:val="24"/>
        </w:rPr>
      </w:pPr>
      <w:r>
        <w:rPr>
          <w:rFonts w:ascii="Arial" w:eastAsia="Times New Roman" w:hAnsi="Arial"/>
          <w:sz w:val="24"/>
          <w:szCs w:val="24"/>
        </w:rPr>
        <w:t>E</w:t>
      </w:r>
      <w:r w:rsidR="003F7903">
        <w:rPr>
          <w:rFonts w:ascii="Arial" w:eastAsia="Times New Roman" w:hAnsi="Arial"/>
          <w:sz w:val="24"/>
          <w:szCs w:val="24"/>
        </w:rPr>
        <w:t xml:space="preserve">. </w:t>
      </w:r>
      <w:r w:rsidR="00FE0C75">
        <w:rPr>
          <w:rFonts w:ascii="Arial" w:eastAsia="Times New Roman" w:hAnsi="Arial"/>
          <w:sz w:val="24"/>
          <w:szCs w:val="24"/>
        </w:rPr>
        <w:t xml:space="preserve"> </w:t>
      </w:r>
      <w:r w:rsidR="003F7903">
        <w:rPr>
          <w:rFonts w:ascii="Arial" w:eastAsia="Times New Roman" w:hAnsi="Arial"/>
          <w:sz w:val="24"/>
          <w:szCs w:val="24"/>
        </w:rPr>
        <w:t>P</w:t>
      </w:r>
      <w:r w:rsidR="003F7903" w:rsidRPr="005A2808">
        <w:rPr>
          <w:rFonts w:ascii="Arial" w:eastAsia="Times New Roman" w:hAnsi="Arial"/>
          <w:sz w:val="24"/>
          <w:szCs w:val="24"/>
        </w:rPr>
        <w:t xml:space="preserve">rovide a </w:t>
      </w:r>
      <w:r w:rsidR="003F7903">
        <w:rPr>
          <w:rFonts w:ascii="Arial" w:eastAsia="Times New Roman" w:hAnsi="Arial"/>
          <w:sz w:val="24"/>
          <w:szCs w:val="24"/>
        </w:rPr>
        <w:t xml:space="preserve">written </w:t>
      </w:r>
      <w:r w:rsidR="003F7903" w:rsidRPr="005A2808">
        <w:rPr>
          <w:rFonts w:ascii="Arial" w:eastAsia="Times New Roman" w:hAnsi="Arial"/>
          <w:sz w:val="24"/>
          <w:szCs w:val="24"/>
        </w:rPr>
        <w:t xml:space="preserve">report </w:t>
      </w:r>
      <w:r w:rsidR="004D7371" w:rsidRPr="005A2808">
        <w:rPr>
          <w:rFonts w:ascii="Arial" w:eastAsia="Times New Roman" w:hAnsi="Arial"/>
          <w:sz w:val="24"/>
          <w:szCs w:val="24"/>
        </w:rPr>
        <w:t xml:space="preserve">to Covered Entity </w:t>
      </w:r>
      <w:r w:rsidR="003F7903" w:rsidRPr="004326AC">
        <w:rPr>
          <w:rFonts w:ascii="Arial" w:eastAsia="Times New Roman" w:hAnsi="Arial"/>
          <w:sz w:val="24"/>
          <w:szCs w:val="24"/>
        </w:rPr>
        <w:t xml:space="preserve">of </w:t>
      </w:r>
      <w:r w:rsidR="00B70B86">
        <w:rPr>
          <w:rFonts w:ascii="Arial" w:eastAsia="Times New Roman" w:hAnsi="Arial"/>
          <w:sz w:val="24"/>
          <w:szCs w:val="24"/>
        </w:rPr>
        <w:t xml:space="preserve">any potential access, </w:t>
      </w:r>
      <w:r w:rsidR="002929C9">
        <w:rPr>
          <w:rFonts w:ascii="Arial" w:eastAsia="Times New Roman" w:hAnsi="Arial"/>
          <w:sz w:val="24"/>
          <w:szCs w:val="24"/>
        </w:rPr>
        <w:t xml:space="preserve">acquisition, </w:t>
      </w:r>
      <w:r w:rsidR="00B70B86">
        <w:rPr>
          <w:rFonts w:ascii="Arial" w:eastAsia="Times New Roman" w:hAnsi="Arial"/>
          <w:sz w:val="24"/>
          <w:szCs w:val="24"/>
        </w:rPr>
        <w:t xml:space="preserve">use, disclosure, modification, or destruction of either secured or unsecured PHI in violation of this </w:t>
      </w:r>
      <w:r w:rsidR="00F9022A">
        <w:rPr>
          <w:rFonts w:ascii="Arial" w:eastAsia="Times New Roman" w:hAnsi="Arial"/>
          <w:sz w:val="24"/>
          <w:szCs w:val="24"/>
        </w:rPr>
        <w:t>A</w:t>
      </w:r>
      <w:r w:rsidR="00B70B86">
        <w:rPr>
          <w:rFonts w:ascii="Arial" w:eastAsia="Times New Roman" w:hAnsi="Arial"/>
          <w:sz w:val="24"/>
          <w:szCs w:val="24"/>
        </w:rPr>
        <w:t>greement, including any Breach of PHI,</w:t>
      </w:r>
      <w:r w:rsidR="004D7371" w:rsidRPr="0059563B">
        <w:rPr>
          <w:rFonts w:ascii="Arial" w:eastAsia="Times New Roman" w:hAnsi="Arial"/>
          <w:sz w:val="24"/>
          <w:szCs w:val="24"/>
        </w:rPr>
        <w:t xml:space="preserve"> </w:t>
      </w:r>
      <w:r w:rsidR="003F7903" w:rsidRPr="005A2808">
        <w:rPr>
          <w:rFonts w:ascii="Arial" w:eastAsia="Times New Roman" w:hAnsi="Arial"/>
          <w:sz w:val="24"/>
          <w:szCs w:val="24"/>
        </w:rPr>
        <w:t xml:space="preserve">within ten (10) business days of the </w:t>
      </w:r>
      <w:r w:rsidR="00CA12AE">
        <w:rPr>
          <w:rFonts w:ascii="Arial" w:eastAsia="Times New Roman" w:hAnsi="Arial"/>
          <w:sz w:val="24"/>
          <w:szCs w:val="24"/>
        </w:rPr>
        <w:t xml:space="preserve">initial </w:t>
      </w:r>
      <w:r w:rsidR="003F7903" w:rsidRPr="005A2808">
        <w:rPr>
          <w:rFonts w:ascii="Arial" w:eastAsia="Times New Roman" w:hAnsi="Arial"/>
          <w:sz w:val="24"/>
          <w:szCs w:val="24"/>
        </w:rPr>
        <w:t>notification</w:t>
      </w:r>
      <w:r w:rsidR="001C2F4C">
        <w:rPr>
          <w:rFonts w:ascii="Arial" w:eastAsia="Times New Roman" w:hAnsi="Arial"/>
          <w:sz w:val="24"/>
          <w:szCs w:val="24"/>
        </w:rPr>
        <w:t xml:space="preserve"> to the Covered Entity</w:t>
      </w:r>
      <w:r w:rsidR="0013320C">
        <w:rPr>
          <w:rFonts w:ascii="Arial" w:eastAsia="Times New Roman" w:hAnsi="Arial"/>
          <w:sz w:val="24"/>
          <w:szCs w:val="24"/>
        </w:rPr>
        <w:t xml:space="preserve">. </w:t>
      </w:r>
    </w:p>
    <w:p w14:paraId="28557CF4" w14:textId="77777777" w:rsidR="003F7903" w:rsidRDefault="003F7903" w:rsidP="003F7903">
      <w:pPr>
        <w:spacing w:after="0" w:line="240" w:lineRule="auto"/>
        <w:ind w:left="1080" w:right="72" w:hanging="360"/>
        <w:jc w:val="both"/>
        <w:rPr>
          <w:rFonts w:ascii="Arial" w:eastAsia="Times New Roman" w:hAnsi="Arial"/>
          <w:sz w:val="24"/>
          <w:szCs w:val="24"/>
        </w:rPr>
      </w:pPr>
    </w:p>
    <w:p w14:paraId="72A76C70" w14:textId="77777777" w:rsidR="004326AC" w:rsidRPr="004326AC" w:rsidRDefault="003F7903" w:rsidP="00FE0C75">
      <w:pPr>
        <w:tabs>
          <w:tab w:val="left" w:pos="-2160"/>
        </w:tabs>
        <w:spacing w:after="0" w:line="240" w:lineRule="auto"/>
        <w:ind w:left="720" w:right="-18"/>
        <w:jc w:val="both"/>
        <w:rPr>
          <w:rFonts w:ascii="Arial" w:eastAsia="Times New Roman" w:hAnsi="Arial"/>
          <w:sz w:val="24"/>
          <w:szCs w:val="24"/>
        </w:rPr>
      </w:pPr>
      <w:r>
        <w:rPr>
          <w:rFonts w:ascii="Arial" w:eastAsia="Times New Roman" w:hAnsi="Arial"/>
          <w:sz w:val="24"/>
          <w:szCs w:val="24"/>
        </w:rPr>
        <w:t>(1</w:t>
      </w:r>
      <w:proofErr w:type="gramStart"/>
      <w:r>
        <w:rPr>
          <w:rFonts w:ascii="Arial" w:eastAsia="Times New Roman" w:hAnsi="Arial"/>
          <w:sz w:val="24"/>
          <w:szCs w:val="24"/>
        </w:rPr>
        <w:t xml:space="preserve">)  </w:t>
      </w:r>
      <w:r w:rsidR="00AA61F8">
        <w:rPr>
          <w:rFonts w:ascii="Arial" w:eastAsia="Times New Roman" w:hAnsi="Arial"/>
          <w:sz w:val="24"/>
          <w:szCs w:val="24"/>
        </w:rPr>
        <w:t>The</w:t>
      </w:r>
      <w:proofErr w:type="gramEnd"/>
      <w:r w:rsidR="00AA61F8">
        <w:rPr>
          <w:rFonts w:ascii="Arial" w:eastAsia="Times New Roman" w:hAnsi="Arial"/>
          <w:sz w:val="24"/>
          <w:szCs w:val="24"/>
        </w:rPr>
        <w:t xml:space="preserve"> </w:t>
      </w:r>
      <w:r w:rsidR="004326AC" w:rsidRPr="004326AC">
        <w:rPr>
          <w:rFonts w:ascii="Arial" w:eastAsia="Times New Roman" w:hAnsi="Arial"/>
          <w:sz w:val="24"/>
          <w:szCs w:val="24"/>
        </w:rPr>
        <w:t xml:space="preserve">written report </w:t>
      </w:r>
      <w:r w:rsidR="002929C9">
        <w:rPr>
          <w:rFonts w:ascii="Arial" w:eastAsia="Times New Roman" w:hAnsi="Arial"/>
          <w:sz w:val="24"/>
          <w:szCs w:val="24"/>
        </w:rPr>
        <w:t xml:space="preserve">of an incident as described above </w:t>
      </w:r>
      <w:r w:rsidR="004326AC" w:rsidRPr="004326AC">
        <w:rPr>
          <w:rFonts w:ascii="Arial" w:eastAsia="Times New Roman" w:hAnsi="Arial"/>
          <w:sz w:val="24"/>
          <w:szCs w:val="24"/>
        </w:rPr>
        <w:t xml:space="preserve">will document the following: </w:t>
      </w:r>
    </w:p>
    <w:p w14:paraId="1BF7EFB0" w14:textId="77777777" w:rsidR="004326AC" w:rsidRPr="004326AC" w:rsidRDefault="004326AC" w:rsidP="004326AC">
      <w:pPr>
        <w:spacing w:after="0" w:line="240" w:lineRule="auto"/>
        <w:ind w:left="1080" w:right="72"/>
        <w:jc w:val="both"/>
        <w:rPr>
          <w:rFonts w:ascii="Arial" w:eastAsia="Times New Roman" w:hAnsi="Arial"/>
          <w:sz w:val="24"/>
          <w:szCs w:val="24"/>
        </w:rPr>
      </w:pPr>
    </w:p>
    <w:p w14:paraId="11B2F51A" w14:textId="77777777" w:rsidR="004326AC" w:rsidRPr="004326AC" w:rsidRDefault="004326AC" w:rsidP="00FE0C75">
      <w:pPr>
        <w:spacing w:after="0" w:line="240" w:lineRule="auto"/>
        <w:ind w:left="1080" w:right="72"/>
        <w:jc w:val="both"/>
        <w:rPr>
          <w:rFonts w:ascii="Arial" w:eastAsia="Times New Roman" w:hAnsi="Arial"/>
          <w:sz w:val="24"/>
          <w:szCs w:val="24"/>
        </w:rPr>
      </w:pPr>
      <w:r w:rsidRPr="004326AC">
        <w:rPr>
          <w:rFonts w:ascii="Arial" w:eastAsia="Times New Roman" w:hAnsi="Arial"/>
          <w:sz w:val="24"/>
          <w:szCs w:val="24"/>
        </w:rPr>
        <w:lastRenderedPageBreak/>
        <w:t xml:space="preserve">(a) </w:t>
      </w:r>
      <w:r w:rsidR="00E27A09">
        <w:rPr>
          <w:rFonts w:ascii="Arial" w:eastAsia="Times New Roman" w:hAnsi="Arial"/>
          <w:sz w:val="24"/>
          <w:szCs w:val="24"/>
        </w:rPr>
        <w:t xml:space="preserve"> </w:t>
      </w:r>
      <w:r w:rsidRPr="004326AC">
        <w:rPr>
          <w:rFonts w:ascii="Arial" w:eastAsia="Times New Roman" w:hAnsi="Arial"/>
          <w:sz w:val="24"/>
          <w:szCs w:val="24"/>
        </w:rPr>
        <w:t>The identi</w:t>
      </w:r>
      <w:r w:rsidR="00C35B6E">
        <w:rPr>
          <w:rFonts w:ascii="Arial" w:eastAsia="Times New Roman" w:hAnsi="Arial"/>
          <w:sz w:val="24"/>
          <w:szCs w:val="24"/>
        </w:rPr>
        <w:t>ty</w:t>
      </w:r>
      <w:r w:rsidRPr="004326AC">
        <w:rPr>
          <w:rFonts w:ascii="Arial" w:eastAsia="Times New Roman" w:hAnsi="Arial"/>
          <w:sz w:val="24"/>
          <w:szCs w:val="24"/>
        </w:rPr>
        <w:t xml:space="preserve"> of </w:t>
      </w:r>
      <w:proofErr w:type="gramStart"/>
      <w:r w:rsidRPr="004326AC">
        <w:rPr>
          <w:rFonts w:ascii="Arial" w:eastAsia="Times New Roman" w:hAnsi="Arial"/>
          <w:sz w:val="24"/>
          <w:szCs w:val="24"/>
        </w:rPr>
        <w:t xml:space="preserve">each </w:t>
      </w:r>
      <w:r w:rsidR="00827D91">
        <w:rPr>
          <w:rFonts w:ascii="Arial" w:eastAsia="Times New Roman" w:hAnsi="Arial"/>
          <w:sz w:val="24"/>
          <w:szCs w:val="24"/>
        </w:rPr>
        <w:t>I</w:t>
      </w:r>
      <w:r w:rsidRPr="004326AC">
        <w:rPr>
          <w:rFonts w:ascii="Arial" w:eastAsia="Times New Roman" w:hAnsi="Arial"/>
          <w:sz w:val="24"/>
          <w:szCs w:val="24"/>
        </w:rPr>
        <w:t>ndividual</w:t>
      </w:r>
      <w:proofErr w:type="gramEnd"/>
      <w:r w:rsidRPr="004326AC">
        <w:rPr>
          <w:rFonts w:ascii="Arial" w:eastAsia="Times New Roman" w:hAnsi="Arial"/>
          <w:sz w:val="24"/>
          <w:szCs w:val="24"/>
        </w:rPr>
        <w:t xml:space="preserve"> whose PHI has been, or is reasonably believed by Business Associate to have been, accessed, acquired, used, disclosed</w:t>
      </w:r>
      <w:r w:rsidR="002929C9">
        <w:rPr>
          <w:rFonts w:ascii="Arial" w:eastAsia="Times New Roman" w:hAnsi="Arial"/>
          <w:sz w:val="24"/>
          <w:szCs w:val="24"/>
        </w:rPr>
        <w:t xml:space="preserve">, modified, or </w:t>
      </w:r>
      <w:proofErr w:type="gramStart"/>
      <w:r w:rsidR="002929C9">
        <w:rPr>
          <w:rFonts w:ascii="Arial" w:eastAsia="Times New Roman" w:hAnsi="Arial"/>
          <w:sz w:val="24"/>
          <w:szCs w:val="24"/>
        </w:rPr>
        <w:t>destroyed</w:t>
      </w:r>
      <w:r w:rsidRPr="004326AC">
        <w:rPr>
          <w:rFonts w:ascii="Arial" w:eastAsia="Times New Roman" w:hAnsi="Arial"/>
          <w:sz w:val="24"/>
          <w:szCs w:val="24"/>
        </w:rPr>
        <w:t>;</w:t>
      </w:r>
      <w:proofErr w:type="gramEnd"/>
    </w:p>
    <w:p w14:paraId="1971A8D6" w14:textId="77777777" w:rsidR="004326AC" w:rsidRPr="004326AC" w:rsidRDefault="004326AC" w:rsidP="00FE0C75">
      <w:pPr>
        <w:spacing w:after="0" w:line="240" w:lineRule="auto"/>
        <w:ind w:left="1080" w:right="72"/>
        <w:jc w:val="both"/>
        <w:rPr>
          <w:rFonts w:ascii="Arial" w:eastAsia="Times New Roman" w:hAnsi="Arial"/>
          <w:sz w:val="24"/>
          <w:szCs w:val="24"/>
        </w:rPr>
      </w:pPr>
    </w:p>
    <w:p w14:paraId="3866CAAC" w14:textId="77777777" w:rsidR="004326AC" w:rsidRPr="004326AC" w:rsidRDefault="004326AC" w:rsidP="00FE0C75">
      <w:pPr>
        <w:spacing w:after="0" w:line="240" w:lineRule="auto"/>
        <w:ind w:left="1080" w:right="72"/>
        <w:jc w:val="both"/>
        <w:rPr>
          <w:rFonts w:ascii="Arial" w:eastAsia="Times New Roman" w:hAnsi="Arial"/>
          <w:sz w:val="24"/>
          <w:szCs w:val="24"/>
        </w:rPr>
      </w:pPr>
      <w:r w:rsidRPr="004326AC">
        <w:rPr>
          <w:rFonts w:ascii="Arial" w:eastAsia="Times New Roman" w:hAnsi="Arial"/>
          <w:sz w:val="24"/>
          <w:szCs w:val="24"/>
        </w:rPr>
        <w:t>(b</w:t>
      </w:r>
      <w:proofErr w:type="gramStart"/>
      <w:r w:rsidRPr="004326AC">
        <w:rPr>
          <w:rFonts w:ascii="Arial" w:eastAsia="Times New Roman" w:hAnsi="Arial"/>
          <w:sz w:val="24"/>
          <w:szCs w:val="24"/>
        </w:rPr>
        <w:t xml:space="preserve">) </w:t>
      </w:r>
      <w:r w:rsidR="00031E5A">
        <w:rPr>
          <w:rFonts w:ascii="Arial" w:eastAsia="Times New Roman" w:hAnsi="Arial"/>
          <w:sz w:val="24"/>
          <w:szCs w:val="24"/>
        </w:rPr>
        <w:t xml:space="preserve"> </w:t>
      </w:r>
      <w:r w:rsidRPr="004326AC">
        <w:rPr>
          <w:rFonts w:ascii="Arial" w:eastAsia="Times New Roman" w:hAnsi="Arial"/>
          <w:sz w:val="24"/>
          <w:szCs w:val="24"/>
        </w:rPr>
        <w:t>A</w:t>
      </w:r>
      <w:proofErr w:type="gramEnd"/>
      <w:r w:rsidRPr="004326AC">
        <w:rPr>
          <w:rFonts w:ascii="Arial" w:eastAsia="Times New Roman" w:hAnsi="Arial"/>
          <w:sz w:val="24"/>
          <w:szCs w:val="24"/>
        </w:rPr>
        <w:t xml:space="preserve"> description of what occurred, including the date of the </w:t>
      </w:r>
      <w:r w:rsidR="002929C9">
        <w:rPr>
          <w:rFonts w:ascii="Arial" w:eastAsia="Times New Roman" w:hAnsi="Arial"/>
          <w:sz w:val="24"/>
          <w:szCs w:val="24"/>
        </w:rPr>
        <w:t>incident</w:t>
      </w:r>
      <w:r w:rsidR="002929C9" w:rsidRPr="004326AC">
        <w:rPr>
          <w:rFonts w:ascii="Arial" w:eastAsia="Times New Roman" w:hAnsi="Arial"/>
          <w:sz w:val="24"/>
          <w:szCs w:val="24"/>
        </w:rPr>
        <w:t xml:space="preserve"> </w:t>
      </w:r>
      <w:r w:rsidRPr="004326AC">
        <w:rPr>
          <w:rFonts w:ascii="Arial" w:eastAsia="Times New Roman" w:hAnsi="Arial"/>
          <w:sz w:val="24"/>
          <w:szCs w:val="24"/>
        </w:rPr>
        <w:t xml:space="preserve">and the date of the discovery of the </w:t>
      </w:r>
      <w:r w:rsidR="002929C9">
        <w:rPr>
          <w:rFonts w:ascii="Arial" w:eastAsia="Times New Roman" w:hAnsi="Arial"/>
          <w:sz w:val="24"/>
          <w:szCs w:val="24"/>
        </w:rPr>
        <w:t>incident</w:t>
      </w:r>
      <w:r w:rsidR="002929C9" w:rsidRPr="004326AC">
        <w:rPr>
          <w:rFonts w:ascii="Arial" w:eastAsia="Times New Roman" w:hAnsi="Arial"/>
          <w:sz w:val="24"/>
          <w:szCs w:val="24"/>
        </w:rPr>
        <w:t xml:space="preserve"> </w:t>
      </w:r>
      <w:r w:rsidRPr="004326AC">
        <w:rPr>
          <w:rFonts w:ascii="Arial" w:eastAsia="Times New Roman" w:hAnsi="Arial"/>
          <w:sz w:val="24"/>
          <w:szCs w:val="24"/>
        </w:rPr>
        <w:t>(if known</w:t>
      </w:r>
      <w:proofErr w:type="gramStart"/>
      <w:r w:rsidRPr="004326AC">
        <w:rPr>
          <w:rFonts w:ascii="Arial" w:eastAsia="Times New Roman" w:hAnsi="Arial"/>
          <w:sz w:val="24"/>
          <w:szCs w:val="24"/>
        </w:rPr>
        <w:t>);</w:t>
      </w:r>
      <w:proofErr w:type="gramEnd"/>
    </w:p>
    <w:p w14:paraId="5A79F369" w14:textId="77777777" w:rsidR="004326AC" w:rsidRPr="004326AC" w:rsidRDefault="004326AC" w:rsidP="00FE0C75">
      <w:pPr>
        <w:spacing w:after="0" w:line="240" w:lineRule="auto"/>
        <w:ind w:left="1080" w:right="72"/>
        <w:jc w:val="both"/>
        <w:rPr>
          <w:rFonts w:ascii="Arial" w:eastAsia="Times New Roman" w:hAnsi="Arial"/>
          <w:sz w:val="24"/>
          <w:szCs w:val="24"/>
        </w:rPr>
      </w:pPr>
    </w:p>
    <w:p w14:paraId="137BF590" w14:textId="77777777" w:rsidR="004326AC" w:rsidRPr="004326AC" w:rsidRDefault="004326AC" w:rsidP="00FE0C75">
      <w:pPr>
        <w:spacing w:after="0" w:line="240" w:lineRule="auto"/>
        <w:ind w:left="1080" w:right="72"/>
        <w:jc w:val="both"/>
        <w:rPr>
          <w:rFonts w:ascii="Arial" w:eastAsia="Times New Roman" w:hAnsi="Arial"/>
          <w:sz w:val="24"/>
          <w:szCs w:val="24"/>
        </w:rPr>
      </w:pPr>
      <w:r w:rsidRPr="004326AC">
        <w:rPr>
          <w:rFonts w:ascii="Arial" w:eastAsia="Times New Roman" w:hAnsi="Arial"/>
          <w:sz w:val="24"/>
          <w:szCs w:val="24"/>
        </w:rPr>
        <w:t xml:space="preserve">(c) A description of the types of secured or unsecured </w:t>
      </w:r>
      <w:r w:rsidR="00D07217">
        <w:rPr>
          <w:rFonts w:ascii="Arial" w:eastAsia="Times New Roman" w:hAnsi="Arial"/>
          <w:sz w:val="24"/>
          <w:szCs w:val="24"/>
        </w:rPr>
        <w:t>PHI t</w:t>
      </w:r>
      <w:r w:rsidRPr="004326AC">
        <w:rPr>
          <w:rFonts w:ascii="Arial" w:eastAsia="Times New Roman" w:hAnsi="Arial"/>
          <w:sz w:val="24"/>
          <w:szCs w:val="24"/>
        </w:rPr>
        <w:t xml:space="preserve">hat was </w:t>
      </w:r>
      <w:proofErr w:type="gramStart"/>
      <w:r w:rsidRPr="004326AC">
        <w:rPr>
          <w:rFonts w:ascii="Arial" w:eastAsia="Times New Roman" w:hAnsi="Arial"/>
          <w:sz w:val="24"/>
          <w:szCs w:val="24"/>
        </w:rPr>
        <w:t>involved;</w:t>
      </w:r>
      <w:proofErr w:type="gramEnd"/>
    </w:p>
    <w:p w14:paraId="158856CE" w14:textId="77777777" w:rsidR="004326AC" w:rsidRPr="004326AC" w:rsidRDefault="004326AC" w:rsidP="00FE0C75">
      <w:pPr>
        <w:spacing w:after="0" w:line="240" w:lineRule="auto"/>
        <w:ind w:left="1080" w:right="72"/>
        <w:rPr>
          <w:rFonts w:ascii="Arial" w:eastAsia="Times New Roman" w:hAnsi="Arial"/>
          <w:sz w:val="24"/>
          <w:szCs w:val="24"/>
        </w:rPr>
      </w:pPr>
    </w:p>
    <w:p w14:paraId="2A76C6DF" w14:textId="77777777" w:rsidR="004326AC" w:rsidRPr="004326AC" w:rsidRDefault="004326AC" w:rsidP="00FE0C75">
      <w:pPr>
        <w:spacing w:after="0" w:line="240" w:lineRule="auto"/>
        <w:ind w:left="1080" w:right="72"/>
        <w:jc w:val="both"/>
        <w:rPr>
          <w:rFonts w:ascii="Arial" w:eastAsia="Times New Roman" w:hAnsi="Arial"/>
          <w:sz w:val="24"/>
          <w:szCs w:val="24"/>
        </w:rPr>
      </w:pPr>
      <w:r w:rsidRPr="004326AC">
        <w:rPr>
          <w:rFonts w:ascii="Arial" w:eastAsia="Times New Roman" w:hAnsi="Arial"/>
          <w:sz w:val="24"/>
          <w:szCs w:val="24"/>
        </w:rPr>
        <w:t>(</w:t>
      </w:r>
      <w:r w:rsidR="002D078B">
        <w:rPr>
          <w:rFonts w:ascii="Arial" w:eastAsia="Times New Roman" w:hAnsi="Arial"/>
          <w:sz w:val="24"/>
          <w:szCs w:val="24"/>
        </w:rPr>
        <w:t>d</w:t>
      </w:r>
      <w:r w:rsidRPr="004326AC">
        <w:rPr>
          <w:rFonts w:ascii="Arial" w:eastAsia="Times New Roman" w:hAnsi="Arial"/>
          <w:sz w:val="24"/>
          <w:szCs w:val="24"/>
        </w:rPr>
        <w:t>)</w:t>
      </w:r>
      <w:r w:rsidR="00031E5A">
        <w:rPr>
          <w:rFonts w:ascii="Arial" w:eastAsia="Times New Roman" w:hAnsi="Arial"/>
          <w:sz w:val="24"/>
          <w:szCs w:val="24"/>
        </w:rPr>
        <w:t xml:space="preserve"> </w:t>
      </w:r>
      <w:r w:rsidRPr="004326AC">
        <w:rPr>
          <w:rFonts w:ascii="Arial" w:eastAsia="Times New Roman" w:hAnsi="Arial"/>
          <w:sz w:val="24"/>
          <w:szCs w:val="24"/>
        </w:rPr>
        <w:t xml:space="preserve"> A description of what is being done to investigate the </w:t>
      </w:r>
      <w:r w:rsidR="002929C9">
        <w:rPr>
          <w:rFonts w:ascii="Arial" w:eastAsia="Times New Roman" w:hAnsi="Arial"/>
          <w:sz w:val="24"/>
          <w:szCs w:val="24"/>
        </w:rPr>
        <w:t>incident</w:t>
      </w:r>
      <w:r w:rsidRPr="004326AC">
        <w:rPr>
          <w:rFonts w:ascii="Arial" w:eastAsia="Times New Roman" w:hAnsi="Arial"/>
          <w:sz w:val="24"/>
          <w:szCs w:val="24"/>
        </w:rPr>
        <w:t xml:space="preserve">, to mitigate further harm to </w:t>
      </w:r>
      <w:r w:rsidR="00827D91">
        <w:rPr>
          <w:rFonts w:ascii="Arial" w:eastAsia="Times New Roman" w:hAnsi="Arial"/>
          <w:sz w:val="24"/>
          <w:szCs w:val="24"/>
        </w:rPr>
        <w:t>I</w:t>
      </w:r>
      <w:r w:rsidRPr="004326AC">
        <w:rPr>
          <w:rFonts w:ascii="Arial" w:eastAsia="Times New Roman" w:hAnsi="Arial"/>
          <w:sz w:val="24"/>
          <w:szCs w:val="24"/>
        </w:rPr>
        <w:t xml:space="preserve">ndividuals, and </w:t>
      </w:r>
      <w:r w:rsidR="002929C9">
        <w:rPr>
          <w:rFonts w:ascii="Arial" w:eastAsia="Times New Roman" w:hAnsi="Arial"/>
          <w:sz w:val="24"/>
          <w:szCs w:val="24"/>
        </w:rPr>
        <w:t>t</w:t>
      </w:r>
      <w:r w:rsidRPr="004326AC">
        <w:rPr>
          <w:rFonts w:ascii="Arial" w:eastAsia="Times New Roman" w:hAnsi="Arial"/>
          <w:sz w:val="24"/>
          <w:szCs w:val="24"/>
        </w:rPr>
        <w:t xml:space="preserve">o protect against future </w:t>
      </w:r>
      <w:r w:rsidR="001C2F4C">
        <w:rPr>
          <w:rFonts w:ascii="Arial" w:eastAsia="Times New Roman" w:hAnsi="Arial"/>
          <w:sz w:val="24"/>
          <w:szCs w:val="24"/>
        </w:rPr>
        <w:t>Security I</w:t>
      </w:r>
      <w:r w:rsidR="002929C9">
        <w:rPr>
          <w:rFonts w:ascii="Arial" w:eastAsia="Times New Roman" w:hAnsi="Arial"/>
          <w:sz w:val="24"/>
          <w:szCs w:val="24"/>
        </w:rPr>
        <w:t>ncidents</w:t>
      </w:r>
      <w:r w:rsidRPr="004326AC">
        <w:rPr>
          <w:rFonts w:ascii="Arial" w:eastAsia="Times New Roman" w:hAnsi="Arial"/>
          <w:sz w:val="24"/>
          <w:szCs w:val="24"/>
        </w:rPr>
        <w:t>; and</w:t>
      </w:r>
    </w:p>
    <w:p w14:paraId="29B82F08" w14:textId="77777777" w:rsidR="004326AC" w:rsidRPr="004326AC" w:rsidRDefault="004326AC" w:rsidP="00FE0C75">
      <w:pPr>
        <w:spacing w:after="0" w:line="240" w:lineRule="auto"/>
        <w:ind w:left="1080" w:right="72"/>
        <w:jc w:val="both"/>
        <w:rPr>
          <w:rFonts w:ascii="Arial" w:eastAsia="Times New Roman" w:hAnsi="Arial"/>
          <w:sz w:val="24"/>
          <w:szCs w:val="24"/>
        </w:rPr>
      </w:pPr>
    </w:p>
    <w:p w14:paraId="19F10D77" w14:textId="77777777" w:rsidR="001C2F4C" w:rsidRDefault="004326AC" w:rsidP="001C2F4C">
      <w:pPr>
        <w:spacing w:after="0" w:line="240" w:lineRule="auto"/>
        <w:ind w:left="1080" w:right="72"/>
        <w:jc w:val="both"/>
        <w:rPr>
          <w:rFonts w:ascii="Arial" w:eastAsia="Times New Roman" w:hAnsi="Arial"/>
          <w:sz w:val="24"/>
          <w:szCs w:val="24"/>
        </w:rPr>
      </w:pPr>
      <w:r w:rsidRPr="004326AC">
        <w:rPr>
          <w:rFonts w:ascii="Arial" w:eastAsia="Times New Roman" w:hAnsi="Arial"/>
          <w:sz w:val="24"/>
          <w:szCs w:val="24"/>
        </w:rPr>
        <w:t>(</w:t>
      </w:r>
      <w:r w:rsidR="002D078B">
        <w:rPr>
          <w:rFonts w:ascii="Arial" w:eastAsia="Times New Roman" w:hAnsi="Arial"/>
          <w:sz w:val="24"/>
          <w:szCs w:val="24"/>
        </w:rPr>
        <w:t>e</w:t>
      </w:r>
      <w:r w:rsidRPr="004326AC">
        <w:rPr>
          <w:rFonts w:ascii="Arial" w:eastAsia="Times New Roman" w:hAnsi="Arial"/>
          <w:sz w:val="24"/>
          <w:szCs w:val="24"/>
        </w:rPr>
        <w:t xml:space="preserve">) Any other information </w:t>
      </w:r>
      <w:r w:rsidR="00B85A66">
        <w:rPr>
          <w:rFonts w:ascii="Arial" w:eastAsia="Times New Roman" w:hAnsi="Arial"/>
          <w:sz w:val="24"/>
          <w:szCs w:val="24"/>
        </w:rPr>
        <w:t xml:space="preserve">as required by </w:t>
      </w:r>
      <w:r w:rsidRPr="004326AC">
        <w:rPr>
          <w:rFonts w:ascii="Arial" w:eastAsia="Times New Roman" w:hAnsi="Arial"/>
          <w:sz w:val="24"/>
          <w:szCs w:val="24"/>
        </w:rPr>
        <w:t>45 C.F.R. §</w:t>
      </w:r>
      <w:r w:rsidR="00B85A66">
        <w:rPr>
          <w:rFonts w:ascii="Arial" w:eastAsia="Times New Roman" w:hAnsi="Arial"/>
          <w:sz w:val="24"/>
          <w:szCs w:val="24"/>
        </w:rPr>
        <w:t>§</w:t>
      </w:r>
      <w:r w:rsidRPr="004326AC">
        <w:rPr>
          <w:rFonts w:ascii="Arial" w:eastAsia="Times New Roman" w:hAnsi="Arial"/>
          <w:sz w:val="24"/>
          <w:szCs w:val="24"/>
        </w:rPr>
        <w:t xml:space="preserve"> 164.404(c)</w:t>
      </w:r>
      <w:r w:rsidR="00CA12AE">
        <w:rPr>
          <w:rFonts w:ascii="Arial" w:eastAsia="Times New Roman" w:hAnsi="Arial"/>
          <w:sz w:val="24"/>
          <w:szCs w:val="24"/>
        </w:rPr>
        <w:t xml:space="preserve"> and</w:t>
      </w:r>
      <w:r w:rsidR="00B85A66">
        <w:rPr>
          <w:rFonts w:ascii="Arial" w:eastAsia="Times New Roman" w:hAnsi="Arial"/>
          <w:sz w:val="24"/>
          <w:szCs w:val="24"/>
        </w:rPr>
        <w:t xml:space="preserve"> 164.410</w:t>
      </w:r>
      <w:r w:rsidR="008702BA">
        <w:rPr>
          <w:rFonts w:ascii="Arial" w:eastAsia="Times New Roman" w:hAnsi="Arial"/>
          <w:sz w:val="24"/>
          <w:szCs w:val="24"/>
        </w:rPr>
        <w:t>.</w:t>
      </w:r>
    </w:p>
    <w:p w14:paraId="4F9E539D" w14:textId="77777777" w:rsidR="001C2F4C" w:rsidRDefault="001C2F4C" w:rsidP="001C2F4C">
      <w:pPr>
        <w:spacing w:after="0" w:line="240" w:lineRule="auto"/>
        <w:ind w:left="1080" w:right="72"/>
        <w:jc w:val="both"/>
        <w:rPr>
          <w:rFonts w:ascii="Arial" w:eastAsia="Times New Roman" w:hAnsi="Arial"/>
          <w:sz w:val="24"/>
          <w:szCs w:val="24"/>
        </w:rPr>
      </w:pPr>
    </w:p>
    <w:p w14:paraId="07FA8F85" w14:textId="77777777" w:rsidR="00CA12AE" w:rsidRDefault="003F7903" w:rsidP="001C2F4C">
      <w:pPr>
        <w:spacing w:after="0" w:line="240" w:lineRule="auto"/>
        <w:ind w:left="1080" w:right="72"/>
        <w:jc w:val="both"/>
        <w:rPr>
          <w:rFonts w:ascii="Arial" w:eastAsia="Times New Roman" w:hAnsi="Arial"/>
          <w:sz w:val="24"/>
          <w:szCs w:val="24"/>
        </w:rPr>
      </w:pPr>
      <w:r>
        <w:rPr>
          <w:rFonts w:ascii="Arial" w:eastAsia="Times New Roman" w:hAnsi="Arial"/>
          <w:sz w:val="24"/>
          <w:szCs w:val="24"/>
        </w:rPr>
        <w:t xml:space="preserve">(2) </w:t>
      </w:r>
      <w:r w:rsidR="00031E5A">
        <w:rPr>
          <w:rFonts w:ascii="Arial" w:eastAsia="Times New Roman" w:hAnsi="Arial"/>
          <w:sz w:val="24"/>
          <w:szCs w:val="24"/>
        </w:rPr>
        <w:t xml:space="preserve">The written report shall be </w:t>
      </w:r>
      <w:r w:rsidR="00CA12AE">
        <w:rPr>
          <w:rFonts w:ascii="Arial" w:eastAsia="Times New Roman" w:hAnsi="Arial"/>
          <w:sz w:val="24"/>
          <w:szCs w:val="24"/>
        </w:rPr>
        <w:t>addressed</w:t>
      </w:r>
      <w:r w:rsidR="00CA12AE" w:rsidRPr="004326AC">
        <w:rPr>
          <w:rFonts w:ascii="Arial" w:eastAsia="Times New Roman" w:hAnsi="Arial"/>
          <w:sz w:val="24"/>
          <w:szCs w:val="24"/>
        </w:rPr>
        <w:t xml:space="preserve"> </w:t>
      </w:r>
      <w:r w:rsidRPr="004326AC">
        <w:rPr>
          <w:rFonts w:ascii="Arial" w:eastAsia="Times New Roman" w:hAnsi="Arial"/>
          <w:sz w:val="24"/>
          <w:szCs w:val="24"/>
        </w:rPr>
        <w:t>to</w:t>
      </w:r>
      <w:r w:rsidR="00CA12AE">
        <w:rPr>
          <w:rFonts w:ascii="Arial" w:eastAsia="Times New Roman" w:hAnsi="Arial"/>
          <w:sz w:val="24"/>
          <w:szCs w:val="24"/>
        </w:rPr>
        <w:t>:</w:t>
      </w:r>
    </w:p>
    <w:p w14:paraId="3260A0DB" w14:textId="77777777" w:rsidR="00CA12AE" w:rsidRDefault="00CA12AE" w:rsidP="00CA12AE">
      <w:pPr>
        <w:spacing w:after="0" w:line="240" w:lineRule="auto"/>
        <w:ind w:left="720" w:right="72"/>
        <w:jc w:val="both"/>
        <w:rPr>
          <w:rFonts w:ascii="Arial" w:eastAsia="Times New Roman" w:hAnsi="Arial"/>
          <w:sz w:val="24"/>
          <w:szCs w:val="24"/>
        </w:rPr>
      </w:pPr>
    </w:p>
    <w:p w14:paraId="4007CC99" w14:textId="13641C83" w:rsidR="00614D96" w:rsidRPr="00614D96" w:rsidRDefault="00614D96" w:rsidP="00614D96">
      <w:pPr>
        <w:tabs>
          <w:tab w:val="left" w:pos="1170"/>
        </w:tabs>
        <w:spacing w:after="0" w:line="240" w:lineRule="auto"/>
        <w:ind w:left="1080" w:right="72"/>
        <w:rPr>
          <w:rFonts w:ascii="Arial" w:eastAsia="Times New Roman" w:hAnsi="Arial"/>
          <w:b/>
          <w:i/>
          <w:sz w:val="24"/>
          <w:szCs w:val="24"/>
        </w:rPr>
      </w:pPr>
      <w:commentRangeStart w:id="40"/>
      <w:del w:id="41" w:author="Mentzer, Sam" w:date="2026-01-16T13:27:00Z" w16du:dateUtc="2026-01-16T21:27:00Z">
        <w:r w:rsidRPr="006705F7" w:rsidDel="006705F7">
          <w:rPr>
            <w:rFonts w:ascii="Arial" w:eastAsia="Times New Roman" w:hAnsi="Arial"/>
            <w:bCs/>
            <w:color w:val="FF0000"/>
            <w:sz w:val="24"/>
            <w:szCs w:val="24"/>
            <w:rPrChange w:id="42" w:author="Mentzer, Sam" w:date="2026-01-16T13:27:00Z" w16du:dateUtc="2026-01-16T21:27:00Z">
              <w:rPr>
                <w:rFonts w:ascii="Arial" w:eastAsia="Times New Roman" w:hAnsi="Arial"/>
                <w:b/>
                <w:color w:val="FF0000"/>
                <w:sz w:val="24"/>
                <w:szCs w:val="24"/>
              </w:rPr>
            </w:rPrChange>
          </w:rPr>
          <w:delText>&lt;Insert local VHA Privacy Officer’s name(s)</w:delText>
        </w:r>
        <w:r w:rsidR="00950ED8" w:rsidRPr="006705F7" w:rsidDel="006705F7">
          <w:rPr>
            <w:rFonts w:ascii="Arial" w:eastAsia="Times New Roman" w:hAnsi="Arial"/>
            <w:bCs/>
            <w:color w:val="FF0000"/>
            <w:sz w:val="24"/>
            <w:szCs w:val="24"/>
            <w:rPrChange w:id="43" w:author="Mentzer, Sam" w:date="2026-01-16T13:27:00Z" w16du:dateUtc="2026-01-16T21:27:00Z">
              <w:rPr>
                <w:rFonts w:ascii="Arial" w:eastAsia="Times New Roman" w:hAnsi="Arial"/>
                <w:b/>
                <w:color w:val="FF0000"/>
                <w:sz w:val="24"/>
                <w:szCs w:val="24"/>
              </w:rPr>
            </w:rPrChange>
          </w:rPr>
          <w:delText xml:space="preserve"> and facility address&gt;</w:delText>
        </w:r>
        <w:r w:rsidRPr="006705F7" w:rsidDel="006705F7">
          <w:rPr>
            <w:rFonts w:ascii="Arial" w:eastAsia="Times New Roman" w:hAnsi="Arial"/>
            <w:bCs/>
            <w:sz w:val="24"/>
            <w:szCs w:val="24"/>
            <w:rPrChange w:id="44" w:author="Mentzer, Sam" w:date="2026-01-16T13:27:00Z" w16du:dateUtc="2026-01-16T21:27:00Z">
              <w:rPr>
                <w:rFonts w:ascii="Arial" w:eastAsia="Times New Roman" w:hAnsi="Arial"/>
                <w:b/>
                <w:sz w:val="24"/>
                <w:szCs w:val="24"/>
              </w:rPr>
            </w:rPrChange>
          </w:rPr>
          <w:delText xml:space="preserve"> </w:delText>
        </w:r>
      </w:del>
      <w:ins w:id="45" w:author="Mentzer, Sam" w:date="2026-01-16T13:21:00Z" w16du:dateUtc="2026-01-16T21:21:00Z">
        <w:r w:rsidR="00F468C1" w:rsidRPr="006705F7">
          <w:rPr>
            <w:rFonts w:ascii="Arial" w:eastAsia="Times New Roman" w:hAnsi="Arial"/>
            <w:bCs/>
            <w:sz w:val="24"/>
            <w:szCs w:val="24"/>
            <w:rPrChange w:id="46" w:author="Mentzer, Sam" w:date="2026-01-16T13:27:00Z" w16du:dateUtc="2026-01-16T21:27:00Z">
              <w:rPr>
                <w:rFonts w:ascii="Arial" w:eastAsia="Times New Roman" w:hAnsi="Arial"/>
                <w:b/>
                <w:sz w:val="24"/>
                <w:szCs w:val="24"/>
              </w:rPr>
            </w:rPrChange>
          </w:rPr>
          <w:t xml:space="preserve">Julie Gorham (Telework; 810 </w:t>
        </w:r>
      </w:ins>
      <w:ins w:id="47" w:author="Mentzer, Sam" w:date="2026-01-16T13:22:00Z" w16du:dateUtc="2026-01-16T21:22:00Z">
        <w:r w:rsidR="00F468C1" w:rsidRPr="006705F7">
          <w:rPr>
            <w:rFonts w:ascii="Arial" w:eastAsia="Times New Roman" w:hAnsi="Arial"/>
            <w:bCs/>
            <w:sz w:val="24"/>
            <w:szCs w:val="24"/>
            <w:rPrChange w:id="48" w:author="Mentzer, Sam" w:date="2026-01-16T13:27:00Z" w16du:dateUtc="2026-01-16T21:27:00Z">
              <w:rPr>
                <w:rFonts w:ascii="Arial" w:eastAsia="Times New Roman" w:hAnsi="Arial"/>
                <w:b/>
                <w:sz w:val="24"/>
                <w:szCs w:val="24"/>
              </w:rPr>
            </w:rPrChange>
          </w:rPr>
          <w:t xml:space="preserve">Vermont </w:t>
        </w:r>
        <w:r w:rsidR="00FD17D0" w:rsidRPr="006705F7">
          <w:rPr>
            <w:rFonts w:ascii="Arial" w:eastAsia="Times New Roman" w:hAnsi="Arial"/>
            <w:bCs/>
            <w:sz w:val="24"/>
            <w:szCs w:val="24"/>
            <w:rPrChange w:id="49" w:author="Mentzer, Sam" w:date="2026-01-16T13:27:00Z" w16du:dateUtc="2026-01-16T21:27:00Z">
              <w:rPr>
                <w:rFonts w:ascii="Arial" w:eastAsia="Times New Roman" w:hAnsi="Arial"/>
                <w:b/>
                <w:sz w:val="24"/>
                <w:szCs w:val="24"/>
              </w:rPr>
            </w:rPrChange>
          </w:rPr>
          <w:t>Ave NW</w:t>
        </w:r>
        <w:r w:rsidR="001E4B22" w:rsidRPr="006705F7">
          <w:rPr>
            <w:rFonts w:ascii="Arial" w:eastAsia="Times New Roman" w:hAnsi="Arial"/>
            <w:bCs/>
            <w:sz w:val="24"/>
            <w:szCs w:val="24"/>
            <w:rPrChange w:id="50" w:author="Mentzer, Sam" w:date="2026-01-16T13:27:00Z" w16du:dateUtc="2026-01-16T21:27:00Z">
              <w:rPr>
                <w:rFonts w:ascii="Arial" w:eastAsia="Times New Roman" w:hAnsi="Arial"/>
                <w:b/>
                <w:sz w:val="24"/>
                <w:szCs w:val="24"/>
              </w:rPr>
            </w:rPrChange>
          </w:rPr>
          <w:t>, Washington D.C.</w:t>
        </w:r>
        <w:r w:rsidR="00F2227E" w:rsidRPr="006705F7">
          <w:rPr>
            <w:rFonts w:ascii="Arial" w:eastAsia="Times New Roman" w:hAnsi="Arial"/>
            <w:bCs/>
            <w:sz w:val="24"/>
            <w:szCs w:val="24"/>
            <w:rPrChange w:id="51" w:author="Mentzer, Sam" w:date="2026-01-16T13:27:00Z" w16du:dateUtc="2026-01-16T21:27:00Z">
              <w:rPr>
                <w:rFonts w:ascii="Arial" w:eastAsia="Times New Roman" w:hAnsi="Arial"/>
                <w:b/>
                <w:sz w:val="24"/>
                <w:szCs w:val="24"/>
              </w:rPr>
            </w:rPrChange>
          </w:rPr>
          <w:t xml:space="preserve"> 20420)</w:t>
        </w:r>
        <w:r w:rsidR="00F2227E">
          <w:rPr>
            <w:rFonts w:ascii="Arial" w:eastAsia="Times New Roman" w:hAnsi="Arial"/>
            <w:b/>
            <w:sz w:val="24"/>
            <w:szCs w:val="24"/>
          </w:rPr>
          <w:t xml:space="preserve"> </w:t>
        </w:r>
      </w:ins>
      <w:r w:rsidRPr="00950ED8">
        <w:rPr>
          <w:rFonts w:ascii="Arial" w:eastAsia="Times New Roman" w:hAnsi="Arial"/>
          <w:sz w:val="24"/>
          <w:szCs w:val="24"/>
        </w:rPr>
        <w:t xml:space="preserve">and </w:t>
      </w:r>
      <w:r w:rsidR="00950ED8" w:rsidRPr="00950ED8">
        <w:rPr>
          <w:rFonts w:ascii="Arial" w:eastAsia="Times New Roman" w:hAnsi="Arial"/>
          <w:sz w:val="24"/>
          <w:szCs w:val="24"/>
        </w:rPr>
        <w:t>submitted by email</w:t>
      </w:r>
      <w:r w:rsidR="00950ED8">
        <w:rPr>
          <w:rFonts w:ascii="Arial" w:eastAsia="Times New Roman" w:hAnsi="Arial"/>
          <w:b/>
          <w:sz w:val="24"/>
          <w:szCs w:val="24"/>
        </w:rPr>
        <w:t xml:space="preserve"> </w:t>
      </w:r>
      <w:r w:rsidR="00950ED8" w:rsidRPr="00950ED8">
        <w:rPr>
          <w:rFonts w:ascii="Arial" w:eastAsia="Times New Roman" w:hAnsi="Arial"/>
          <w:sz w:val="24"/>
          <w:szCs w:val="24"/>
        </w:rPr>
        <w:t>to</w:t>
      </w:r>
      <w:r w:rsidR="00950ED8">
        <w:rPr>
          <w:rFonts w:ascii="Arial" w:eastAsia="Times New Roman" w:hAnsi="Arial"/>
          <w:b/>
          <w:sz w:val="24"/>
          <w:szCs w:val="24"/>
        </w:rPr>
        <w:t xml:space="preserve"> </w:t>
      </w:r>
      <w:del w:id="52" w:author="Mentzer, Sam" w:date="2026-01-16T13:22:00Z" w16du:dateUtc="2026-01-16T21:22:00Z">
        <w:r w:rsidR="00950ED8" w:rsidRPr="006705F7" w:rsidDel="000726E5">
          <w:rPr>
            <w:rFonts w:ascii="Arial" w:eastAsia="Times New Roman" w:hAnsi="Arial"/>
            <w:bCs/>
            <w:color w:val="000000" w:themeColor="text1"/>
            <w:sz w:val="24"/>
            <w:szCs w:val="24"/>
            <w:rPrChange w:id="53" w:author="Mentzer, Sam" w:date="2026-01-16T13:28:00Z" w16du:dateUtc="2026-01-16T21:28:00Z">
              <w:rPr>
                <w:rFonts w:ascii="Arial" w:eastAsia="Times New Roman" w:hAnsi="Arial"/>
                <w:b/>
                <w:color w:val="FF0000"/>
                <w:sz w:val="24"/>
                <w:szCs w:val="24"/>
              </w:rPr>
            </w:rPrChange>
          </w:rPr>
          <w:delText xml:space="preserve">&lt;Insert local VHA Privacy Officer’s </w:delText>
        </w:r>
        <w:r w:rsidRPr="006705F7" w:rsidDel="000726E5">
          <w:rPr>
            <w:rFonts w:ascii="Arial" w:eastAsia="Times New Roman" w:hAnsi="Arial"/>
            <w:bCs/>
            <w:color w:val="000000" w:themeColor="text1"/>
            <w:sz w:val="24"/>
            <w:szCs w:val="24"/>
            <w:rPrChange w:id="54" w:author="Mentzer, Sam" w:date="2026-01-16T13:28:00Z" w16du:dateUtc="2026-01-16T21:28:00Z">
              <w:rPr>
                <w:rFonts w:ascii="Arial" w:eastAsia="Times New Roman" w:hAnsi="Arial"/>
                <w:b/>
                <w:color w:val="FF0000"/>
                <w:sz w:val="24"/>
                <w:szCs w:val="24"/>
              </w:rPr>
            </w:rPrChange>
          </w:rPr>
          <w:delText>email address(es)&gt;</w:delText>
        </w:r>
      </w:del>
      <w:ins w:id="55" w:author="Mentzer, Sam" w:date="2026-01-16T13:22:00Z" w16du:dateUtc="2026-01-16T21:22:00Z">
        <w:r w:rsidR="000726E5" w:rsidRPr="006705F7">
          <w:rPr>
            <w:rFonts w:ascii="Arial" w:eastAsia="Times New Roman" w:hAnsi="Arial"/>
            <w:bCs/>
            <w:color w:val="000000" w:themeColor="text1"/>
            <w:sz w:val="24"/>
            <w:szCs w:val="24"/>
            <w:rPrChange w:id="56" w:author="Mentzer, Sam" w:date="2026-01-16T13:28:00Z" w16du:dateUtc="2026-01-16T21:28:00Z">
              <w:rPr>
                <w:rFonts w:ascii="Arial" w:eastAsia="Times New Roman" w:hAnsi="Arial"/>
                <w:b/>
                <w:color w:val="FF0000"/>
                <w:sz w:val="24"/>
                <w:szCs w:val="24"/>
              </w:rPr>
            </w:rPrChange>
          </w:rPr>
          <w:t>Julie Gorham</w:t>
        </w:r>
      </w:ins>
      <w:ins w:id="57" w:author="Mentzer, Sam" w:date="2026-01-16T13:23:00Z" w16du:dateUtc="2026-01-16T21:23:00Z">
        <w:r w:rsidR="000726E5" w:rsidRPr="006705F7">
          <w:rPr>
            <w:rFonts w:ascii="Arial" w:eastAsia="Times New Roman" w:hAnsi="Arial"/>
            <w:bCs/>
            <w:color w:val="000000" w:themeColor="text1"/>
            <w:sz w:val="24"/>
            <w:szCs w:val="24"/>
            <w:rPrChange w:id="58" w:author="Mentzer, Sam" w:date="2026-01-16T13:28:00Z" w16du:dateUtc="2026-01-16T21:28:00Z">
              <w:rPr>
                <w:rFonts w:ascii="Arial" w:eastAsia="Times New Roman" w:hAnsi="Arial"/>
                <w:b/>
                <w:color w:val="FF0000"/>
                <w:sz w:val="24"/>
                <w:szCs w:val="24"/>
              </w:rPr>
            </w:rPrChange>
          </w:rPr>
          <w:t>,</w:t>
        </w:r>
      </w:ins>
      <w:ins w:id="59" w:author="Mentzer, Sam" w:date="2026-01-16T13:22:00Z" w16du:dateUtc="2026-01-16T21:22:00Z">
        <w:r w:rsidR="000726E5" w:rsidRPr="006705F7">
          <w:rPr>
            <w:rFonts w:ascii="Arial" w:eastAsia="Times New Roman" w:hAnsi="Arial"/>
            <w:bCs/>
            <w:color w:val="000000" w:themeColor="text1"/>
            <w:sz w:val="24"/>
            <w:szCs w:val="24"/>
            <w:rPrChange w:id="60" w:author="Mentzer, Sam" w:date="2026-01-16T13:28:00Z" w16du:dateUtc="2026-01-16T21:28:00Z">
              <w:rPr>
                <w:rFonts w:ascii="Arial" w:eastAsia="Times New Roman" w:hAnsi="Arial"/>
                <w:b/>
                <w:color w:val="FF0000"/>
                <w:sz w:val="24"/>
                <w:szCs w:val="24"/>
              </w:rPr>
            </w:rPrChange>
          </w:rPr>
          <w:t xml:space="preserve"> julie.gorham@va.gov</w:t>
        </w:r>
      </w:ins>
      <w:r w:rsidR="0014521E" w:rsidRPr="006705F7">
        <w:rPr>
          <w:rFonts w:ascii="Arial" w:eastAsia="Times New Roman" w:hAnsi="Arial"/>
          <w:b/>
          <w:color w:val="000000" w:themeColor="text1"/>
          <w:sz w:val="24"/>
          <w:szCs w:val="24"/>
          <w:rPrChange w:id="61" w:author="Mentzer, Sam" w:date="2026-01-16T13:27:00Z" w16du:dateUtc="2026-01-16T21:27:00Z">
            <w:rPr>
              <w:rFonts w:ascii="Arial" w:eastAsia="Times New Roman" w:hAnsi="Arial"/>
              <w:b/>
              <w:sz w:val="24"/>
              <w:szCs w:val="24"/>
            </w:rPr>
          </w:rPrChange>
        </w:rPr>
        <w:t xml:space="preserve"> </w:t>
      </w:r>
      <w:commentRangeEnd w:id="40"/>
      <w:r w:rsidR="009D23FF" w:rsidRPr="006705F7">
        <w:rPr>
          <w:rStyle w:val="CommentReference"/>
          <w:color w:val="000000" w:themeColor="text1"/>
          <w:rPrChange w:id="62" w:author="Mentzer, Sam" w:date="2026-01-16T13:27:00Z" w16du:dateUtc="2026-01-16T21:27:00Z">
            <w:rPr>
              <w:rStyle w:val="CommentReference"/>
            </w:rPr>
          </w:rPrChange>
        </w:rPr>
        <w:commentReference w:id="40"/>
      </w:r>
      <w:r w:rsidR="007C3099">
        <w:rPr>
          <w:rFonts w:ascii="Arial" w:eastAsia="Times New Roman" w:hAnsi="Arial"/>
          <w:sz w:val="24"/>
          <w:szCs w:val="24"/>
        </w:rPr>
        <w:t xml:space="preserve">and to </w:t>
      </w:r>
      <w:r w:rsidR="0014521E" w:rsidRPr="0014521E">
        <w:rPr>
          <w:rFonts w:ascii="Arial" w:eastAsia="Times New Roman" w:hAnsi="Arial"/>
          <w:sz w:val="24"/>
          <w:szCs w:val="24"/>
        </w:rPr>
        <w:t>the VHA Health Information Access Office</w:t>
      </w:r>
      <w:r w:rsidR="00881FC4">
        <w:rPr>
          <w:rFonts w:ascii="Arial" w:eastAsia="Times New Roman" w:hAnsi="Arial"/>
          <w:sz w:val="24"/>
          <w:szCs w:val="24"/>
        </w:rPr>
        <w:t xml:space="preserve">, </w:t>
      </w:r>
      <w:r w:rsidR="00881FC4">
        <w:rPr>
          <w:rFonts w:ascii="Arial" w:hAnsi="Arial" w:cs="Arial"/>
          <w:sz w:val="24"/>
          <w:szCs w:val="24"/>
        </w:rPr>
        <w:t xml:space="preserve">Business Associate Program Manager </w:t>
      </w:r>
      <w:r w:rsidR="0014521E">
        <w:rPr>
          <w:rFonts w:ascii="Arial" w:eastAsia="Times New Roman" w:hAnsi="Arial"/>
          <w:sz w:val="24"/>
          <w:szCs w:val="24"/>
        </w:rPr>
        <w:t>at</w:t>
      </w:r>
      <w:r w:rsidR="0014521E" w:rsidRPr="0014521E">
        <w:rPr>
          <w:rFonts w:ascii="Arial" w:eastAsia="Times New Roman" w:hAnsi="Arial"/>
          <w:sz w:val="24"/>
          <w:szCs w:val="24"/>
        </w:rPr>
        <w:t xml:space="preserve"> </w:t>
      </w:r>
      <w:hyperlink r:id="rId16" w:history="1">
        <w:r w:rsidR="00F101A3" w:rsidRPr="000F53E3">
          <w:rPr>
            <w:rStyle w:val="Hyperlink"/>
            <w:rFonts w:ascii="Arial" w:eastAsia="Times New Roman" w:hAnsi="Arial"/>
            <w:sz w:val="24"/>
            <w:szCs w:val="24"/>
          </w:rPr>
          <w:t>VHABAAIssues@va.gov</w:t>
        </w:r>
      </w:hyperlink>
      <w:r w:rsidRPr="00614D96">
        <w:rPr>
          <w:rFonts w:ascii="Arial" w:eastAsia="Times New Roman" w:hAnsi="Arial"/>
          <w:b/>
          <w:sz w:val="24"/>
          <w:szCs w:val="24"/>
        </w:rPr>
        <w:t xml:space="preserve">. </w:t>
      </w:r>
      <w:r w:rsidRPr="00614D96">
        <w:rPr>
          <w:rFonts w:ascii="Arial" w:eastAsia="Times New Roman" w:hAnsi="Arial"/>
          <w:sz w:val="24"/>
          <w:szCs w:val="24"/>
        </w:rPr>
        <w:t xml:space="preserve"> </w:t>
      </w:r>
    </w:p>
    <w:p w14:paraId="0640D7A9" w14:textId="77777777" w:rsidR="002D078B" w:rsidRPr="004326AC" w:rsidRDefault="002D078B" w:rsidP="00614D96">
      <w:pPr>
        <w:spacing w:after="0" w:line="240" w:lineRule="auto"/>
        <w:ind w:right="72" w:firstLine="1080"/>
        <w:rPr>
          <w:rFonts w:ascii="Arial" w:eastAsia="Times New Roman" w:hAnsi="Arial" w:cs="Arial"/>
          <w:sz w:val="24"/>
          <w:szCs w:val="24"/>
        </w:rPr>
      </w:pPr>
    </w:p>
    <w:p w14:paraId="009E2C37" w14:textId="77777777" w:rsidR="0059563B" w:rsidRDefault="00F900F3" w:rsidP="00FE0C75">
      <w:pPr>
        <w:tabs>
          <w:tab w:val="left" w:pos="-6300"/>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F</w:t>
      </w:r>
      <w:r w:rsidR="000D0C5F">
        <w:rPr>
          <w:rFonts w:ascii="Arial" w:eastAsia="Times New Roman" w:hAnsi="Arial"/>
          <w:sz w:val="24"/>
          <w:szCs w:val="24"/>
        </w:rPr>
        <w:t xml:space="preserve">. </w:t>
      </w:r>
      <w:r w:rsidR="00FE0C75">
        <w:rPr>
          <w:rFonts w:ascii="Arial" w:eastAsia="Times New Roman" w:hAnsi="Arial"/>
          <w:sz w:val="24"/>
          <w:szCs w:val="24"/>
        </w:rPr>
        <w:t xml:space="preserve"> </w:t>
      </w:r>
      <w:r w:rsidR="0059563B" w:rsidRPr="0059563B">
        <w:rPr>
          <w:rFonts w:ascii="Arial" w:eastAsia="Times New Roman" w:hAnsi="Arial"/>
          <w:sz w:val="24"/>
          <w:szCs w:val="24"/>
        </w:rPr>
        <w:t xml:space="preserve">To the greatest extent feasible, mitigate any harm due to a Use or Disclosure </w:t>
      </w:r>
      <w:r w:rsidR="004D7371">
        <w:rPr>
          <w:rFonts w:ascii="Arial" w:eastAsia="Times New Roman" w:hAnsi="Arial"/>
          <w:sz w:val="24"/>
          <w:szCs w:val="24"/>
        </w:rPr>
        <w:t xml:space="preserve">of PHI </w:t>
      </w:r>
      <w:r w:rsidR="0059563B" w:rsidRPr="0059563B">
        <w:rPr>
          <w:rFonts w:ascii="Arial" w:eastAsia="Times New Roman" w:hAnsi="Arial"/>
          <w:sz w:val="24"/>
          <w:szCs w:val="24"/>
        </w:rPr>
        <w:t xml:space="preserve">by Business Associate </w:t>
      </w:r>
      <w:r w:rsidR="004D7371">
        <w:rPr>
          <w:rFonts w:ascii="Arial" w:eastAsia="Times New Roman" w:hAnsi="Arial"/>
          <w:sz w:val="24"/>
          <w:szCs w:val="24"/>
        </w:rPr>
        <w:t>in violation of</w:t>
      </w:r>
      <w:r w:rsidR="0059563B" w:rsidRPr="0059563B">
        <w:rPr>
          <w:rFonts w:ascii="Arial" w:eastAsia="Times New Roman" w:hAnsi="Arial"/>
          <w:sz w:val="24"/>
          <w:szCs w:val="24"/>
        </w:rPr>
        <w:t xml:space="preserve"> this Agreement that is known or, by exercising reasonable diligence</w:t>
      </w:r>
      <w:r w:rsidR="004D7371">
        <w:rPr>
          <w:rFonts w:ascii="Arial" w:eastAsia="Times New Roman" w:hAnsi="Arial"/>
          <w:sz w:val="24"/>
          <w:szCs w:val="24"/>
        </w:rPr>
        <w:t>,</w:t>
      </w:r>
      <w:r w:rsidR="0059563B" w:rsidRPr="0059563B">
        <w:rPr>
          <w:rFonts w:ascii="Arial" w:eastAsia="Times New Roman" w:hAnsi="Arial"/>
          <w:sz w:val="24"/>
          <w:szCs w:val="24"/>
        </w:rPr>
        <w:t xml:space="preserve"> should have been known to Business Associate.</w:t>
      </w:r>
      <w:r w:rsidR="004D7371">
        <w:rPr>
          <w:rFonts w:ascii="Arial" w:eastAsia="Times New Roman" w:hAnsi="Arial"/>
          <w:sz w:val="24"/>
          <w:szCs w:val="24"/>
        </w:rPr>
        <w:t xml:space="preserve"> </w:t>
      </w:r>
    </w:p>
    <w:p w14:paraId="4F12E7D6" w14:textId="77777777" w:rsidR="00FE0C75" w:rsidRPr="0059563B" w:rsidRDefault="00FE0C75" w:rsidP="00FE0C75">
      <w:pPr>
        <w:tabs>
          <w:tab w:val="left" w:pos="-6300"/>
          <w:tab w:val="left" w:pos="0"/>
        </w:tabs>
        <w:spacing w:after="0" w:line="240" w:lineRule="auto"/>
        <w:ind w:left="360" w:right="-18"/>
        <w:jc w:val="both"/>
        <w:rPr>
          <w:rFonts w:ascii="Arial" w:eastAsia="Times New Roman" w:hAnsi="Arial"/>
          <w:sz w:val="24"/>
          <w:szCs w:val="24"/>
        </w:rPr>
      </w:pPr>
    </w:p>
    <w:p w14:paraId="2354DCE1" w14:textId="77777777" w:rsidR="00D52960" w:rsidRDefault="00F900F3" w:rsidP="00CA6116">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G</w:t>
      </w:r>
      <w:r w:rsidR="00D52960">
        <w:rPr>
          <w:rFonts w:ascii="Arial" w:eastAsia="Times New Roman" w:hAnsi="Arial"/>
          <w:sz w:val="24"/>
          <w:szCs w:val="24"/>
        </w:rPr>
        <w:t xml:space="preserve">. </w:t>
      </w:r>
      <w:r w:rsidR="000D0C5F">
        <w:rPr>
          <w:rFonts w:ascii="Arial" w:eastAsia="Times New Roman" w:hAnsi="Arial"/>
          <w:sz w:val="24"/>
          <w:szCs w:val="24"/>
        </w:rPr>
        <w:t xml:space="preserve"> </w:t>
      </w:r>
      <w:r w:rsidR="001C2F4C" w:rsidRPr="001C2F4C">
        <w:rPr>
          <w:rFonts w:ascii="Arial" w:eastAsia="Times New Roman" w:hAnsi="Arial"/>
          <w:sz w:val="24"/>
          <w:szCs w:val="24"/>
        </w:rPr>
        <w:t>To the extent feasible, use only agents and Subcontractors that are physically located within a jurisdiction subject to the laws of the United States or its Territories.</w:t>
      </w:r>
    </w:p>
    <w:p w14:paraId="09AA6468" w14:textId="77777777" w:rsidR="000D0C5F" w:rsidRPr="004D7371" w:rsidRDefault="000D0C5F" w:rsidP="00FE0C75">
      <w:pPr>
        <w:tabs>
          <w:tab w:val="left" w:pos="-2790"/>
          <w:tab w:val="left" w:pos="0"/>
        </w:tabs>
        <w:spacing w:after="0" w:line="240" w:lineRule="auto"/>
        <w:ind w:left="360" w:right="72"/>
        <w:jc w:val="both"/>
        <w:rPr>
          <w:rFonts w:ascii="Arial" w:eastAsia="Times New Roman" w:hAnsi="Arial"/>
          <w:sz w:val="24"/>
          <w:szCs w:val="24"/>
          <w:u w:val="single"/>
        </w:rPr>
      </w:pPr>
    </w:p>
    <w:p w14:paraId="68DA93E4" w14:textId="77777777" w:rsidR="00F9022A" w:rsidRDefault="00F900F3" w:rsidP="00FE0C75">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H</w:t>
      </w:r>
      <w:r w:rsidR="000D0C5F">
        <w:rPr>
          <w:rFonts w:ascii="Arial" w:eastAsia="Times New Roman" w:hAnsi="Arial"/>
          <w:sz w:val="24"/>
          <w:szCs w:val="24"/>
        </w:rPr>
        <w:t>.</w:t>
      </w:r>
      <w:r w:rsidR="001B1BA2">
        <w:rPr>
          <w:rFonts w:ascii="Arial" w:eastAsia="Times New Roman" w:hAnsi="Arial"/>
          <w:sz w:val="24"/>
          <w:szCs w:val="24"/>
        </w:rPr>
        <w:t xml:space="preserve"> </w:t>
      </w:r>
      <w:r w:rsidR="00F9022A">
        <w:rPr>
          <w:rFonts w:ascii="Arial" w:eastAsia="Times New Roman" w:hAnsi="Arial"/>
          <w:sz w:val="24"/>
          <w:szCs w:val="24"/>
        </w:rPr>
        <w:t xml:space="preserve">Enter into </w:t>
      </w:r>
      <w:r w:rsidR="00AA18AF">
        <w:rPr>
          <w:rFonts w:ascii="Arial" w:eastAsia="Times New Roman" w:hAnsi="Arial"/>
          <w:sz w:val="24"/>
          <w:szCs w:val="24"/>
        </w:rPr>
        <w:t>B</w:t>
      </w:r>
      <w:r w:rsidR="00F9022A">
        <w:rPr>
          <w:rFonts w:ascii="Arial" w:eastAsia="Times New Roman" w:hAnsi="Arial"/>
          <w:sz w:val="24"/>
          <w:szCs w:val="24"/>
        </w:rPr>
        <w:t>usine</w:t>
      </w:r>
      <w:r w:rsidR="00AA18AF">
        <w:rPr>
          <w:rFonts w:ascii="Arial" w:eastAsia="Times New Roman" w:hAnsi="Arial"/>
          <w:sz w:val="24"/>
          <w:szCs w:val="24"/>
        </w:rPr>
        <w:t>ss A</w:t>
      </w:r>
      <w:r w:rsidR="00F9022A">
        <w:rPr>
          <w:rFonts w:ascii="Arial" w:eastAsia="Times New Roman" w:hAnsi="Arial"/>
          <w:sz w:val="24"/>
          <w:szCs w:val="24"/>
        </w:rPr>
        <w:t xml:space="preserve">ssociate </w:t>
      </w:r>
      <w:r w:rsidR="00AA18AF">
        <w:rPr>
          <w:rFonts w:ascii="Arial" w:eastAsia="Times New Roman" w:hAnsi="Arial"/>
          <w:sz w:val="24"/>
          <w:szCs w:val="24"/>
        </w:rPr>
        <w:t>A</w:t>
      </w:r>
      <w:r w:rsidR="00F9022A">
        <w:rPr>
          <w:rFonts w:ascii="Arial" w:eastAsia="Times New Roman" w:hAnsi="Arial"/>
          <w:sz w:val="24"/>
          <w:szCs w:val="24"/>
        </w:rPr>
        <w:t xml:space="preserve">greements </w:t>
      </w:r>
      <w:r w:rsidR="00D90E30">
        <w:rPr>
          <w:rFonts w:ascii="Arial" w:eastAsia="Times New Roman" w:hAnsi="Arial"/>
          <w:sz w:val="24"/>
          <w:szCs w:val="24"/>
        </w:rPr>
        <w:t xml:space="preserve">with </w:t>
      </w:r>
      <w:r w:rsidR="00AA2452">
        <w:rPr>
          <w:rFonts w:ascii="Arial" w:eastAsia="Times New Roman" w:hAnsi="Arial"/>
          <w:sz w:val="24"/>
          <w:szCs w:val="24"/>
        </w:rPr>
        <w:t xml:space="preserve">contractors and </w:t>
      </w:r>
      <w:r w:rsidR="009C4FBC">
        <w:rPr>
          <w:rFonts w:ascii="Arial" w:eastAsia="Times New Roman" w:hAnsi="Arial"/>
          <w:sz w:val="24"/>
          <w:szCs w:val="24"/>
        </w:rPr>
        <w:t>S</w:t>
      </w:r>
      <w:r w:rsidR="00AA2452">
        <w:rPr>
          <w:rFonts w:ascii="Arial" w:eastAsia="Times New Roman" w:hAnsi="Arial"/>
          <w:sz w:val="24"/>
          <w:szCs w:val="24"/>
        </w:rPr>
        <w:t xml:space="preserve">ubcontractors </w:t>
      </w:r>
      <w:r w:rsidR="00F9022A">
        <w:rPr>
          <w:rFonts w:ascii="Arial" w:eastAsia="Times New Roman" w:hAnsi="Arial"/>
          <w:sz w:val="24"/>
          <w:szCs w:val="24"/>
        </w:rPr>
        <w:t xml:space="preserve">as appropriate under the HIPAA Rules and this Agreement.  </w:t>
      </w:r>
      <w:r w:rsidR="001C2F4C">
        <w:rPr>
          <w:rFonts w:ascii="Arial" w:eastAsia="Times New Roman" w:hAnsi="Arial"/>
          <w:sz w:val="24"/>
          <w:szCs w:val="24"/>
        </w:rPr>
        <w:t xml:space="preserve">In doing so, </w:t>
      </w:r>
      <w:r w:rsidR="00F9022A">
        <w:rPr>
          <w:rFonts w:ascii="Arial" w:eastAsia="Times New Roman" w:hAnsi="Arial"/>
          <w:sz w:val="24"/>
          <w:szCs w:val="24"/>
        </w:rPr>
        <w:t>Business Associate:</w:t>
      </w:r>
    </w:p>
    <w:p w14:paraId="24686ED1" w14:textId="77777777" w:rsidR="00F9022A" w:rsidRDefault="00F9022A" w:rsidP="00FE0C75">
      <w:pPr>
        <w:tabs>
          <w:tab w:val="left" w:pos="0"/>
        </w:tabs>
        <w:spacing w:after="0" w:line="240" w:lineRule="auto"/>
        <w:ind w:left="360" w:right="-18"/>
        <w:jc w:val="both"/>
        <w:rPr>
          <w:rFonts w:ascii="Arial" w:eastAsia="Times New Roman" w:hAnsi="Arial"/>
          <w:sz w:val="24"/>
          <w:szCs w:val="24"/>
        </w:rPr>
      </w:pPr>
    </w:p>
    <w:p w14:paraId="55700B5C" w14:textId="77777777" w:rsidR="00F9022A" w:rsidRDefault="00F9022A" w:rsidP="00E27A09">
      <w:pPr>
        <w:tabs>
          <w:tab w:val="left" w:pos="0"/>
        </w:tabs>
        <w:spacing w:after="0" w:line="240" w:lineRule="auto"/>
        <w:ind w:left="720" w:right="-18"/>
        <w:jc w:val="both"/>
        <w:rPr>
          <w:rFonts w:ascii="Arial" w:eastAsia="Times New Roman" w:hAnsi="Arial"/>
          <w:sz w:val="24"/>
          <w:szCs w:val="24"/>
        </w:rPr>
      </w:pPr>
      <w:r>
        <w:rPr>
          <w:rFonts w:ascii="Arial" w:eastAsia="Times New Roman" w:hAnsi="Arial"/>
          <w:sz w:val="24"/>
          <w:szCs w:val="24"/>
        </w:rPr>
        <w:t>(1)</w:t>
      </w:r>
      <w:r w:rsidR="00E27A09">
        <w:rPr>
          <w:rFonts w:ascii="Arial" w:eastAsia="Times New Roman" w:hAnsi="Arial"/>
          <w:sz w:val="24"/>
          <w:szCs w:val="24"/>
        </w:rPr>
        <w:t xml:space="preserve">  </w:t>
      </w:r>
      <w:r>
        <w:rPr>
          <w:rFonts w:ascii="Arial" w:eastAsia="Times New Roman" w:hAnsi="Arial"/>
          <w:sz w:val="24"/>
          <w:szCs w:val="24"/>
        </w:rPr>
        <w:t xml:space="preserve">Must ensure that the </w:t>
      </w:r>
      <w:r w:rsidR="00E27A09">
        <w:rPr>
          <w:rFonts w:ascii="Arial" w:eastAsia="Times New Roman" w:hAnsi="Arial"/>
          <w:sz w:val="24"/>
          <w:szCs w:val="24"/>
        </w:rPr>
        <w:t xml:space="preserve">terms of any </w:t>
      </w:r>
      <w:r w:rsidR="00AA18AF">
        <w:rPr>
          <w:rFonts w:ascii="Arial" w:eastAsia="Times New Roman" w:hAnsi="Arial"/>
          <w:sz w:val="24"/>
          <w:szCs w:val="24"/>
        </w:rPr>
        <w:t>A</w:t>
      </w:r>
      <w:r w:rsidR="00E27A09">
        <w:rPr>
          <w:rFonts w:ascii="Arial" w:eastAsia="Times New Roman" w:hAnsi="Arial"/>
          <w:sz w:val="24"/>
          <w:szCs w:val="24"/>
        </w:rPr>
        <w:t xml:space="preserve">greement between Business Associate and a contractor or </w:t>
      </w:r>
      <w:r w:rsidR="009C4FBC">
        <w:rPr>
          <w:rFonts w:ascii="Arial" w:eastAsia="Times New Roman" w:hAnsi="Arial"/>
          <w:sz w:val="24"/>
          <w:szCs w:val="24"/>
        </w:rPr>
        <w:t>S</w:t>
      </w:r>
      <w:r w:rsidR="00E27A09">
        <w:rPr>
          <w:rFonts w:ascii="Arial" w:eastAsia="Times New Roman" w:hAnsi="Arial"/>
          <w:sz w:val="24"/>
          <w:szCs w:val="24"/>
        </w:rPr>
        <w:t>ubcontractor are</w:t>
      </w:r>
      <w:r>
        <w:rPr>
          <w:rFonts w:ascii="Arial" w:eastAsia="Times New Roman" w:hAnsi="Arial"/>
          <w:sz w:val="24"/>
          <w:szCs w:val="24"/>
        </w:rPr>
        <w:t xml:space="preserve"> at least as restrictive as Business Associate Agreement between Business Associate and Covered Entity.</w:t>
      </w:r>
    </w:p>
    <w:p w14:paraId="4670B48B" w14:textId="77777777" w:rsidR="00F9022A" w:rsidRDefault="00F9022A" w:rsidP="008702BA">
      <w:pPr>
        <w:tabs>
          <w:tab w:val="left" w:pos="0"/>
        </w:tabs>
        <w:spacing w:after="0" w:line="240" w:lineRule="auto"/>
        <w:ind w:left="720" w:right="-18"/>
        <w:jc w:val="both"/>
        <w:rPr>
          <w:rFonts w:ascii="Arial" w:eastAsia="Times New Roman" w:hAnsi="Arial"/>
          <w:sz w:val="24"/>
          <w:szCs w:val="24"/>
        </w:rPr>
      </w:pPr>
    </w:p>
    <w:p w14:paraId="6CCB1674" w14:textId="77777777" w:rsidR="00C40C29" w:rsidRDefault="00F9022A" w:rsidP="00E27A09">
      <w:pPr>
        <w:tabs>
          <w:tab w:val="left" w:pos="0"/>
        </w:tabs>
        <w:spacing w:after="0" w:line="240" w:lineRule="auto"/>
        <w:ind w:left="720" w:right="-18"/>
        <w:jc w:val="both"/>
        <w:rPr>
          <w:rFonts w:ascii="Arial" w:eastAsia="Times New Roman" w:hAnsi="Arial"/>
          <w:sz w:val="24"/>
          <w:szCs w:val="24"/>
        </w:rPr>
      </w:pPr>
      <w:r>
        <w:rPr>
          <w:rFonts w:ascii="Arial" w:eastAsia="Times New Roman" w:hAnsi="Arial"/>
          <w:sz w:val="24"/>
          <w:szCs w:val="24"/>
        </w:rPr>
        <w:t>(2)</w:t>
      </w:r>
      <w:r w:rsidRPr="000D0C5F">
        <w:rPr>
          <w:rFonts w:ascii="Arial" w:eastAsia="Times New Roman" w:hAnsi="Arial"/>
          <w:sz w:val="24"/>
          <w:szCs w:val="24"/>
        </w:rPr>
        <w:t xml:space="preserve"> </w:t>
      </w:r>
      <w:r>
        <w:rPr>
          <w:rFonts w:ascii="Arial" w:eastAsia="Times New Roman" w:hAnsi="Arial"/>
          <w:sz w:val="24"/>
          <w:szCs w:val="24"/>
        </w:rPr>
        <w:t>Must e</w:t>
      </w:r>
      <w:r w:rsidR="00E528E2" w:rsidRPr="000D0C5F">
        <w:rPr>
          <w:rFonts w:ascii="Arial" w:eastAsia="Times New Roman" w:hAnsi="Arial"/>
          <w:sz w:val="24"/>
          <w:szCs w:val="24"/>
        </w:rPr>
        <w:t>nsure</w:t>
      </w:r>
      <w:r w:rsidR="00E528E2">
        <w:rPr>
          <w:rFonts w:ascii="Arial" w:eastAsia="Times New Roman" w:hAnsi="Arial"/>
          <w:sz w:val="24"/>
          <w:szCs w:val="24"/>
        </w:rPr>
        <w:t xml:space="preserve"> that</w:t>
      </w:r>
      <w:r w:rsidR="00E528E2" w:rsidRPr="004326AC">
        <w:rPr>
          <w:rFonts w:ascii="Arial" w:eastAsia="Times New Roman" w:hAnsi="Arial"/>
          <w:sz w:val="24"/>
          <w:szCs w:val="24"/>
        </w:rPr>
        <w:t xml:space="preserve"> </w:t>
      </w:r>
      <w:r w:rsidR="004326AC" w:rsidRPr="004326AC">
        <w:rPr>
          <w:rFonts w:ascii="Arial" w:eastAsia="Times New Roman" w:hAnsi="Arial"/>
          <w:sz w:val="24"/>
          <w:szCs w:val="24"/>
        </w:rPr>
        <w:t>contractors</w:t>
      </w:r>
      <w:r w:rsidR="003C0F0F">
        <w:rPr>
          <w:rFonts w:ascii="Arial" w:eastAsia="Times New Roman" w:hAnsi="Arial"/>
          <w:sz w:val="24"/>
          <w:szCs w:val="24"/>
        </w:rPr>
        <w:t xml:space="preserve"> and</w:t>
      </w:r>
      <w:r w:rsidR="004326AC" w:rsidRPr="004326AC">
        <w:rPr>
          <w:rFonts w:ascii="Arial" w:eastAsia="Times New Roman" w:hAnsi="Arial"/>
          <w:sz w:val="24"/>
          <w:szCs w:val="24"/>
        </w:rPr>
        <w:t xml:space="preserve"> </w:t>
      </w:r>
      <w:r w:rsidR="009C4FBC">
        <w:rPr>
          <w:rFonts w:ascii="Arial" w:eastAsia="Times New Roman" w:hAnsi="Arial"/>
          <w:sz w:val="24"/>
          <w:szCs w:val="24"/>
        </w:rPr>
        <w:t>S</w:t>
      </w:r>
      <w:r w:rsidR="004326AC" w:rsidRPr="004326AC">
        <w:rPr>
          <w:rFonts w:ascii="Arial" w:eastAsia="Times New Roman" w:hAnsi="Arial"/>
          <w:sz w:val="24"/>
          <w:szCs w:val="24"/>
        </w:rPr>
        <w:t>ubcontractors</w:t>
      </w:r>
      <w:r w:rsidR="00E528E2">
        <w:rPr>
          <w:rFonts w:ascii="Arial" w:eastAsia="Times New Roman" w:hAnsi="Arial"/>
          <w:sz w:val="24"/>
          <w:szCs w:val="24"/>
        </w:rPr>
        <w:t xml:space="preserve"> </w:t>
      </w:r>
      <w:r w:rsidR="004326AC" w:rsidRPr="00817F8F">
        <w:rPr>
          <w:rFonts w:ascii="Arial" w:eastAsia="Times New Roman" w:hAnsi="Arial"/>
          <w:sz w:val="24"/>
          <w:szCs w:val="24"/>
        </w:rPr>
        <w:t xml:space="preserve">agree to the same restrictions and conditions that apply to Business Associate </w:t>
      </w:r>
      <w:r w:rsidR="00FF7B06" w:rsidRPr="00817F8F">
        <w:rPr>
          <w:rFonts w:ascii="Arial" w:eastAsia="Times New Roman" w:hAnsi="Arial"/>
          <w:sz w:val="24"/>
          <w:szCs w:val="24"/>
        </w:rPr>
        <w:t xml:space="preserve">and obtain satisfactory written assurances from them </w:t>
      </w:r>
      <w:r w:rsidR="00A21DCE" w:rsidRPr="00817F8F">
        <w:rPr>
          <w:rFonts w:ascii="Arial" w:eastAsia="Times New Roman" w:hAnsi="Arial"/>
          <w:sz w:val="24"/>
          <w:szCs w:val="24"/>
        </w:rPr>
        <w:t>that they agree</w:t>
      </w:r>
      <w:r w:rsidR="00FF7B06" w:rsidRPr="00817F8F">
        <w:rPr>
          <w:rFonts w:ascii="Arial" w:eastAsia="Times New Roman" w:hAnsi="Arial"/>
          <w:sz w:val="24"/>
          <w:szCs w:val="24"/>
        </w:rPr>
        <w:t xml:space="preserve"> to those restrictions and conditions</w:t>
      </w:r>
      <w:r w:rsidR="000E0593">
        <w:rPr>
          <w:rFonts w:ascii="Arial" w:eastAsia="Times New Roman" w:hAnsi="Arial"/>
          <w:sz w:val="24"/>
          <w:szCs w:val="24"/>
        </w:rPr>
        <w:t>.</w:t>
      </w:r>
    </w:p>
    <w:p w14:paraId="462957CD" w14:textId="77777777" w:rsidR="00F9022A" w:rsidRDefault="00F9022A" w:rsidP="008702BA">
      <w:pPr>
        <w:tabs>
          <w:tab w:val="left" w:pos="0"/>
        </w:tabs>
        <w:spacing w:after="0" w:line="240" w:lineRule="auto"/>
        <w:ind w:left="720" w:right="-18"/>
        <w:jc w:val="both"/>
        <w:rPr>
          <w:rFonts w:ascii="Arial" w:eastAsia="Times New Roman" w:hAnsi="Arial"/>
          <w:sz w:val="24"/>
          <w:szCs w:val="24"/>
        </w:rPr>
      </w:pPr>
    </w:p>
    <w:p w14:paraId="3B1A3076" w14:textId="77777777" w:rsidR="00F9022A" w:rsidRDefault="00F9022A" w:rsidP="008702BA">
      <w:pPr>
        <w:tabs>
          <w:tab w:val="left" w:pos="0"/>
        </w:tabs>
        <w:spacing w:after="0" w:line="240" w:lineRule="auto"/>
        <w:ind w:left="720" w:right="-18"/>
        <w:jc w:val="both"/>
        <w:rPr>
          <w:rFonts w:ascii="Arial" w:eastAsia="Times New Roman" w:hAnsi="Arial"/>
          <w:sz w:val="24"/>
          <w:szCs w:val="24"/>
        </w:rPr>
      </w:pPr>
      <w:r>
        <w:rPr>
          <w:rFonts w:ascii="Arial" w:eastAsia="Times New Roman" w:hAnsi="Arial"/>
          <w:sz w:val="24"/>
          <w:szCs w:val="24"/>
        </w:rPr>
        <w:t>(3</w:t>
      </w:r>
      <w:proofErr w:type="gramStart"/>
      <w:r>
        <w:rPr>
          <w:rFonts w:ascii="Arial" w:eastAsia="Times New Roman" w:hAnsi="Arial"/>
          <w:sz w:val="24"/>
          <w:szCs w:val="24"/>
        </w:rPr>
        <w:t xml:space="preserve">)  </w:t>
      </w:r>
      <w:r w:rsidR="001C2F4C" w:rsidRPr="001C2F4C">
        <w:rPr>
          <w:rFonts w:ascii="Arial" w:eastAsia="Times New Roman" w:hAnsi="Arial"/>
          <w:sz w:val="24"/>
          <w:szCs w:val="24"/>
        </w:rPr>
        <w:t>Unless</w:t>
      </w:r>
      <w:proofErr w:type="gramEnd"/>
      <w:r w:rsidR="001C2F4C" w:rsidRPr="001C2F4C">
        <w:rPr>
          <w:rFonts w:ascii="Arial" w:eastAsia="Times New Roman" w:hAnsi="Arial"/>
          <w:sz w:val="24"/>
          <w:szCs w:val="24"/>
        </w:rPr>
        <w:t xml:space="preserve"> approved by Covered Entity in advance and in writing, </w:t>
      </w:r>
      <w:proofErr w:type="gramStart"/>
      <w:r w:rsidR="001C2F4C" w:rsidRPr="001C2F4C">
        <w:rPr>
          <w:rFonts w:ascii="Arial" w:eastAsia="Times New Roman" w:hAnsi="Arial"/>
          <w:sz w:val="24"/>
          <w:szCs w:val="24"/>
        </w:rPr>
        <w:t>may</w:t>
      </w:r>
      <w:proofErr w:type="gramEnd"/>
      <w:r w:rsidR="001C2F4C" w:rsidRPr="001C2F4C">
        <w:rPr>
          <w:rFonts w:ascii="Arial" w:eastAsia="Times New Roman" w:hAnsi="Arial"/>
          <w:sz w:val="24"/>
          <w:szCs w:val="24"/>
        </w:rPr>
        <w:t xml:space="preserve"> not </w:t>
      </w:r>
      <w:proofErr w:type="gramStart"/>
      <w:r w:rsidR="001C2F4C" w:rsidRPr="001C2F4C">
        <w:rPr>
          <w:rFonts w:ascii="Arial" w:eastAsia="Times New Roman" w:hAnsi="Arial"/>
          <w:sz w:val="24"/>
          <w:szCs w:val="24"/>
        </w:rPr>
        <w:t>amend</w:t>
      </w:r>
      <w:proofErr w:type="gramEnd"/>
      <w:r w:rsidR="001C2F4C" w:rsidRPr="001C2F4C">
        <w:rPr>
          <w:rFonts w:ascii="Arial" w:eastAsia="Times New Roman" w:hAnsi="Arial"/>
          <w:sz w:val="24"/>
          <w:szCs w:val="24"/>
        </w:rPr>
        <w:t xml:space="preserve"> any terms of such Agreement, in any way to make them inconsistent </w:t>
      </w:r>
      <w:r w:rsidR="001C2F4C" w:rsidRPr="001C2F4C">
        <w:rPr>
          <w:rFonts w:ascii="Arial" w:eastAsia="Times New Roman" w:hAnsi="Arial"/>
          <w:sz w:val="24"/>
          <w:szCs w:val="24"/>
        </w:rPr>
        <w:lastRenderedPageBreak/>
        <w:t>with the obligations of Business Associate or any contractors or Subcontractors in connection with or in consideration of the HIPAA Rules or this Agreement.</w:t>
      </w:r>
    </w:p>
    <w:p w14:paraId="76C1E24D" w14:textId="77777777" w:rsidR="00C40C29" w:rsidRDefault="00C40C29" w:rsidP="00FE0C75">
      <w:pPr>
        <w:tabs>
          <w:tab w:val="left" w:pos="0"/>
        </w:tabs>
        <w:spacing w:after="0" w:line="240" w:lineRule="auto"/>
        <w:ind w:left="360" w:right="-18"/>
        <w:jc w:val="both"/>
        <w:rPr>
          <w:rFonts w:ascii="Arial" w:eastAsia="Times New Roman" w:hAnsi="Arial"/>
          <w:sz w:val="24"/>
          <w:szCs w:val="24"/>
        </w:rPr>
      </w:pPr>
    </w:p>
    <w:p w14:paraId="07139019" w14:textId="77777777" w:rsidR="000D0C5F" w:rsidRPr="000D0C5F" w:rsidRDefault="00F900F3" w:rsidP="00FE0C75">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I</w:t>
      </w:r>
      <w:r w:rsidR="00C40C29">
        <w:rPr>
          <w:rFonts w:ascii="Arial" w:eastAsia="Times New Roman" w:hAnsi="Arial"/>
          <w:sz w:val="24"/>
          <w:szCs w:val="24"/>
        </w:rPr>
        <w:t xml:space="preserve">. </w:t>
      </w:r>
      <w:r w:rsidR="003C0F0F">
        <w:rPr>
          <w:rFonts w:ascii="Arial" w:eastAsia="Times New Roman" w:hAnsi="Arial"/>
          <w:sz w:val="24"/>
          <w:szCs w:val="24"/>
        </w:rPr>
        <w:t>W</w:t>
      </w:r>
      <w:r w:rsidR="004326AC" w:rsidRPr="000D0C5F">
        <w:rPr>
          <w:rFonts w:ascii="Arial" w:eastAsia="Times New Roman" w:hAnsi="Arial"/>
          <w:sz w:val="24"/>
          <w:szCs w:val="24"/>
        </w:rPr>
        <w:t xml:space="preserve">ithin </w:t>
      </w:r>
      <w:r w:rsidR="00C65A31">
        <w:rPr>
          <w:rFonts w:ascii="Arial" w:eastAsia="Times New Roman" w:hAnsi="Arial"/>
          <w:sz w:val="24"/>
          <w:szCs w:val="24"/>
        </w:rPr>
        <w:t>five</w:t>
      </w:r>
      <w:r w:rsidR="00C65A31" w:rsidRPr="000D0C5F">
        <w:rPr>
          <w:rFonts w:ascii="Arial" w:eastAsia="Times New Roman" w:hAnsi="Arial"/>
          <w:sz w:val="24"/>
          <w:szCs w:val="24"/>
        </w:rPr>
        <w:t xml:space="preserve"> </w:t>
      </w:r>
      <w:r w:rsidR="004326AC" w:rsidRPr="000D0C5F">
        <w:rPr>
          <w:rFonts w:ascii="Arial" w:eastAsia="Times New Roman" w:hAnsi="Arial"/>
          <w:sz w:val="24"/>
          <w:szCs w:val="24"/>
        </w:rPr>
        <w:t>(</w:t>
      </w:r>
      <w:r w:rsidR="00C65A31">
        <w:rPr>
          <w:rFonts w:ascii="Arial" w:eastAsia="Times New Roman" w:hAnsi="Arial"/>
          <w:sz w:val="24"/>
          <w:szCs w:val="24"/>
        </w:rPr>
        <w:t>5</w:t>
      </w:r>
      <w:r w:rsidR="004326AC" w:rsidRPr="000D0C5F">
        <w:rPr>
          <w:rFonts w:ascii="Arial" w:eastAsia="Times New Roman" w:hAnsi="Arial"/>
          <w:sz w:val="24"/>
          <w:szCs w:val="24"/>
        </w:rPr>
        <w:t>) business days of a written request from Covered Entity:</w:t>
      </w:r>
    </w:p>
    <w:p w14:paraId="148BC6C2" w14:textId="77777777" w:rsidR="000D0C5F" w:rsidRPr="000D0C5F" w:rsidRDefault="000D0C5F" w:rsidP="000D0C5F">
      <w:pPr>
        <w:spacing w:after="0" w:line="240" w:lineRule="auto"/>
        <w:ind w:left="1080" w:right="-18"/>
        <w:jc w:val="both"/>
        <w:rPr>
          <w:rFonts w:ascii="Arial" w:eastAsia="Times New Roman" w:hAnsi="Arial"/>
          <w:sz w:val="24"/>
          <w:szCs w:val="24"/>
        </w:rPr>
      </w:pPr>
    </w:p>
    <w:p w14:paraId="5154B261" w14:textId="77777777" w:rsidR="004326AC" w:rsidRPr="004326AC" w:rsidRDefault="004326AC" w:rsidP="00F9022A">
      <w:pPr>
        <w:spacing w:after="0" w:line="240" w:lineRule="auto"/>
        <w:ind w:left="720" w:right="-18"/>
        <w:jc w:val="both"/>
        <w:rPr>
          <w:rFonts w:ascii="Arial" w:eastAsia="Times New Roman" w:hAnsi="Arial"/>
          <w:sz w:val="24"/>
          <w:szCs w:val="24"/>
        </w:rPr>
      </w:pPr>
      <w:r w:rsidRPr="00C40C29">
        <w:rPr>
          <w:rFonts w:ascii="Arial" w:eastAsia="Times New Roman" w:hAnsi="Arial"/>
          <w:sz w:val="24"/>
          <w:szCs w:val="24"/>
        </w:rPr>
        <w:t>(</w:t>
      </w:r>
      <w:r w:rsidRPr="000E0593">
        <w:rPr>
          <w:rFonts w:ascii="Arial" w:eastAsia="Times New Roman" w:hAnsi="Arial"/>
          <w:sz w:val="24"/>
          <w:szCs w:val="24"/>
        </w:rPr>
        <w:t xml:space="preserve">1) </w:t>
      </w:r>
      <w:r w:rsidR="00C63BF8">
        <w:rPr>
          <w:rFonts w:ascii="Arial" w:eastAsia="Times New Roman" w:hAnsi="Arial"/>
          <w:sz w:val="24"/>
          <w:szCs w:val="24"/>
        </w:rPr>
        <w:t xml:space="preserve"> </w:t>
      </w:r>
      <w:r w:rsidRPr="000E0593">
        <w:rPr>
          <w:rFonts w:ascii="Arial" w:eastAsia="Times New Roman" w:hAnsi="Arial"/>
          <w:sz w:val="24"/>
          <w:szCs w:val="24"/>
        </w:rPr>
        <w:t>Make available</w:t>
      </w:r>
      <w:r w:rsidRPr="00C40C29">
        <w:rPr>
          <w:rFonts w:ascii="Arial" w:eastAsia="Times New Roman" w:hAnsi="Arial"/>
          <w:sz w:val="24"/>
          <w:szCs w:val="24"/>
        </w:rPr>
        <w:t xml:space="preserve"> </w:t>
      </w:r>
      <w:r w:rsidR="00B11531" w:rsidRPr="00C40C29">
        <w:rPr>
          <w:rFonts w:ascii="Arial" w:eastAsia="Times New Roman" w:hAnsi="Arial"/>
          <w:sz w:val="24"/>
          <w:szCs w:val="24"/>
        </w:rPr>
        <w:t xml:space="preserve">information </w:t>
      </w:r>
      <w:r w:rsidRPr="00C40C29">
        <w:rPr>
          <w:rFonts w:ascii="Arial" w:eastAsia="Times New Roman" w:hAnsi="Arial"/>
          <w:sz w:val="24"/>
          <w:szCs w:val="24"/>
        </w:rPr>
        <w:t>for</w:t>
      </w:r>
      <w:r w:rsidRPr="004326AC">
        <w:rPr>
          <w:rFonts w:ascii="Arial" w:eastAsia="Times New Roman" w:hAnsi="Arial"/>
          <w:sz w:val="24"/>
          <w:szCs w:val="24"/>
        </w:rPr>
        <w:t xml:space="preserve"> Covered Entity to respond to </w:t>
      </w:r>
      <w:r w:rsidR="00C63D21">
        <w:rPr>
          <w:rFonts w:ascii="Arial" w:eastAsia="Times New Roman" w:hAnsi="Arial"/>
          <w:sz w:val="24"/>
          <w:szCs w:val="24"/>
        </w:rPr>
        <w:t>an I</w:t>
      </w:r>
      <w:r w:rsidR="00FA48DE">
        <w:rPr>
          <w:rFonts w:ascii="Arial" w:eastAsia="Times New Roman" w:hAnsi="Arial"/>
          <w:sz w:val="24"/>
          <w:szCs w:val="24"/>
        </w:rPr>
        <w:t xml:space="preserve">ndividual’s </w:t>
      </w:r>
      <w:r w:rsidRPr="004326AC">
        <w:rPr>
          <w:rFonts w:ascii="Arial" w:eastAsia="Times New Roman" w:hAnsi="Arial"/>
          <w:sz w:val="24"/>
          <w:szCs w:val="24"/>
        </w:rPr>
        <w:t xml:space="preserve">request for access to PHI about </w:t>
      </w:r>
      <w:r w:rsidR="00B11531">
        <w:rPr>
          <w:rFonts w:ascii="Arial" w:eastAsia="Times New Roman" w:hAnsi="Arial"/>
          <w:sz w:val="24"/>
          <w:szCs w:val="24"/>
        </w:rPr>
        <w:t>him/her</w:t>
      </w:r>
      <w:r w:rsidR="000D0C5F">
        <w:rPr>
          <w:rFonts w:ascii="Arial" w:eastAsia="Times New Roman" w:hAnsi="Arial"/>
          <w:sz w:val="24"/>
          <w:szCs w:val="24"/>
        </w:rPr>
        <w:t>.</w:t>
      </w:r>
      <w:r w:rsidRPr="004326AC">
        <w:rPr>
          <w:rFonts w:ascii="Arial" w:eastAsia="Times New Roman" w:hAnsi="Arial"/>
          <w:sz w:val="24"/>
          <w:szCs w:val="24"/>
        </w:rPr>
        <w:t xml:space="preserve"> </w:t>
      </w:r>
    </w:p>
    <w:p w14:paraId="394C0C07" w14:textId="77777777" w:rsidR="004326AC" w:rsidRPr="004326AC" w:rsidRDefault="004326AC" w:rsidP="00F9022A">
      <w:pPr>
        <w:tabs>
          <w:tab w:val="num" w:pos="1080"/>
        </w:tabs>
        <w:spacing w:after="0" w:line="240" w:lineRule="auto"/>
        <w:ind w:left="720" w:right="72" w:hanging="14"/>
        <w:jc w:val="both"/>
        <w:rPr>
          <w:rFonts w:ascii="Arial" w:eastAsia="Times New Roman" w:hAnsi="Arial"/>
          <w:sz w:val="24"/>
          <w:szCs w:val="24"/>
        </w:rPr>
      </w:pPr>
    </w:p>
    <w:p w14:paraId="35764BC0" w14:textId="77777777" w:rsidR="004326AC" w:rsidRPr="004326AC" w:rsidRDefault="004326AC" w:rsidP="00392DF0">
      <w:pPr>
        <w:tabs>
          <w:tab w:val="left" w:pos="-5580"/>
        </w:tabs>
        <w:spacing w:after="0" w:line="240" w:lineRule="auto"/>
        <w:ind w:left="720" w:right="72" w:hanging="14"/>
        <w:jc w:val="both"/>
        <w:rPr>
          <w:rFonts w:ascii="Arial" w:eastAsia="Times New Roman" w:hAnsi="Arial"/>
          <w:sz w:val="24"/>
          <w:szCs w:val="24"/>
        </w:rPr>
      </w:pPr>
      <w:r w:rsidRPr="004326AC">
        <w:rPr>
          <w:rFonts w:ascii="Arial" w:eastAsia="Times New Roman" w:hAnsi="Arial"/>
          <w:sz w:val="24"/>
          <w:szCs w:val="24"/>
        </w:rPr>
        <w:tab/>
        <w:t>(2</w:t>
      </w:r>
      <w:proofErr w:type="gramStart"/>
      <w:r w:rsidRPr="004326AC">
        <w:rPr>
          <w:rFonts w:ascii="Arial" w:eastAsia="Times New Roman" w:hAnsi="Arial"/>
          <w:sz w:val="24"/>
          <w:szCs w:val="24"/>
        </w:rPr>
        <w:t xml:space="preserve">) </w:t>
      </w:r>
      <w:r w:rsidR="00C63BF8">
        <w:rPr>
          <w:rFonts w:ascii="Arial" w:eastAsia="Times New Roman" w:hAnsi="Arial"/>
          <w:sz w:val="24"/>
          <w:szCs w:val="24"/>
        </w:rPr>
        <w:t xml:space="preserve"> </w:t>
      </w:r>
      <w:r w:rsidR="00C63D21">
        <w:rPr>
          <w:rFonts w:ascii="Arial" w:eastAsia="Times New Roman" w:hAnsi="Arial"/>
          <w:sz w:val="24"/>
          <w:szCs w:val="24"/>
        </w:rPr>
        <w:t xml:space="preserve">Make </w:t>
      </w:r>
      <w:r w:rsidR="00C63BF8">
        <w:rPr>
          <w:rFonts w:ascii="Arial" w:eastAsia="Times New Roman" w:hAnsi="Arial"/>
          <w:sz w:val="24"/>
          <w:szCs w:val="24"/>
        </w:rPr>
        <w:t xml:space="preserve"> </w:t>
      </w:r>
      <w:proofErr w:type="gramEnd"/>
      <w:r w:rsidR="00C63BF8">
        <w:rPr>
          <w:rFonts w:ascii="Arial" w:eastAsia="Times New Roman" w:hAnsi="Arial"/>
          <w:sz w:val="24"/>
          <w:szCs w:val="24"/>
        </w:rPr>
        <w:t xml:space="preserve"> </w:t>
      </w:r>
      <w:r w:rsidR="00C63D21">
        <w:rPr>
          <w:rFonts w:ascii="Arial" w:eastAsia="Times New Roman" w:hAnsi="Arial"/>
          <w:sz w:val="24"/>
          <w:szCs w:val="24"/>
        </w:rPr>
        <w:t xml:space="preserve">available </w:t>
      </w:r>
      <w:r w:rsidR="00C63BF8">
        <w:rPr>
          <w:rFonts w:ascii="Arial" w:eastAsia="Times New Roman" w:hAnsi="Arial"/>
          <w:sz w:val="24"/>
          <w:szCs w:val="24"/>
        </w:rPr>
        <w:t xml:space="preserve">   </w:t>
      </w:r>
      <w:r w:rsidR="0002531C">
        <w:rPr>
          <w:rFonts w:ascii="Arial" w:eastAsia="Times New Roman" w:hAnsi="Arial"/>
          <w:sz w:val="24"/>
          <w:szCs w:val="24"/>
        </w:rPr>
        <w:t>information for</w:t>
      </w:r>
      <w:r w:rsidR="00C63D21">
        <w:rPr>
          <w:rFonts w:ascii="Arial" w:eastAsia="Times New Roman" w:hAnsi="Arial"/>
          <w:sz w:val="24"/>
          <w:szCs w:val="24"/>
        </w:rPr>
        <w:t xml:space="preserve"> </w:t>
      </w:r>
      <w:r w:rsidR="00C63BF8">
        <w:rPr>
          <w:rFonts w:ascii="Arial" w:eastAsia="Times New Roman" w:hAnsi="Arial"/>
          <w:sz w:val="24"/>
          <w:szCs w:val="24"/>
        </w:rPr>
        <w:t xml:space="preserve">  </w:t>
      </w:r>
      <w:r w:rsidR="00C63D21">
        <w:rPr>
          <w:rFonts w:ascii="Arial" w:eastAsia="Times New Roman" w:hAnsi="Arial"/>
          <w:sz w:val="24"/>
          <w:szCs w:val="24"/>
        </w:rPr>
        <w:t xml:space="preserve">Covered </w:t>
      </w:r>
      <w:r w:rsidR="00C63BF8">
        <w:rPr>
          <w:rFonts w:ascii="Arial" w:eastAsia="Times New Roman" w:hAnsi="Arial"/>
          <w:sz w:val="24"/>
          <w:szCs w:val="24"/>
        </w:rPr>
        <w:t xml:space="preserve">  </w:t>
      </w:r>
      <w:r w:rsidR="00C63D21">
        <w:rPr>
          <w:rFonts w:ascii="Arial" w:eastAsia="Times New Roman" w:hAnsi="Arial"/>
          <w:sz w:val="24"/>
          <w:szCs w:val="24"/>
        </w:rPr>
        <w:t xml:space="preserve">Entity to </w:t>
      </w:r>
      <w:r w:rsidR="00C63BF8">
        <w:rPr>
          <w:rFonts w:ascii="Arial" w:eastAsia="Times New Roman" w:hAnsi="Arial"/>
          <w:sz w:val="24"/>
          <w:szCs w:val="24"/>
        </w:rPr>
        <w:t xml:space="preserve">  </w:t>
      </w:r>
      <w:r w:rsidR="00C63D21">
        <w:rPr>
          <w:rFonts w:ascii="Arial" w:eastAsia="Times New Roman" w:hAnsi="Arial"/>
          <w:sz w:val="24"/>
          <w:szCs w:val="24"/>
        </w:rPr>
        <w:t xml:space="preserve">respond </w:t>
      </w:r>
      <w:r w:rsidR="00C63BF8">
        <w:rPr>
          <w:rFonts w:ascii="Arial" w:eastAsia="Times New Roman" w:hAnsi="Arial"/>
          <w:sz w:val="24"/>
          <w:szCs w:val="24"/>
        </w:rPr>
        <w:t xml:space="preserve">  </w:t>
      </w:r>
      <w:r w:rsidR="00C63D21">
        <w:rPr>
          <w:rFonts w:ascii="Arial" w:eastAsia="Times New Roman" w:hAnsi="Arial"/>
          <w:sz w:val="24"/>
          <w:szCs w:val="24"/>
        </w:rPr>
        <w:t xml:space="preserve">to </w:t>
      </w:r>
      <w:r w:rsidR="00C63BF8">
        <w:rPr>
          <w:rFonts w:ascii="Arial" w:eastAsia="Times New Roman" w:hAnsi="Arial"/>
          <w:sz w:val="24"/>
          <w:szCs w:val="24"/>
        </w:rPr>
        <w:t xml:space="preserve">  </w:t>
      </w:r>
      <w:r w:rsidR="00C63D21">
        <w:rPr>
          <w:rFonts w:ascii="Arial" w:eastAsia="Times New Roman" w:hAnsi="Arial"/>
          <w:sz w:val="24"/>
          <w:szCs w:val="24"/>
        </w:rPr>
        <w:t xml:space="preserve">an Individual’s request </w:t>
      </w:r>
      <w:r w:rsidR="00B11531">
        <w:rPr>
          <w:rFonts w:ascii="Arial" w:eastAsia="Times New Roman" w:hAnsi="Arial"/>
          <w:sz w:val="24"/>
          <w:szCs w:val="24"/>
        </w:rPr>
        <w:t>for a</w:t>
      </w:r>
      <w:r w:rsidR="00F032BA">
        <w:rPr>
          <w:rFonts w:ascii="Arial" w:eastAsia="Times New Roman" w:hAnsi="Arial"/>
          <w:sz w:val="24"/>
          <w:szCs w:val="24"/>
        </w:rPr>
        <w:t>mendment of PHI</w:t>
      </w:r>
      <w:r w:rsidR="00B11531">
        <w:rPr>
          <w:rFonts w:ascii="Arial" w:eastAsia="Times New Roman" w:hAnsi="Arial"/>
          <w:sz w:val="24"/>
          <w:szCs w:val="24"/>
        </w:rPr>
        <w:t xml:space="preserve"> about him/her </w:t>
      </w:r>
      <w:r w:rsidR="00F032BA">
        <w:rPr>
          <w:rFonts w:ascii="Arial" w:eastAsia="Times New Roman" w:hAnsi="Arial"/>
          <w:sz w:val="24"/>
          <w:szCs w:val="24"/>
        </w:rPr>
        <w:t xml:space="preserve">and, as </w:t>
      </w:r>
      <w:r w:rsidR="00423155">
        <w:rPr>
          <w:rFonts w:ascii="Arial" w:eastAsia="Times New Roman" w:hAnsi="Arial"/>
          <w:sz w:val="24"/>
          <w:szCs w:val="24"/>
        </w:rPr>
        <w:t xml:space="preserve">determined </w:t>
      </w:r>
      <w:r w:rsidR="002454F3">
        <w:rPr>
          <w:rFonts w:ascii="Arial" w:eastAsia="Times New Roman" w:hAnsi="Arial"/>
          <w:sz w:val="24"/>
          <w:szCs w:val="24"/>
        </w:rPr>
        <w:t xml:space="preserve">by and </w:t>
      </w:r>
      <w:r w:rsidR="00D30C71">
        <w:rPr>
          <w:rFonts w:ascii="Arial" w:eastAsia="Times New Roman" w:hAnsi="Arial"/>
          <w:sz w:val="24"/>
          <w:szCs w:val="24"/>
        </w:rPr>
        <w:t xml:space="preserve">under the direction of </w:t>
      </w:r>
      <w:r w:rsidR="00423155">
        <w:rPr>
          <w:rFonts w:ascii="Arial" w:eastAsia="Times New Roman" w:hAnsi="Arial"/>
          <w:sz w:val="24"/>
          <w:szCs w:val="24"/>
        </w:rPr>
        <w:t>Covered Entity, i</w:t>
      </w:r>
      <w:r w:rsidRPr="004326AC">
        <w:rPr>
          <w:rFonts w:ascii="Arial" w:eastAsia="Times New Roman" w:hAnsi="Arial"/>
          <w:sz w:val="24"/>
          <w:szCs w:val="24"/>
        </w:rPr>
        <w:t>ncorporate any amendment</w:t>
      </w:r>
      <w:r w:rsidR="000D0C5F">
        <w:rPr>
          <w:rFonts w:ascii="Arial" w:eastAsia="Times New Roman" w:hAnsi="Arial"/>
          <w:sz w:val="24"/>
          <w:szCs w:val="24"/>
        </w:rPr>
        <w:t xml:space="preserve"> </w:t>
      </w:r>
      <w:r w:rsidRPr="004326AC">
        <w:rPr>
          <w:rFonts w:ascii="Arial" w:eastAsia="Times New Roman" w:hAnsi="Arial"/>
          <w:sz w:val="24"/>
          <w:szCs w:val="24"/>
        </w:rPr>
        <w:t>to the PHI</w:t>
      </w:r>
      <w:r w:rsidR="000D0C5F">
        <w:rPr>
          <w:rFonts w:ascii="Arial" w:eastAsia="Times New Roman" w:hAnsi="Arial"/>
          <w:sz w:val="24"/>
          <w:szCs w:val="24"/>
        </w:rPr>
        <w:t>.</w:t>
      </w:r>
    </w:p>
    <w:p w14:paraId="1644CB1C" w14:textId="77777777" w:rsidR="004326AC" w:rsidRPr="004326AC" w:rsidRDefault="004326AC" w:rsidP="00FE0C75">
      <w:pPr>
        <w:tabs>
          <w:tab w:val="num" w:pos="720"/>
        </w:tabs>
        <w:spacing w:after="0" w:line="240" w:lineRule="auto"/>
        <w:ind w:left="720" w:right="72" w:hanging="14"/>
        <w:jc w:val="both"/>
        <w:rPr>
          <w:rFonts w:ascii="Arial" w:eastAsia="Times New Roman" w:hAnsi="Arial"/>
          <w:sz w:val="24"/>
          <w:szCs w:val="24"/>
        </w:rPr>
      </w:pPr>
    </w:p>
    <w:p w14:paraId="6830BA26" w14:textId="77777777" w:rsidR="004326AC" w:rsidRDefault="004326AC" w:rsidP="00FE0C75">
      <w:pPr>
        <w:tabs>
          <w:tab w:val="num" w:pos="720"/>
        </w:tabs>
        <w:spacing w:after="0" w:line="240" w:lineRule="auto"/>
        <w:ind w:left="720" w:right="72" w:hanging="14"/>
        <w:jc w:val="both"/>
        <w:rPr>
          <w:rFonts w:ascii="Arial" w:eastAsia="Times New Roman" w:hAnsi="Arial"/>
          <w:sz w:val="24"/>
          <w:szCs w:val="24"/>
        </w:rPr>
      </w:pPr>
      <w:r w:rsidRPr="004326AC">
        <w:rPr>
          <w:rFonts w:ascii="Arial" w:eastAsia="Times New Roman" w:hAnsi="Arial"/>
          <w:sz w:val="24"/>
          <w:szCs w:val="24"/>
        </w:rPr>
        <w:tab/>
        <w:t xml:space="preserve">(3) </w:t>
      </w:r>
      <w:r w:rsidR="00B11531">
        <w:rPr>
          <w:rFonts w:ascii="Arial" w:eastAsia="Times New Roman" w:hAnsi="Arial"/>
          <w:sz w:val="24"/>
          <w:szCs w:val="24"/>
        </w:rPr>
        <w:t xml:space="preserve">Make available PHI for Covered </w:t>
      </w:r>
      <w:r w:rsidR="00AA18AF">
        <w:rPr>
          <w:rFonts w:ascii="Arial" w:eastAsia="Times New Roman" w:hAnsi="Arial"/>
          <w:sz w:val="24"/>
          <w:szCs w:val="24"/>
        </w:rPr>
        <w:t>E</w:t>
      </w:r>
      <w:r w:rsidR="00B11531">
        <w:rPr>
          <w:rFonts w:ascii="Arial" w:eastAsia="Times New Roman" w:hAnsi="Arial"/>
          <w:sz w:val="24"/>
          <w:szCs w:val="24"/>
        </w:rPr>
        <w:t xml:space="preserve">ntity to respond to an Individual’s request for </w:t>
      </w:r>
      <w:r w:rsidRPr="004326AC">
        <w:rPr>
          <w:rFonts w:ascii="Arial" w:eastAsia="Times New Roman" w:hAnsi="Arial"/>
          <w:sz w:val="24"/>
          <w:szCs w:val="24"/>
        </w:rPr>
        <w:t xml:space="preserve">an accounting of </w:t>
      </w:r>
      <w:r w:rsidR="009567CA">
        <w:rPr>
          <w:rFonts w:ascii="Arial" w:eastAsia="Times New Roman" w:hAnsi="Arial"/>
          <w:sz w:val="24"/>
          <w:szCs w:val="24"/>
        </w:rPr>
        <w:t>D</w:t>
      </w:r>
      <w:r w:rsidRPr="004326AC">
        <w:rPr>
          <w:rFonts w:ascii="Arial" w:eastAsia="Times New Roman" w:hAnsi="Arial"/>
          <w:sz w:val="24"/>
          <w:szCs w:val="24"/>
        </w:rPr>
        <w:t>isclosures</w:t>
      </w:r>
      <w:r w:rsidR="009567CA">
        <w:rPr>
          <w:rFonts w:ascii="Arial" w:eastAsia="Times New Roman" w:hAnsi="Arial"/>
          <w:sz w:val="24"/>
          <w:szCs w:val="24"/>
        </w:rPr>
        <w:t xml:space="preserve"> of PHI </w:t>
      </w:r>
      <w:r w:rsidR="00B11531">
        <w:rPr>
          <w:rFonts w:ascii="Arial" w:eastAsia="Times New Roman" w:hAnsi="Arial"/>
          <w:sz w:val="24"/>
          <w:szCs w:val="24"/>
        </w:rPr>
        <w:t>about him/her</w:t>
      </w:r>
      <w:r w:rsidR="000D0C5F">
        <w:rPr>
          <w:rFonts w:ascii="Arial" w:eastAsia="Times New Roman" w:hAnsi="Arial"/>
          <w:sz w:val="24"/>
          <w:szCs w:val="24"/>
        </w:rPr>
        <w:t>.</w:t>
      </w:r>
    </w:p>
    <w:p w14:paraId="306240DC" w14:textId="77777777" w:rsidR="00E14258" w:rsidRDefault="00E14258" w:rsidP="00C63BF8">
      <w:pPr>
        <w:spacing w:after="0" w:line="240" w:lineRule="auto"/>
        <w:ind w:left="360" w:right="72"/>
        <w:jc w:val="both"/>
        <w:rPr>
          <w:rFonts w:ascii="Arial" w:eastAsia="Times New Roman" w:hAnsi="Arial"/>
          <w:sz w:val="24"/>
          <w:szCs w:val="24"/>
        </w:rPr>
      </w:pPr>
    </w:p>
    <w:p w14:paraId="445F17D5" w14:textId="77777777" w:rsidR="00584E10" w:rsidRDefault="00F900F3" w:rsidP="00C63BF8">
      <w:pPr>
        <w:spacing w:after="0" w:line="240" w:lineRule="auto"/>
        <w:ind w:left="360" w:right="72"/>
        <w:jc w:val="both"/>
        <w:rPr>
          <w:rFonts w:ascii="Arial" w:eastAsia="Times New Roman" w:hAnsi="Arial"/>
          <w:sz w:val="24"/>
          <w:szCs w:val="24"/>
        </w:rPr>
      </w:pPr>
      <w:proofErr w:type="gramStart"/>
      <w:r>
        <w:rPr>
          <w:rFonts w:ascii="Arial" w:eastAsia="Times New Roman" w:hAnsi="Arial"/>
          <w:sz w:val="24"/>
          <w:szCs w:val="24"/>
        </w:rPr>
        <w:t>J</w:t>
      </w:r>
      <w:r w:rsidR="00C63BF8" w:rsidRPr="00C63BF8">
        <w:rPr>
          <w:rFonts w:ascii="Arial" w:eastAsia="Times New Roman" w:hAnsi="Arial"/>
          <w:sz w:val="24"/>
          <w:szCs w:val="24"/>
        </w:rPr>
        <w:t>.</w:t>
      </w:r>
      <w:r w:rsidR="00C63BF8">
        <w:rPr>
          <w:rFonts w:ascii="Arial" w:eastAsia="Times New Roman" w:hAnsi="Arial"/>
          <w:sz w:val="24"/>
          <w:szCs w:val="24"/>
        </w:rPr>
        <w:t xml:space="preserve"> </w:t>
      </w:r>
      <w:r w:rsidR="001C2F4C" w:rsidRPr="001C2F4C">
        <w:rPr>
          <w:rFonts w:ascii="Arial" w:eastAsia="Times New Roman" w:hAnsi="Arial"/>
          <w:sz w:val="24"/>
          <w:szCs w:val="24"/>
        </w:rPr>
        <w:t>Business</w:t>
      </w:r>
      <w:proofErr w:type="gramEnd"/>
      <w:r w:rsidR="001C2F4C" w:rsidRPr="001C2F4C">
        <w:rPr>
          <w:rFonts w:ascii="Arial" w:eastAsia="Times New Roman" w:hAnsi="Arial"/>
          <w:sz w:val="24"/>
          <w:szCs w:val="24"/>
        </w:rPr>
        <w:t xml:space="preserve"> Associate shall not take any action in response to an individual’s request for access, amendment, or accounting and shall direct the individual to contact the VHA Privacy Office at 1-877-461-5038.</w:t>
      </w:r>
    </w:p>
    <w:p w14:paraId="0F220D0A" w14:textId="77777777" w:rsidR="00584E10" w:rsidRDefault="00584E10" w:rsidP="00FE0C75">
      <w:pPr>
        <w:spacing w:after="0" w:line="240" w:lineRule="auto"/>
        <w:ind w:left="720" w:right="72"/>
        <w:jc w:val="both"/>
        <w:rPr>
          <w:rFonts w:ascii="Arial" w:eastAsia="Times New Roman" w:hAnsi="Arial"/>
          <w:sz w:val="24"/>
          <w:szCs w:val="24"/>
        </w:rPr>
      </w:pPr>
    </w:p>
    <w:p w14:paraId="285AF720" w14:textId="77777777" w:rsidR="002454F3" w:rsidRDefault="00F900F3" w:rsidP="00FE0C75">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K</w:t>
      </w:r>
      <w:r w:rsidR="00D30C71">
        <w:rPr>
          <w:rFonts w:ascii="Arial" w:eastAsia="Times New Roman" w:hAnsi="Arial"/>
          <w:sz w:val="24"/>
          <w:szCs w:val="24"/>
        </w:rPr>
        <w:t xml:space="preserve">. </w:t>
      </w:r>
      <w:r w:rsidR="00326673" w:rsidRPr="00D30C71">
        <w:rPr>
          <w:rFonts w:ascii="Arial" w:eastAsia="Times New Roman" w:hAnsi="Arial"/>
          <w:sz w:val="24"/>
          <w:szCs w:val="24"/>
        </w:rPr>
        <w:t xml:space="preserve">To the extent </w:t>
      </w:r>
      <w:r w:rsidR="00240FA9" w:rsidRPr="00D30C71">
        <w:rPr>
          <w:rFonts w:ascii="Arial" w:eastAsia="Times New Roman" w:hAnsi="Arial"/>
          <w:sz w:val="24"/>
          <w:szCs w:val="24"/>
        </w:rPr>
        <w:t>B</w:t>
      </w:r>
      <w:r w:rsidR="00326673" w:rsidRPr="00D30C71">
        <w:rPr>
          <w:rFonts w:ascii="Arial" w:eastAsia="Times New Roman" w:hAnsi="Arial"/>
          <w:sz w:val="24"/>
          <w:szCs w:val="24"/>
        </w:rPr>
        <w:t xml:space="preserve">usiness </w:t>
      </w:r>
      <w:r w:rsidR="00240FA9" w:rsidRPr="00D30C71">
        <w:rPr>
          <w:rFonts w:ascii="Arial" w:eastAsia="Times New Roman" w:hAnsi="Arial"/>
          <w:sz w:val="24"/>
          <w:szCs w:val="24"/>
        </w:rPr>
        <w:t>A</w:t>
      </w:r>
      <w:r w:rsidR="00326673" w:rsidRPr="00D30C71">
        <w:rPr>
          <w:rFonts w:ascii="Arial" w:eastAsia="Times New Roman" w:hAnsi="Arial"/>
          <w:sz w:val="24"/>
          <w:szCs w:val="24"/>
        </w:rPr>
        <w:t xml:space="preserve">ssociate is </w:t>
      </w:r>
      <w:r w:rsidR="00D30C71">
        <w:rPr>
          <w:rFonts w:ascii="Arial" w:eastAsia="Times New Roman" w:hAnsi="Arial"/>
          <w:sz w:val="24"/>
          <w:szCs w:val="24"/>
        </w:rPr>
        <w:t xml:space="preserve">required </w:t>
      </w:r>
      <w:r w:rsidR="00326673" w:rsidRPr="00D30C71">
        <w:rPr>
          <w:rFonts w:ascii="Arial" w:eastAsia="Times New Roman" w:hAnsi="Arial"/>
          <w:sz w:val="24"/>
          <w:szCs w:val="24"/>
        </w:rPr>
        <w:t xml:space="preserve">to carry out </w:t>
      </w:r>
      <w:r w:rsidR="00240FA9" w:rsidRPr="00D30C71">
        <w:rPr>
          <w:rFonts w:ascii="Arial" w:eastAsia="Times New Roman" w:hAnsi="Arial"/>
          <w:sz w:val="24"/>
          <w:szCs w:val="24"/>
        </w:rPr>
        <w:t>C</w:t>
      </w:r>
      <w:r w:rsidR="00326673" w:rsidRPr="00D30C71">
        <w:rPr>
          <w:rFonts w:ascii="Arial" w:eastAsia="Times New Roman" w:hAnsi="Arial"/>
          <w:sz w:val="24"/>
          <w:szCs w:val="24"/>
        </w:rPr>
        <w:t xml:space="preserve">overed </w:t>
      </w:r>
      <w:r w:rsidR="00240FA9" w:rsidRPr="00D30C71">
        <w:rPr>
          <w:rFonts w:ascii="Arial" w:eastAsia="Times New Roman" w:hAnsi="Arial"/>
          <w:sz w:val="24"/>
          <w:szCs w:val="24"/>
        </w:rPr>
        <w:t>E</w:t>
      </w:r>
      <w:r w:rsidR="00326673" w:rsidRPr="00D30C71">
        <w:rPr>
          <w:rFonts w:ascii="Arial" w:eastAsia="Times New Roman" w:hAnsi="Arial"/>
          <w:sz w:val="24"/>
          <w:szCs w:val="24"/>
        </w:rPr>
        <w:t xml:space="preserve">ntity's obligations under Subpart E of 45 CFR Part 164, comply with </w:t>
      </w:r>
      <w:r w:rsidR="00D52960">
        <w:rPr>
          <w:rFonts w:ascii="Arial" w:eastAsia="Times New Roman" w:hAnsi="Arial"/>
          <w:sz w:val="24"/>
          <w:szCs w:val="24"/>
        </w:rPr>
        <w:t xml:space="preserve">the provisions that </w:t>
      </w:r>
      <w:r w:rsidR="00326673" w:rsidRPr="00D30C71">
        <w:rPr>
          <w:rFonts w:ascii="Arial" w:eastAsia="Times New Roman" w:hAnsi="Arial"/>
          <w:sz w:val="24"/>
          <w:szCs w:val="24"/>
        </w:rPr>
        <w:t xml:space="preserve">apply to </w:t>
      </w:r>
      <w:r w:rsidR="00240FA9" w:rsidRPr="00D30C71">
        <w:rPr>
          <w:rFonts w:ascii="Arial" w:eastAsia="Times New Roman" w:hAnsi="Arial"/>
          <w:sz w:val="24"/>
          <w:szCs w:val="24"/>
        </w:rPr>
        <w:t>C</w:t>
      </w:r>
      <w:r w:rsidR="00326673" w:rsidRPr="00D30C71">
        <w:rPr>
          <w:rFonts w:ascii="Arial" w:eastAsia="Times New Roman" w:hAnsi="Arial"/>
          <w:sz w:val="24"/>
          <w:szCs w:val="24"/>
        </w:rPr>
        <w:t xml:space="preserve">overed </w:t>
      </w:r>
      <w:r w:rsidR="00240FA9" w:rsidRPr="00D30C71">
        <w:rPr>
          <w:rFonts w:ascii="Arial" w:eastAsia="Times New Roman" w:hAnsi="Arial"/>
          <w:sz w:val="24"/>
          <w:szCs w:val="24"/>
        </w:rPr>
        <w:t>E</w:t>
      </w:r>
      <w:r w:rsidR="00326673" w:rsidRPr="00D30C71">
        <w:rPr>
          <w:rFonts w:ascii="Arial" w:eastAsia="Times New Roman" w:hAnsi="Arial"/>
          <w:sz w:val="24"/>
          <w:szCs w:val="24"/>
        </w:rPr>
        <w:t xml:space="preserve">ntity </w:t>
      </w:r>
      <w:r w:rsidR="00D52960">
        <w:rPr>
          <w:rFonts w:ascii="Arial" w:eastAsia="Times New Roman" w:hAnsi="Arial"/>
          <w:sz w:val="24"/>
          <w:szCs w:val="24"/>
        </w:rPr>
        <w:t xml:space="preserve">in the performance of such </w:t>
      </w:r>
      <w:r w:rsidR="00326673" w:rsidRPr="00D30C71">
        <w:rPr>
          <w:rFonts w:ascii="Arial" w:eastAsia="Times New Roman" w:hAnsi="Arial"/>
          <w:sz w:val="24"/>
          <w:szCs w:val="24"/>
        </w:rPr>
        <w:t>obligations</w:t>
      </w:r>
      <w:r w:rsidR="00D30C71">
        <w:rPr>
          <w:rFonts w:ascii="Arial" w:eastAsia="Times New Roman" w:hAnsi="Arial"/>
          <w:sz w:val="24"/>
          <w:szCs w:val="24"/>
        </w:rPr>
        <w:t>.</w:t>
      </w:r>
    </w:p>
    <w:p w14:paraId="44C74CD5" w14:textId="77777777" w:rsidR="00D52960" w:rsidRPr="004326AC" w:rsidRDefault="00D52960" w:rsidP="00FE0C75">
      <w:pPr>
        <w:tabs>
          <w:tab w:val="left" w:pos="0"/>
        </w:tabs>
        <w:spacing w:after="0" w:line="240" w:lineRule="auto"/>
        <w:ind w:left="360" w:right="-18"/>
        <w:jc w:val="both"/>
        <w:rPr>
          <w:rFonts w:ascii="Arial" w:eastAsia="Times New Roman" w:hAnsi="Arial"/>
          <w:sz w:val="24"/>
          <w:szCs w:val="24"/>
        </w:rPr>
      </w:pPr>
    </w:p>
    <w:p w14:paraId="2CDB68CA" w14:textId="77777777" w:rsidR="00714687" w:rsidRPr="00D30C71" w:rsidRDefault="00F900F3" w:rsidP="00B31FA6">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L</w:t>
      </w:r>
      <w:r w:rsidR="00714687" w:rsidRPr="004326AC">
        <w:rPr>
          <w:rFonts w:ascii="Arial" w:eastAsia="Times New Roman" w:hAnsi="Arial"/>
          <w:sz w:val="24"/>
          <w:szCs w:val="24"/>
        </w:rPr>
        <w:t>.</w:t>
      </w:r>
      <w:r w:rsidR="00714687">
        <w:rPr>
          <w:rFonts w:ascii="Arial" w:eastAsia="Times New Roman" w:hAnsi="Arial"/>
          <w:sz w:val="24"/>
          <w:szCs w:val="24"/>
        </w:rPr>
        <w:t xml:space="preserve"> Provide </w:t>
      </w:r>
      <w:r w:rsidR="00714687" w:rsidRPr="004326AC">
        <w:rPr>
          <w:rFonts w:ascii="Arial" w:eastAsia="Times New Roman" w:hAnsi="Arial"/>
          <w:sz w:val="24"/>
          <w:szCs w:val="24"/>
        </w:rPr>
        <w:t>to the Secretary of Health and Human Services</w:t>
      </w:r>
      <w:r w:rsidR="00B31FA6">
        <w:rPr>
          <w:rFonts w:ascii="Arial" w:eastAsia="Times New Roman" w:hAnsi="Arial"/>
          <w:sz w:val="24"/>
          <w:szCs w:val="24"/>
        </w:rPr>
        <w:t xml:space="preserve"> and to Covered Entity</w:t>
      </w:r>
      <w:r w:rsidR="00714687" w:rsidRPr="004326AC">
        <w:rPr>
          <w:rFonts w:ascii="Arial" w:eastAsia="Times New Roman" w:hAnsi="Arial"/>
          <w:sz w:val="24"/>
          <w:szCs w:val="24"/>
        </w:rPr>
        <w:t xml:space="preserve"> records</w:t>
      </w:r>
      <w:r w:rsidR="00714687">
        <w:rPr>
          <w:rFonts w:ascii="Arial" w:eastAsia="Times New Roman" w:hAnsi="Arial"/>
          <w:sz w:val="24"/>
          <w:szCs w:val="24"/>
        </w:rPr>
        <w:t xml:space="preserve"> related to Use or Disclosure of PHI</w:t>
      </w:r>
      <w:r w:rsidR="00714687" w:rsidRPr="004326AC">
        <w:rPr>
          <w:rFonts w:ascii="Arial" w:eastAsia="Times New Roman" w:hAnsi="Arial"/>
          <w:sz w:val="24"/>
          <w:szCs w:val="24"/>
        </w:rPr>
        <w:t xml:space="preserve">, including </w:t>
      </w:r>
      <w:r w:rsidR="00714687">
        <w:rPr>
          <w:rFonts w:ascii="Arial" w:eastAsia="Times New Roman" w:hAnsi="Arial"/>
          <w:sz w:val="24"/>
          <w:szCs w:val="24"/>
        </w:rPr>
        <w:t xml:space="preserve">its policies, </w:t>
      </w:r>
      <w:r w:rsidR="00714687" w:rsidRPr="004326AC">
        <w:rPr>
          <w:rFonts w:ascii="Arial" w:eastAsia="Times New Roman" w:hAnsi="Arial"/>
          <w:sz w:val="24"/>
          <w:szCs w:val="24"/>
        </w:rPr>
        <w:t>procedures,</w:t>
      </w:r>
      <w:r w:rsidR="00714687">
        <w:rPr>
          <w:rFonts w:ascii="Arial" w:eastAsia="Times New Roman" w:hAnsi="Arial"/>
          <w:sz w:val="24"/>
          <w:szCs w:val="24"/>
        </w:rPr>
        <w:t xml:space="preserve"> and practices, for the purpose of determining </w:t>
      </w:r>
      <w:r w:rsidR="00714687" w:rsidRPr="004326AC">
        <w:rPr>
          <w:rFonts w:ascii="Arial" w:eastAsia="Times New Roman" w:hAnsi="Arial"/>
          <w:sz w:val="24"/>
          <w:szCs w:val="24"/>
        </w:rPr>
        <w:t>Covered Entity’s</w:t>
      </w:r>
      <w:r w:rsidR="000B079F">
        <w:rPr>
          <w:rFonts w:ascii="Arial" w:eastAsia="Times New Roman" w:hAnsi="Arial"/>
          <w:sz w:val="24"/>
          <w:szCs w:val="24"/>
        </w:rPr>
        <w:t>,</w:t>
      </w:r>
      <w:r w:rsidR="00714687">
        <w:rPr>
          <w:rFonts w:ascii="Arial" w:eastAsia="Times New Roman" w:hAnsi="Arial"/>
          <w:sz w:val="24"/>
          <w:szCs w:val="24"/>
        </w:rPr>
        <w:t xml:space="preserve"> Business Associate’s</w:t>
      </w:r>
      <w:r w:rsidR="00584E10">
        <w:rPr>
          <w:rFonts w:ascii="Arial" w:eastAsia="Times New Roman" w:hAnsi="Arial"/>
          <w:sz w:val="24"/>
          <w:szCs w:val="24"/>
        </w:rPr>
        <w:t xml:space="preserve">, or a </w:t>
      </w:r>
      <w:r w:rsidR="009C4FBC">
        <w:rPr>
          <w:rFonts w:ascii="Arial" w:eastAsia="Times New Roman" w:hAnsi="Arial"/>
          <w:sz w:val="24"/>
          <w:szCs w:val="24"/>
        </w:rPr>
        <w:t>S</w:t>
      </w:r>
      <w:r w:rsidR="00584E10">
        <w:rPr>
          <w:rFonts w:ascii="Arial" w:eastAsia="Times New Roman" w:hAnsi="Arial"/>
          <w:sz w:val="24"/>
          <w:szCs w:val="24"/>
        </w:rPr>
        <w:t>ubcontractor’s</w:t>
      </w:r>
      <w:r w:rsidR="00714687">
        <w:rPr>
          <w:rFonts w:ascii="Arial" w:eastAsia="Times New Roman" w:hAnsi="Arial"/>
          <w:sz w:val="24"/>
          <w:szCs w:val="24"/>
        </w:rPr>
        <w:t xml:space="preserve"> </w:t>
      </w:r>
      <w:r w:rsidR="00714687" w:rsidRPr="004326AC">
        <w:rPr>
          <w:rFonts w:ascii="Arial" w:eastAsia="Times New Roman" w:hAnsi="Arial"/>
          <w:sz w:val="24"/>
          <w:szCs w:val="24"/>
        </w:rPr>
        <w:t xml:space="preserve">compliance with the </w:t>
      </w:r>
      <w:r w:rsidR="00714687">
        <w:rPr>
          <w:rFonts w:ascii="Arial" w:eastAsia="Times New Roman" w:hAnsi="Arial"/>
          <w:sz w:val="24"/>
          <w:szCs w:val="24"/>
        </w:rPr>
        <w:t xml:space="preserve">HIPAA </w:t>
      </w:r>
      <w:r w:rsidR="00714687" w:rsidRPr="004326AC">
        <w:rPr>
          <w:rFonts w:ascii="Arial" w:eastAsia="Times New Roman" w:hAnsi="Arial"/>
          <w:sz w:val="24"/>
          <w:szCs w:val="24"/>
        </w:rPr>
        <w:t>Rule</w:t>
      </w:r>
      <w:r w:rsidR="001A7EB3">
        <w:rPr>
          <w:rFonts w:ascii="Arial" w:eastAsia="Times New Roman" w:hAnsi="Arial"/>
          <w:sz w:val="24"/>
          <w:szCs w:val="24"/>
        </w:rPr>
        <w:t>s</w:t>
      </w:r>
      <w:r w:rsidR="00714687" w:rsidRPr="004326AC">
        <w:rPr>
          <w:rFonts w:ascii="Arial" w:eastAsia="Times New Roman" w:hAnsi="Arial"/>
          <w:sz w:val="24"/>
          <w:szCs w:val="24"/>
        </w:rPr>
        <w:t xml:space="preserve">. </w:t>
      </w:r>
    </w:p>
    <w:p w14:paraId="784FC5F3" w14:textId="77777777" w:rsidR="00714687" w:rsidRPr="004326AC" w:rsidRDefault="00714687" w:rsidP="00FE0C75">
      <w:pPr>
        <w:tabs>
          <w:tab w:val="left" w:pos="0"/>
        </w:tabs>
        <w:spacing w:after="0" w:line="240" w:lineRule="auto"/>
        <w:ind w:left="360" w:right="-18"/>
        <w:jc w:val="both"/>
        <w:rPr>
          <w:rFonts w:ascii="Arial" w:eastAsia="Times New Roman" w:hAnsi="Arial"/>
          <w:sz w:val="24"/>
          <w:szCs w:val="24"/>
        </w:rPr>
      </w:pPr>
    </w:p>
    <w:p w14:paraId="276A00CD" w14:textId="77777777" w:rsidR="004326AC" w:rsidRPr="004326AC" w:rsidRDefault="00F900F3" w:rsidP="00FE0C75">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M.</w:t>
      </w:r>
      <w:r w:rsidR="00D30C71">
        <w:rPr>
          <w:rFonts w:ascii="Arial" w:eastAsia="Times New Roman" w:hAnsi="Arial"/>
          <w:sz w:val="24"/>
          <w:szCs w:val="24"/>
        </w:rPr>
        <w:t xml:space="preserve"> </w:t>
      </w:r>
      <w:r w:rsidR="00BF462F" w:rsidRPr="00BF462F">
        <w:rPr>
          <w:rFonts w:ascii="Arial" w:eastAsia="Times New Roman" w:hAnsi="Arial"/>
          <w:sz w:val="24"/>
          <w:szCs w:val="24"/>
        </w:rPr>
        <w:t xml:space="preserve">Upon completion or termination of the applicable contract(s) or agreement(s), return or destroy all PHI and other VA data created or received by Business Associate during the performance of the contract(s) or agreement(s). No such information will be </w:t>
      </w:r>
      <w:proofErr w:type="gramStart"/>
      <w:r w:rsidR="00BF462F" w:rsidRPr="00BF462F">
        <w:rPr>
          <w:rFonts w:ascii="Arial" w:eastAsia="Times New Roman" w:hAnsi="Arial"/>
          <w:sz w:val="24"/>
          <w:szCs w:val="24"/>
        </w:rPr>
        <w:t>retained</w:t>
      </w:r>
      <w:proofErr w:type="gramEnd"/>
      <w:r w:rsidR="00BF462F" w:rsidRPr="00BF462F">
        <w:rPr>
          <w:rFonts w:ascii="Arial" w:eastAsia="Times New Roman" w:hAnsi="Arial"/>
          <w:sz w:val="24"/>
          <w:szCs w:val="24"/>
        </w:rPr>
        <w:t xml:space="preserve"> by Business Associate unless retention is required by law or specifically permitted by Covered Entity. If return or destruction is not feasible, Business Associate shall continue to protect the PHI in accordance with the HIPAA Rules or this Agreement and use or disclose the information under this Agreement only for the purpose of making the return or destruction feasible, as required by law, or as specifically permitted by Covered Entity. Business Associate shall provide written assurance that either all PHI has been returned or destroyed, or any information retained will be safeguarded and used and disclosed only as permitted under this paragraph. </w:t>
      </w:r>
      <w:r w:rsidR="004326AC" w:rsidRPr="004326AC">
        <w:rPr>
          <w:rFonts w:ascii="Arial" w:eastAsia="Times New Roman" w:hAnsi="Arial"/>
          <w:sz w:val="24"/>
          <w:szCs w:val="24"/>
        </w:rPr>
        <w:t xml:space="preserve">  </w:t>
      </w:r>
    </w:p>
    <w:p w14:paraId="28AD8653" w14:textId="77777777" w:rsidR="004326AC" w:rsidRPr="004326AC" w:rsidRDefault="004326AC" w:rsidP="00FE0C75">
      <w:pPr>
        <w:tabs>
          <w:tab w:val="left" w:pos="0"/>
        </w:tabs>
        <w:spacing w:after="0" w:line="240" w:lineRule="auto"/>
        <w:ind w:left="360" w:right="-18"/>
        <w:jc w:val="both"/>
        <w:rPr>
          <w:rFonts w:ascii="Arial" w:eastAsia="Times New Roman" w:hAnsi="Arial"/>
          <w:sz w:val="24"/>
          <w:szCs w:val="24"/>
        </w:rPr>
      </w:pPr>
    </w:p>
    <w:p w14:paraId="2406ED6E" w14:textId="77777777" w:rsidR="004326AC" w:rsidRPr="004326AC" w:rsidRDefault="00540C42" w:rsidP="00DD3486">
      <w:pPr>
        <w:spacing w:after="0" w:line="240" w:lineRule="auto"/>
        <w:ind w:left="360" w:right="72"/>
        <w:jc w:val="both"/>
        <w:rPr>
          <w:rFonts w:ascii="Arial" w:eastAsia="Times New Roman" w:hAnsi="Arial"/>
          <w:sz w:val="24"/>
          <w:szCs w:val="24"/>
        </w:rPr>
      </w:pPr>
      <w:r>
        <w:rPr>
          <w:rFonts w:ascii="Arial" w:eastAsia="Times New Roman" w:hAnsi="Arial"/>
          <w:sz w:val="24"/>
          <w:szCs w:val="24"/>
        </w:rPr>
        <w:t>N</w:t>
      </w:r>
      <w:r w:rsidR="004326AC" w:rsidRPr="00DE4EB1">
        <w:rPr>
          <w:rFonts w:ascii="Arial" w:eastAsia="Times New Roman" w:hAnsi="Arial"/>
          <w:sz w:val="24"/>
          <w:szCs w:val="24"/>
        </w:rPr>
        <w:t>.</w:t>
      </w:r>
      <w:r w:rsidR="00D30C71">
        <w:rPr>
          <w:rFonts w:ascii="Arial" w:eastAsia="Times New Roman" w:hAnsi="Arial"/>
          <w:sz w:val="24"/>
          <w:szCs w:val="24"/>
        </w:rPr>
        <w:t xml:space="preserve">  </w:t>
      </w:r>
      <w:r w:rsidR="004326AC" w:rsidRPr="004326AC">
        <w:rPr>
          <w:rFonts w:ascii="Arial" w:eastAsia="Times New Roman" w:hAnsi="Arial"/>
          <w:sz w:val="24"/>
          <w:szCs w:val="24"/>
        </w:rPr>
        <w:t>Be liable to Covered Entity</w:t>
      </w:r>
      <w:r w:rsidR="00DD3486">
        <w:rPr>
          <w:rFonts w:ascii="Arial" w:eastAsia="Times New Roman" w:hAnsi="Arial"/>
          <w:sz w:val="24"/>
          <w:szCs w:val="24"/>
        </w:rPr>
        <w:t xml:space="preserve"> </w:t>
      </w:r>
      <w:r w:rsidR="006E5DBB">
        <w:rPr>
          <w:rFonts w:ascii="Arial" w:eastAsia="Times New Roman" w:hAnsi="Arial"/>
          <w:sz w:val="24"/>
          <w:szCs w:val="24"/>
        </w:rPr>
        <w:t xml:space="preserve">for civil </w:t>
      </w:r>
      <w:r w:rsidR="003447DB">
        <w:rPr>
          <w:rFonts w:ascii="Arial" w:eastAsia="Times New Roman" w:hAnsi="Arial"/>
          <w:sz w:val="24"/>
          <w:szCs w:val="24"/>
        </w:rPr>
        <w:t xml:space="preserve">or criminal </w:t>
      </w:r>
      <w:r w:rsidR="006E5DBB">
        <w:rPr>
          <w:rFonts w:ascii="Arial" w:eastAsia="Times New Roman" w:hAnsi="Arial"/>
          <w:sz w:val="24"/>
          <w:szCs w:val="24"/>
        </w:rPr>
        <w:t xml:space="preserve">penalties imposed on Covered Entity, in accordance with </w:t>
      </w:r>
      <w:r w:rsidR="001A7EB3">
        <w:rPr>
          <w:rFonts w:ascii="Arial" w:eastAsia="Times New Roman" w:hAnsi="Arial"/>
          <w:sz w:val="24"/>
          <w:szCs w:val="24"/>
        </w:rPr>
        <w:t xml:space="preserve">45 C.F.R. </w:t>
      </w:r>
      <w:r w:rsidR="006E5DBB">
        <w:rPr>
          <w:rFonts w:ascii="Arial" w:eastAsia="Times New Roman" w:hAnsi="Arial"/>
          <w:sz w:val="24"/>
          <w:szCs w:val="24"/>
        </w:rPr>
        <w:t>§</w:t>
      </w:r>
      <w:r w:rsidR="007D4800">
        <w:rPr>
          <w:rFonts w:ascii="Arial" w:eastAsia="Times New Roman" w:hAnsi="Arial"/>
          <w:sz w:val="24"/>
          <w:szCs w:val="24"/>
        </w:rPr>
        <w:t>§</w:t>
      </w:r>
      <w:r w:rsidR="006E5DBB">
        <w:rPr>
          <w:rFonts w:ascii="Arial" w:eastAsia="Times New Roman" w:hAnsi="Arial"/>
          <w:sz w:val="24"/>
          <w:szCs w:val="24"/>
        </w:rPr>
        <w:t xml:space="preserve"> 164.402</w:t>
      </w:r>
      <w:r w:rsidR="007D4800">
        <w:rPr>
          <w:rFonts w:ascii="Arial" w:eastAsia="Times New Roman" w:hAnsi="Arial"/>
          <w:sz w:val="24"/>
          <w:szCs w:val="24"/>
        </w:rPr>
        <w:t xml:space="preserve"> and 164.410</w:t>
      </w:r>
      <w:r w:rsidR="00864CE6">
        <w:rPr>
          <w:rFonts w:ascii="Arial" w:eastAsia="Times New Roman" w:hAnsi="Arial"/>
          <w:sz w:val="24"/>
          <w:szCs w:val="24"/>
        </w:rPr>
        <w:t>,</w:t>
      </w:r>
      <w:r w:rsidR="00864CE6" w:rsidRPr="00864CE6">
        <w:rPr>
          <w:rFonts w:ascii="Arial" w:eastAsia="Times New Roman" w:hAnsi="Arial"/>
          <w:sz w:val="24"/>
          <w:szCs w:val="24"/>
        </w:rPr>
        <w:t xml:space="preserve"> </w:t>
      </w:r>
      <w:r w:rsidR="00864CE6">
        <w:rPr>
          <w:rFonts w:ascii="Arial" w:eastAsia="Times New Roman" w:hAnsi="Arial"/>
          <w:sz w:val="24"/>
          <w:szCs w:val="24"/>
        </w:rPr>
        <w:t>and with the HITECH Act, 42 U.S.C. §§ 17931(b), 17934(c)</w:t>
      </w:r>
      <w:r w:rsidR="006E5DBB">
        <w:rPr>
          <w:rFonts w:ascii="Arial" w:eastAsia="Times New Roman" w:hAnsi="Arial"/>
          <w:sz w:val="24"/>
          <w:szCs w:val="24"/>
        </w:rPr>
        <w:t xml:space="preserve">, for any violation of the </w:t>
      </w:r>
      <w:r w:rsidR="00984B20">
        <w:rPr>
          <w:rFonts w:ascii="Arial" w:eastAsia="Times New Roman" w:hAnsi="Arial"/>
          <w:sz w:val="24"/>
          <w:szCs w:val="24"/>
        </w:rPr>
        <w:t xml:space="preserve">HIPAA </w:t>
      </w:r>
      <w:r w:rsidR="006E5DBB">
        <w:rPr>
          <w:rFonts w:ascii="Arial" w:eastAsia="Times New Roman" w:hAnsi="Arial"/>
          <w:sz w:val="24"/>
          <w:szCs w:val="24"/>
        </w:rPr>
        <w:t>Rule</w:t>
      </w:r>
      <w:r w:rsidR="007D4800">
        <w:rPr>
          <w:rFonts w:ascii="Arial" w:eastAsia="Times New Roman" w:hAnsi="Arial"/>
          <w:sz w:val="24"/>
          <w:szCs w:val="24"/>
        </w:rPr>
        <w:t>s</w:t>
      </w:r>
      <w:r w:rsidR="00864CE6">
        <w:rPr>
          <w:rFonts w:ascii="Arial" w:eastAsia="Times New Roman" w:hAnsi="Arial"/>
          <w:sz w:val="24"/>
          <w:szCs w:val="24"/>
        </w:rPr>
        <w:t xml:space="preserve"> or this Agreement</w:t>
      </w:r>
      <w:r w:rsidR="006E5DBB">
        <w:rPr>
          <w:rFonts w:ascii="Arial" w:eastAsia="Times New Roman" w:hAnsi="Arial"/>
          <w:sz w:val="24"/>
          <w:szCs w:val="24"/>
        </w:rPr>
        <w:t xml:space="preserve"> by Business Associate</w:t>
      </w:r>
      <w:r w:rsidR="00984B20">
        <w:rPr>
          <w:rFonts w:ascii="Arial" w:eastAsia="Times New Roman" w:hAnsi="Arial"/>
          <w:sz w:val="24"/>
          <w:szCs w:val="24"/>
        </w:rPr>
        <w:t>.</w:t>
      </w:r>
    </w:p>
    <w:p w14:paraId="38CF4F2E" w14:textId="77777777" w:rsidR="004326AC" w:rsidRPr="004326AC" w:rsidRDefault="004326AC" w:rsidP="00FE0C75">
      <w:pPr>
        <w:tabs>
          <w:tab w:val="left" w:pos="0"/>
        </w:tabs>
        <w:spacing w:after="0" w:line="240" w:lineRule="auto"/>
        <w:ind w:left="360" w:right="-18"/>
        <w:jc w:val="both"/>
        <w:rPr>
          <w:rFonts w:ascii="Arial" w:eastAsia="Times New Roman" w:hAnsi="Arial"/>
          <w:sz w:val="24"/>
          <w:szCs w:val="24"/>
        </w:rPr>
      </w:pPr>
    </w:p>
    <w:p w14:paraId="041D76B9" w14:textId="77777777" w:rsidR="004326AC" w:rsidRPr="004326AC" w:rsidRDefault="000D0C5F" w:rsidP="00FE0C75">
      <w:pPr>
        <w:tabs>
          <w:tab w:val="left" w:pos="-4500"/>
        </w:tabs>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t>4</w:t>
      </w:r>
      <w:r w:rsidR="004326AC" w:rsidRPr="004326AC">
        <w:rPr>
          <w:rFonts w:ascii="Arial" w:eastAsia="Times New Roman" w:hAnsi="Arial"/>
          <w:sz w:val="24"/>
          <w:szCs w:val="24"/>
        </w:rPr>
        <w:t>.</w:t>
      </w:r>
      <w:r w:rsidR="00FE0C75">
        <w:rPr>
          <w:rFonts w:ascii="Arial" w:eastAsia="Times New Roman" w:hAnsi="Arial"/>
          <w:sz w:val="24"/>
          <w:szCs w:val="24"/>
        </w:rPr>
        <w:tab/>
      </w:r>
      <w:r w:rsidR="004326AC" w:rsidRPr="004326AC">
        <w:rPr>
          <w:rFonts w:ascii="Arial" w:eastAsia="Times New Roman" w:hAnsi="Arial"/>
          <w:sz w:val="24"/>
          <w:szCs w:val="24"/>
          <w:u w:val="single"/>
        </w:rPr>
        <w:t>Obligations of Covered Entity</w:t>
      </w:r>
      <w:r w:rsidR="004326AC" w:rsidRPr="004326AC">
        <w:rPr>
          <w:rFonts w:ascii="Arial" w:eastAsia="Times New Roman" w:hAnsi="Arial"/>
          <w:sz w:val="24"/>
          <w:szCs w:val="24"/>
        </w:rPr>
        <w:t>.  Covered Entity agrees that it:</w:t>
      </w:r>
    </w:p>
    <w:p w14:paraId="796056F8" w14:textId="77777777" w:rsidR="004326AC" w:rsidRPr="004326AC" w:rsidRDefault="004326AC" w:rsidP="00FE0C75">
      <w:pPr>
        <w:tabs>
          <w:tab w:val="left" w:pos="-3690"/>
        </w:tabs>
        <w:spacing w:after="0" w:line="240" w:lineRule="auto"/>
        <w:ind w:left="360" w:right="72" w:hanging="360"/>
        <w:jc w:val="both"/>
        <w:rPr>
          <w:rFonts w:ascii="Arial" w:eastAsia="Times New Roman" w:hAnsi="Arial"/>
          <w:sz w:val="24"/>
          <w:szCs w:val="24"/>
        </w:rPr>
      </w:pPr>
    </w:p>
    <w:p w14:paraId="7FF55808" w14:textId="77777777" w:rsidR="00620EF0" w:rsidRPr="00620EF0" w:rsidRDefault="000D0C5F" w:rsidP="004F676F">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 xml:space="preserve">A.  </w:t>
      </w:r>
      <w:r w:rsidR="00620EF0" w:rsidRPr="000D0C5F">
        <w:rPr>
          <w:rFonts w:ascii="Arial" w:eastAsia="Times New Roman" w:hAnsi="Arial"/>
          <w:sz w:val="24"/>
          <w:szCs w:val="24"/>
        </w:rPr>
        <w:t xml:space="preserve">Will not request Business Associate to make </w:t>
      </w:r>
      <w:r w:rsidR="00301DF7" w:rsidRPr="000D0C5F">
        <w:rPr>
          <w:rFonts w:ascii="Arial" w:eastAsia="Times New Roman" w:hAnsi="Arial"/>
          <w:sz w:val="24"/>
          <w:szCs w:val="24"/>
        </w:rPr>
        <w:t xml:space="preserve">any </w:t>
      </w:r>
      <w:r w:rsidR="00620EF0" w:rsidRPr="000D0C5F">
        <w:rPr>
          <w:rFonts w:ascii="Arial" w:eastAsia="Times New Roman" w:hAnsi="Arial"/>
          <w:sz w:val="24"/>
          <w:szCs w:val="24"/>
        </w:rPr>
        <w:t>Use or Disclosure of PHI in a manner that would not be permissible under Subpart E of 45 C</w:t>
      </w:r>
      <w:r w:rsidR="00571B2D" w:rsidRPr="000D0C5F">
        <w:rPr>
          <w:rFonts w:ascii="Arial" w:eastAsia="Times New Roman" w:hAnsi="Arial"/>
          <w:sz w:val="24"/>
          <w:szCs w:val="24"/>
        </w:rPr>
        <w:t xml:space="preserve">.F.R. </w:t>
      </w:r>
      <w:r w:rsidR="00620EF0" w:rsidRPr="000D0C5F">
        <w:rPr>
          <w:rFonts w:ascii="Arial" w:eastAsia="Times New Roman" w:hAnsi="Arial"/>
          <w:sz w:val="24"/>
          <w:szCs w:val="24"/>
        </w:rPr>
        <w:t xml:space="preserve">Part 164 if made by Covered Entity, except as </w:t>
      </w:r>
      <w:r w:rsidR="00301DF7" w:rsidRPr="000D0C5F">
        <w:rPr>
          <w:rFonts w:ascii="Arial" w:eastAsia="Times New Roman" w:hAnsi="Arial"/>
          <w:sz w:val="24"/>
          <w:szCs w:val="24"/>
        </w:rPr>
        <w:t>permitted</w:t>
      </w:r>
      <w:r w:rsidR="00620EF0" w:rsidRPr="000D0C5F">
        <w:rPr>
          <w:rFonts w:ascii="Arial" w:eastAsia="Times New Roman" w:hAnsi="Arial"/>
          <w:sz w:val="24"/>
          <w:szCs w:val="24"/>
        </w:rPr>
        <w:t xml:space="preserve"> under Section </w:t>
      </w:r>
      <w:r w:rsidR="006F0FF3">
        <w:rPr>
          <w:rFonts w:ascii="Arial" w:eastAsia="Times New Roman" w:hAnsi="Arial"/>
          <w:sz w:val="24"/>
          <w:szCs w:val="24"/>
        </w:rPr>
        <w:t>2</w:t>
      </w:r>
      <w:r w:rsidR="00620EF0" w:rsidRPr="000D0C5F">
        <w:rPr>
          <w:rFonts w:ascii="Arial" w:eastAsia="Times New Roman" w:hAnsi="Arial"/>
          <w:sz w:val="24"/>
          <w:szCs w:val="24"/>
        </w:rPr>
        <w:t xml:space="preserve"> of this </w:t>
      </w:r>
      <w:r w:rsidR="00E14258">
        <w:rPr>
          <w:rFonts w:ascii="Arial" w:eastAsia="Times New Roman" w:hAnsi="Arial"/>
          <w:sz w:val="24"/>
          <w:szCs w:val="24"/>
        </w:rPr>
        <w:t>A</w:t>
      </w:r>
      <w:r w:rsidR="00620EF0" w:rsidRPr="000D0C5F">
        <w:rPr>
          <w:rFonts w:ascii="Arial" w:eastAsia="Times New Roman" w:hAnsi="Arial"/>
          <w:sz w:val="24"/>
          <w:szCs w:val="24"/>
        </w:rPr>
        <w:t xml:space="preserve">greement. </w:t>
      </w:r>
    </w:p>
    <w:p w14:paraId="023F3980" w14:textId="77777777" w:rsidR="00620EF0" w:rsidRPr="000D0C5F" w:rsidRDefault="00620EF0" w:rsidP="00FE0C75">
      <w:pPr>
        <w:tabs>
          <w:tab w:val="left" w:pos="0"/>
        </w:tabs>
        <w:spacing w:after="0" w:line="240" w:lineRule="auto"/>
        <w:ind w:left="360" w:right="-18"/>
        <w:jc w:val="both"/>
        <w:rPr>
          <w:rFonts w:ascii="Arial" w:eastAsia="Times New Roman" w:hAnsi="Arial"/>
          <w:sz w:val="24"/>
          <w:szCs w:val="24"/>
        </w:rPr>
      </w:pPr>
    </w:p>
    <w:p w14:paraId="4E8D8A16" w14:textId="77777777" w:rsidR="004326AC" w:rsidRPr="000D0C5F" w:rsidRDefault="004F676F" w:rsidP="00FE0C75">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B</w:t>
      </w:r>
      <w:r w:rsidR="000D0C5F">
        <w:rPr>
          <w:rFonts w:ascii="Arial" w:eastAsia="Times New Roman" w:hAnsi="Arial"/>
          <w:sz w:val="24"/>
          <w:szCs w:val="24"/>
        </w:rPr>
        <w:t xml:space="preserve">. </w:t>
      </w:r>
      <w:r w:rsidR="004326AC" w:rsidRPr="000D0C5F">
        <w:rPr>
          <w:rFonts w:ascii="Arial" w:eastAsia="Times New Roman" w:hAnsi="Arial"/>
          <w:sz w:val="24"/>
          <w:szCs w:val="24"/>
        </w:rPr>
        <w:t xml:space="preserve">Will promptly notify Business </w:t>
      </w:r>
      <w:proofErr w:type="gramStart"/>
      <w:r w:rsidR="004326AC" w:rsidRPr="000D0C5F">
        <w:rPr>
          <w:rFonts w:ascii="Arial" w:eastAsia="Times New Roman" w:hAnsi="Arial"/>
          <w:sz w:val="24"/>
          <w:szCs w:val="24"/>
        </w:rPr>
        <w:t>Associate in writing</w:t>
      </w:r>
      <w:proofErr w:type="gramEnd"/>
      <w:r w:rsidR="004326AC" w:rsidRPr="000D0C5F">
        <w:rPr>
          <w:rFonts w:ascii="Arial" w:eastAsia="Times New Roman" w:hAnsi="Arial"/>
          <w:sz w:val="24"/>
          <w:szCs w:val="24"/>
        </w:rPr>
        <w:t xml:space="preserve"> of any restrictions on </w:t>
      </w:r>
      <w:r w:rsidR="0095564D" w:rsidRPr="000D0C5F">
        <w:rPr>
          <w:rFonts w:ascii="Arial" w:eastAsia="Times New Roman" w:hAnsi="Arial"/>
          <w:sz w:val="24"/>
          <w:szCs w:val="24"/>
        </w:rPr>
        <w:t>Covered Entity’s</w:t>
      </w:r>
      <w:r w:rsidR="009B79AD" w:rsidRPr="000D0C5F">
        <w:rPr>
          <w:rFonts w:ascii="Arial" w:eastAsia="Times New Roman" w:hAnsi="Arial"/>
          <w:sz w:val="24"/>
          <w:szCs w:val="24"/>
        </w:rPr>
        <w:t xml:space="preserve"> authority to </w:t>
      </w:r>
      <w:r w:rsidR="00D07217" w:rsidRPr="000D0C5F">
        <w:rPr>
          <w:rFonts w:ascii="Arial" w:eastAsia="Times New Roman" w:hAnsi="Arial"/>
          <w:sz w:val="24"/>
          <w:szCs w:val="24"/>
        </w:rPr>
        <w:t>u</w:t>
      </w:r>
      <w:r w:rsidR="004326AC" w:rsidRPr="000D0C5F">
        <w:rPr>
          <w:rFonts w:ascii="Arial" w:eastAsia="Times New Roman" w:hAnsi="Arial"/>
          <w:sz w:val="24"/>
          <w:szCs w:val="24"/>
        </w:rPr>
        <w:t xml:space="preserve">se </w:t>
      </w:r>
      <w:r w:rsidR="009B79AD" w:rsidRPr="000D0C5F">
        <w:rPr>
          <w:rFonts w:ascii="Arial" w:eastAsia="Times New Roman" w:hAnsi="Arial"/>
          <w:sz w:val="24"/>
          <w:szCs w:val="24"/>
        </w:rPr>
        <w:t xml:space="preserve">or </w:t>
      </w:r>
      <w:r w:rsidR="00D07217" w:rsidRPr="000D0C5F">
        <w:rPr>
          <w:rFonts w:ascii="Arial" w:eastAsia="Times New Roman" w:hAnsi="Arial"/>
          <w:sz w:val="24"/>
          <w:szCs w:val="24"/>
        </w:rPr>
        <w:t>d</w:t>
      </w:r>
      <w:r w:rsidR="004326AC" w:rsidRPr="000D0C5F">
        <w:rPr>
          <w:rFonts w:ascii="Arial" w:eastAsia="Times New Roman" w:hAnsi="Arial"/>
          <w:sz w:val="24"/>
          <w:szCs w:val="24"/>
        </w:rPr>
        <w:t>isclos</w:t>
      </w:r>
      <w:r w:rsidR="009B79AD" w:rsidRPr="000D0C5F">
        <w:rPr>
          <w:rFonts w:ascii="Arial" w:eastAsia="Times New Roman" w:hAnsi="Arial"/>
          <w:sz w:val="24"/>
          <w:szCs w:val="24"/>
        </w:rPr>
        <w:t>e</w:t>
      </w:r>
      <w:r w:rsidR="004326AC" w:rsidRPr="000D0C5F">
        <w:rPr>
          <w:rFonts w:ascii="Arial" w:eastAsia="Times New Roman" w:hAnsi="Arial"/>
          <w:sz w:val="24"/>
          <w:szCs w:val="24"/>
        </w:rPr>
        <w:t xml:space="preserve"> PHI that may </w:t>
      </w:r>
      <w:r w:rsidR="009B79AD" w:rsidRPr="000D0C5F">
        <w:rPr>
          <w:rFonts w:ascii="Arial" w:eastAsia="Times New Roman" w:hAnsi="Arial"/>
          <w:sz w:val="24"/>
          <w:szCs w:val="24"/>
        </w:rPr>
        <w:t xml:space="preserve">limit Business Associate’s Use </w:t>
      </w:r>
      <w:r w:rsidR="00620EF0" w:rsidRPr="000D0C5F">
        <w:rPr>
          <w:rFonts w:ascii="Arial" w:eastAsia="Times New Roman" w:hAnsi="Arial"/>
          <w:sz w:val="24"/>
          <w:szCs w:val="24"/>
        </w:rPr>
        <w:t xml:space="preserve">or </w:t>
      </w:r>
      <w:r w:rsidR="009B79AD" w:rsidRPr="000D0C5F">
        <w:rPr>
          <w:rFonts w:ascii="Arial" w:eastAsia="Times New Roman" w:hAnsi="Arial"/>
          <w:sz w:val="24"/>
          <w:szCs w:val="24"/>
        </w:rPr>
        <w:t>Disclos</w:t>
      </w:r>
      <w:r w:rsidR="00620EF0" w:rsidRPr="000D0C5F">
        <w:rPr>
          <w:rFonts w:ascii="Arial" w:eastAsia="Times New Roman" w:hAnsi="Arial"/>
          <w:sz w:val="24"/>
          <w:szCs w:val="24"/>
        </w:rPr>
        <w:t>ure of</w:t>
      </w:r>
      <w:r w:rsidR="009B79AD" w:rsidRPr="000D0C5F">
        <w:rPr>
          <w:rFonts w:ascii="Arial" w:eastAsia="Times New Roman" w:hAnsi="Arial"/>
          <w:sz w:val="24"/>
          <w:szCs w:val="24"/>
        </w:rPr>
        <w:t xml:space="preserve"> PHI or otherwise </w:t>
      </w:r>
      <w:r w:rsidR="004326AC" w:rsidRPr="000D0C5F">
        <w:rPr>
          <w:rFonts w:ascii="Arial" w:eastAsia="Times New Roman" w:hAnsi="Arial"/>
          <w:sz w:val="24"/>
          <w:szCs w:val="24"/>
        </w:rPr>
        <w:t xml:space="preserve">affect </w:t>
      </w:r>
      <w:r w:rsidR="009B79AD" w:rsidRPr="000D0C5F">
        <w:rPr>
          <w:rFonts w:ascii="Arial" w:eastAsia="Times New Roman" w:hAnsi="Arial"/>
          <w:sz w:val="24"/>
          <w:szCs w:val="24"/>
        </w:rPr>
        <w:t xml:space="preserve">its </w:t>
      </w:r>
      <w:r w:rsidR="004326AC" w:rsidRPr="000D0C5F">
        <w:rPr>
          <w:rFonts w:ascii="Arial" w:eastAsia="Times New Roman" w:hAnsi="Arial"/>
          <w:sz w:val="24"/>
          <w:szCs w:val="24"/>
        </w:rPr>
        <w:t xml:space="preserve">ability to </w:t>
      </w:r>
      <w:r w:rsidR="00620EF0" w:rsidRPr="000D0C5F">
        <w:rPr>
          <w:rFonts w:ascii="Arial" w:eastAsia="Times New Roman" w:hAnsi="Arial"/>
          <w:sz w:val="24"/>
          <w:szCs w:val="24"/>
        </w:rPr>
        <w:t xml:space="preserve">fulfill </w:t>
      </w:r>
      <w:r w:rsidR="004326AC" w:rsidRPr="000D0C5F">
        <w:rPr>
          <w:rFonts w:ascii="Arial" w:eastAsia="Times New Roman" w:hAnsi="Arial"/>
          <w:sz w:val="24"/>
          <w:szCs w:val="24"/>
        </w:rPr>
        <w:t>its obligations under this Agreement</w:t>
      </w:r>
      <w:r w:rsidR="00DB4A79">
        <w:rPr>
          <w:rFonts w:ascii="Arial" w:eastAsia="Times New Roman" w:hAnsi="Arial"/>
          <w:sz w:val="24"/>
          <w:szCs w:val="24"/>
        </w:rPr>
        <w:t>.</w:t>
      </w:r>
      <w:r w:rsidR="004326AC" w:rsidRPr="000D0C5F">
        <w:rPr>
          <w:rFonts w:ascii="Arial" w:eastAsia="Times New Roman" w:hAnsi="Arial"/>
          <w:sz w:val="24"/>
          <w:szCs w:val="24"/>
        </w:rPr>
        <w:t xml:space="preserve"> </w:t>
      </w:r>
    </w:p>
    <w:p w14:paraId="26F75CBE" w14:textId="77777777" w:rsidR="00A965A5" w:rsidRPr="000D0C5F" w:rsidRDefault="00A965A5" w:rsidP="00FE0C75">
      <w:pPr>
        <w:tabs>
          <w:tab w:val="left" w:pos="0"/>
        </w:tabs>
        <w:spacing w:after="0" w:line="240" w:lineRule="auto"/>
        <w:ind w:left="360" w:right="-18"/>
        <w:jc w:val="both"/>
        <w:rPr>
          <w:rFonts w:ascii="Arial" w:eastAsia="Times New Roman" w:hAnsi="Arial"/>
          <w:sz w:val="24"/>
          <w:szCs w:val="24"/>
        </w:rPr>
      </w:pPr>
    </w:p>
    <w:p w14:paraId="7AAD9AF8" w14:textId="77777777" w:rsidR="004F676F" w:rsidRPr="000D0C5F" w:rsidRDefault="004F676F" w:rsidP="004F676F">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C</w:t>
      </w:r>
      <w:r w:rsidR="000D0C5F">
        <w:rPr>
          <w:rFonts w:ascii="Arial" w:eastAsia="Times New Roman" w:hAnsi="Arial"/>
          <w:sz w:val="24"/>
          <w:szCs w:val="24"/>
        </w:rPr>
        <w:t xml:space="preserve">. </w:t>
      </w:r>
      <w:r w:rsidRPr="000D0C5F">
        <w:rPr>
          <w:rFonts w:ascii="Arial" w:eastAsia="Times New Roman" w:hAnsi="Arial"/>
          <w:sz w:val="24"/>
          <w:szCs w:val="24"/>
        </w:rPr>
        <w:t>Has obtained or will obtain from Individuals any authorization necessary for Business Associate to fulfill its obligations under this Agreement</w:t>
      </w:r>
      <w:r>
        <w:rPr>
          <w:rFonts w:ascii="Arial" w:eastAsia="Times New Roman" w:hAnsi="Arial"/>
          <w:sz w:val="24"/>
          <w:szCs w:val="24"/>
        </w:rPr>
        <w:t>.</w:t>
      </w:r>
    </w:p>
    <w:p w14:paraId="711F13E7" w14:textId="77777777" w:rsidR="004F676F" w:rsidRPr="000D0C5F" w:rsidRDefault="004F676F" w:rsidP="004F676F">
      <w:pPr>
        <w:tabs>
          <w:tab w:val="left" w:pos="0"/>
        </w:tabs>
        <w:spacing w:after="0" w:line="240" w:lineRule="auto"/>
        <w:ind w:left="360" w:right="-18"/>
        <w:jc w:val="both"/>
        <w:rPr>
          <w:rFonts w:ascii="Arial" w:eastAsia="Times New Roman" w:hAnsi="Arial"/>
          <w:sz w:val="24"/>
          <w:szCs w:val="24"/>
        </w:rPr>
      </w:pPr>
    </w:p>
    <w:p w14:paraId="504B6FD7" w14:textId="77777777" w:rsidR="00326673" w:rsidRPr="00DB4A79" w:rsidRDefault="004F676F" w:rsidP="002C4F9D">
      <w:pPr>
        <w:tabs>
          <w:tab w:val="left" w:pos="0"/>
        </w:tabs>
        <w:spacing w:after="0" w:line="240" w:lineRule="auto"/>
        <w:ind w:left="360" w:right="-18"/>
        <w:jc w:val="both"/>
        <w:rPr>
          <w:rFonts w:ascii="Arial" w:eastAsia="Times New Roman" w:hAnsi="Arial"/>
          <w:sz w:val="24"/>
          <w:szCs w:val="24"/>
        </w:rPr>
      </w:pPr>
      <w:r w:rsidRPr="002C4F9D">
        <w:rPr>
          <w:rFonts w:ascii="Arial" w:eastAsia="Times New Roman" w:hAnsi="Arial"/>
          <w:sz w:val="24"/>
          <w:szCs w:val="24"/>
        </w:rPr>
        <w:t>D</w:t>
      </w:r>
      <w:r>
        <w:rPr>
          <w:rFonts w:ascii="Arial" w:eastAsia="Times New Roman" w:hAnsi="Arial"/>
          <w:sz w:val="24"/>
          <w:szCs w:val="24"/>
        </w:rPr>
        <w:t xml:space="preserve">.  </w:t>
      </w:r>
      <w:r w:rsidR="004326AC" w:rsidRPr="000D0C5F">
        <w:rPr>
          <w:rFonts w:ascii="Arial" w:eastAsia="Times New Roman" w:hAnsi="Arial"/>
          <w:sz w:val="24"/>
          <w:szCs w:val="24"/>
        </w:rPr>
        <w:t xml:space="preserve">Will promptly notify Business </w:t>
      </w:r>
      <w:proofErr w:type="gramStart"/>
      <w:r w:rsidR="004326AC" w:rsidRPr="000D0C5F">
        <w:rPr>
          <w:rFonts w:ascii="Arial" w:eastAsia="Times New Roman" w:hAnsi="Arial"/>
          <w:sz w:val="24"/>
          <w:szCs w:val="24"/>
        </w:rPr>
        <w:t>Associate in writing</w:t>
      </w:r>
      <w:proofErr w:type="gramEnd"/>
      <w:r w:rsidR="004326AC" w:rsidRPr="000D0C5F">
        <w:rPr>
          <w:rFonts w:ascii="Arial" w:eastAsia="Times New Roman" w:hAnsi="Arial"/>
          <w:sz w:val="24"/>
          <w:szCs w:val="24"/>
        </w:rPr>
        <w:t xml:space="preserve"> of any change in</w:t>
      </w:r>
      <w:r w:rsidR="006E39E8" w:rsidRPr="006E39E8">
        <w:rPr>
          <w:rFonts w:ascii="Arial" w:eastAsia="Times New Roman" w:hAnsi="Arial"/>
          <w:sz w:val="24"/>
          <w:szCs w:val="24"/>
        </w:rPr>
        <w:t xml:space="preserve"> </w:t>
      </w:r>
      <w:r w:rsidR="006E39E8">
        <w:rPr>
          <w:rFonts w:ascii="Arial" w:eastAsia="Times New Roman" w:hAnsi="Arial"/>
          <w:sz w:val="24"/>
          <w:szCs w:val="24"/>
        </w:rPr>
        <w:t xml:space="preserve">Covered Entity’s </w:t>
      </w:r>
      <w:r w:rsidR="006E39E8" w:rsidRPr="00DB4A79">
        <w:rPr>
          <w:rFonts w:ascii="Arial" w:eastAsia="Times New Roman" w:hAnsi="Arial"/>
          <w:sz w:val="24"/>
          <w:szCs w:val="24"/>
        </w:rPr>
        <w:t>Notice of Privacy Practices</w:t>
      </w:r>
      <w:r w:rsidR="006E39E8">
        <w:rPr>
          <w:rFonts w:ascii="Arial" w:eastAsia="Times New Roman" w:hAnsi="Arial"/>
          <w:sz w:val="24"/>
          <w:szCs w:val="24"/>
        </w:rPr>
        <w:t>, or any modification</w:t>
      </w:r>
      <w:r w:rsidR="004326AC" w:rsidRPr="000D0C5F">
        <w:rPr>
          <w:rFonts w:ascii="Arial" w:eastAsia="Times New Roman" w:hAnsi="Arial"/>
          <w:sz w:val="24"/>
          <w:szCs w:val="24"/>
        </w:rPr>
        <w:t xml:space="preserve"> or revocation of </w:t>
      </w:r>
      <w:r w:rsidR="00620EF0" w:rsidRPr="000D0C5F">
        <w:rPr>
          <w:rFonts w:ascii="Arial" w:eastAsia="Times New Roman" w:hAnsi="Arial"/>
          <w:sz w:val="24"/>
          <w:szCs w:val="24"/>
        </w:rPr>
        <w:t xml:space="preserve">an Individual’s authorization </w:t>
      </w:r>
      <w:r w:rsidR="004326AC" w:rsidRPr="000D0C5F">
        <w:rPr>
          <w:rFonts w:ascii="Arial" w:eastAsia="Times New Roman" w:hAnsi="Arial"/>
          <w:sz w:val="24"/>
          <w:szCs w:val="24"/>
        </w:rPr>
        <w:t xml:space="preserve">to </w:t>
      </w:r>
      <w:r w:rsidR="00620EF0" w:rsidRPr="000D0C5F">
        <w:rPr>
          <w:rFonts w:ascii="Arial" w:eastAsia="Times New Roman" w:hAnsi="Arial"/>
          <w:sz w:val="24"/>
          <w:szCs w:val="24"/>
        </w:rPr>
        <w:t>u</w:t>
      </w:r>
      <w:r w:rsidR="004326AC" w:rsidRPr="000D0C5F">
        <w:rPr>
          <w:rFonts w:ascii="Arial" w:eastAsia="Times New Roman" w:hAnsi="Arial"/>
          <w:sz w:val="24"/>
          <w:szCs w:val="24"/>
        </w:rPr>
        <w:t xml:space="preserve">se or disclose PHI, if such change or revocation may </w:t>
      </w:r>
      <w:r w:rsidR="009B79AD" w:rsidRPr="000D0C5F">
        <w:rPr>
          <w:rFonts w:ascii="Arial" w:eastAsia="Times New Roman" w:hAnsi="Arial"/>
          <w:sz w:val="24"/>
          <w:szCs w:val="24"/>
        </w:rPr>
        <w:t>limit Business Associate’s Use and Disclos</w:t>
      </w:r>
      <w:r w:rsidR="00620EF0" w:rsidRPr="000D0C5F">
        <w:rPr>
          <w:rFonts w:ascii="Arial" w:eastAsia="Times New Roman" w:hAnsi="Arial"/>
          <w:sz w:val="24"/>
          <w:szCs w:val="24"/>
        </w:rPr>
        <w:t>ur</w:t>
      </w:r>
      <w:r w:rsidR="009B79AD" w:rsidRPr="000D0C5F">
        <w:rPr>
          <w:rFonts w:ascii="Arial" w:eastAsia="Times New Roman" w:hAnsi="Arial"/>
          <w:sz w:val="24"/>
          <w:szCs w:val="24"/>
        </w:rPr>
        <w:t xml:space="preserve">e </w:t>
      </w:r>
      <w:r w:rsidR="002C4F9D">
        <w:rPr>
          <w:rFonts w:ascii="Arial" w:eastAsia="Times New Roman" w:hAnsi="Arial"/>
          <w:sz w:val="24"/>
          <w:szCs w:val="24"/>
        </w:rPr>
        <w:t xml:space="preserve">of </w:t>
      </w:r>
      <w:r w:rsidR="009B79AD" w:rsidRPr="000D0C5F">
        <w:rPr>
          <w:rFonts w:ascii="Arial" w:eastAsia="Times New Roman" w:hAnsi="Arial"/>
          <w:sz w:val="24"/>
          <w:szCs w:val="24"/>
        </w:rPr>
        <w:t xml:space="preserve">PHI or otherwise </w:t>
      </w:r>
      <w:r w:rsidR="004326AC" w:rsidRPr="000D0C5F">
        <w:rPr>
          <w:rFonts w:ascii="Arial" w:eastAsia="Times New Roman" w:hAnsi="Arial"/>
          <w:sz w:val="24"/>
          <w:szCs w:val="24"/>
        </w:rPr>
        <w:t xml:space="preserve">affect </w:t>
      </w:r>
      <w:r w:rsidR="00620EF0" w:rsidRPr="000D0C5F">
        <w:rPr>
          <w:rFonts w:ascii="Arial" w:eastAsia="Times New Roman" w:hAnsi="Arial"/>
          <w:sz w:val="24"/>
          <w:szCs w:val="24"/>
        </w:rPr>
        <w:t>its</w:t>
      </w:r>
      <w:r w:rsidR="004326AC" w:rsidRPr="000D0C5F">
        <w:rPr>
          <w:rFonts w:ascii="Arial" w:eastAsia="Times New Roman" w:hAnsi="Arial"/>
          <w:sz w:val="24"/>
          <w:szCs w:val="24"/>
        </w:rPr>
        <w:t xml:space="preserve"> ability to perform its obligations under this Agreement</w:t>
      </w:r>
      <w:r w:rsidR="00DB4A79">
        <w:rPr>
          <w:rFonts w:ascii="Arial" w:eastAsia="Times New Roman" w:hAnsi="Arial"/>
          <w:sz w:val="24"/>
          <w:szCs w:val="24"/>
        </w:rPr>
        <w:t>.</w:t>
      </w:r>
    </w:p>
    <w:p w14:paraId="790E6CBC" w14:textId="77777777" w:rsidR="005A2808" w:rsidRPr="00FE0C75" w:rsidRDefault="005A2808" w:rsidP="00FE0C75">
      <w:pPr>
        <w:tabs>
          <w:tab w:val="left" w:pos="0"/>
        </w:tabs>
        <w:spacing w:after="0" w:line="240" w:lineRule="auto"/>
        <w:ind w:left="360" w:right="-18"/>
        <w:jc w:val="both"/>
        <w:rPr>
          <w:rFonts w:ascii="Arial" w:eastAsia="Times New Roman" w:hAnsi="Arial"/>
          <w:sz w:val="24"/>
          <w:szCs w:val="24"/>
        </w:rPr>
      </w:pPr>
    </w:p>
    <w:p w14:paraId="396E5C23" w14:textId="77777777" w:rsidR="00CF4093" w:rsidRPr="004326AC" w:rsidRDefault="00CF4093" w:rsidP="00FE0C75">
      <w:pPr>
        <w:tabs>
          <w:tab w:val="left" w:pos="-2250"/>
        </w:tabs>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t>5</w:t>
      </w:r>
      <w:r w:rsidR="004326AC" w:rsidRPr="004326AC">
        <w:rPr>
          <w:rFonts w:ascii="Arial" w:eastAsia="Times New Roman" w:hAnsi="Arial"/>
          <w:sz w:val="24"/>
          <w:szCs w:val="24"/>
        </w:rPr>
        <w:t>.</w:t>
      </w:r>
      <w:r w:rsidR="004326AC" w:rsidRPr="004326AC">
        <w:rPr>
          <w:rFonts w:ascii="Arial" w:eastAsia="Times New Roman" w:hAnsi="Arial"/>
          <w:sz w:val="24"/>
          <w:szCs w:val="24"/>
        </w:rPr>
        <w:tab/>
      </w:r>
      <w:r w:rsidR="009B79AD" w:rsidRPr="004326AC">
        <w:rPr>
          <w:rFonts w:ascii="Arial" w:eastAsia="Times New Roman" w:hAnsi="Arial"/>
          <w:sz w:val="24"/>
          <w:szCs w:val="24"/>
          <w:u w:val="single"/>
        </w:rPr>
        <w:t>Amendment</w:t>
      </w:r>
      <w:r w:rsidR="009B79AD" w:rsidRPr="004326AC">
        <w:rPr>
          <w:rFonts w:ascii="Arial" w:eastAsia="Times New Roman" w:hAnsi="Arial"/>
          <w:sz w:val="24"/>
          <w:szCs w:val="24"/>
        </w:rPr>
        <w:t xml:space="preserve">. </w:t>
      </w:r>
      <w:r w:rsidR="00DB4A79">
        <w:rPr>
          <w:rFonts w:ascii="Arial" w:eastAsia="Times New Roman" w:hAnsi="Arial"/>
          <w:sz w:val="24"/>
          <w:szCs w:val="24"/>
        </w:rPr>
        <w:t xml:space="preserve"> </w:t>
      </w:r>
      <w:r w:rsidR="00BF462F" w:rsidRPr="00BF462F">
        <w:rPr>
          <w:rFonts w:ascii="Arial" w:eastAsia="Times New Roman" w:hAnsi="Arial"/>
          <w:sz w:val="24"/>
          <w:szCs w:val="24"/>
        </w:rPr>
        <w:t xml:space="preserve">Business Associate and Covered Entity agree to </w:t>
      </w:r>
      <w:proofErr w:type="gramStart"/>
      <w:r w:rsidR="00BF462F" w:rsidRPr="00BF462F">
        <w:rPr>
          <w:rFonts w:ascii="Arial" w:eastAsia="Times New Roman" w:hAnsi="Arial"/>
          <w:sz w:val="24"/>
          <w:szCs w:val="24"/>
        </w:rPr>
        <w:t>enter into</w:t>
      </w:r>
      <w:proofErr w:type="gramEnd"/>
      <w:r w:rsidR="00BF462F" w:rsidRPr="00BF462F">
        <w:rPr>
          <w:rFonts w:ascii="Arial" w:eastAsia="Times New Roman" w:hAnsi="Arial"/>
          <w:sz w:val="24"/>
          <w:szCs w:val="24"/>
        </w:rPr>
        <w:t xml:space="preserve"> good faith negotiations to amend this Agreement, as necessary, for Covered Entity and Business Associate to comply with the requirements of the HIPAA Rules or other applicable law.</w:t>
      </w:r>
    </w:p>
    <w:p w14:paraId="59D17DA9" w14:textId="77777777" w:rsidR="009B79AD" w:rsidRPr="004326AC" w:rsidRDefault="009B79AD" w:rsidP="00DB4A79">
      <w:pPr>
        <w:tabs>
          <w:tab w:val="left" w:pos="-2250"/>
        </w:tabs>
        <w:spacing w:after="0" w:line="240" w:lineRule="auto"/>
        <w:ind w:left="720" w:right="72" w:hanging="720"/>
        <w:jc w:val="both"/>
        <w:rPr>
          <w:rFonts w:ascii="Arial" w:eastAsia="Times New Roman" w:hAnsi="Arial"/>
          <w:sz w:val="24"/>
          <w:szCs w:val="24"/>
        </w:rPr>
      </w:pPr>
    </w:p>
    <w:p w14:paraId="54CE9928" w14:textId="77777777" w:rsidR="004326AC" w:rsidRPr="004326AC" w:rsidRDefault="00CF4093" w:rsidP="00FE0C75">
      <w:pPr>
        <w:tabs>
          <w:tab w:val="left" w:pos="-2250"/>
        </w:tabs>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t>6</w:t>
      </w:r>
      <w:r w:rsidR="009B79AD" w:rsidRPr="00DB4A79">
        <w:rPr>
          <w:rFonts w:ascii="Arial" w:eastAsia="Times New Roman" w:hAnsi="Arial"/>
          <w:sz w:val="24"/>
          <w:szCs w:val="24"/>
        </w:rPr>
        <w:t>.</w:t>
      </w:r>
      <w:r w:rsidR="009B79AD" w:rsidRPr="00DB4A79">
        <w:rPr>
          <w:rFonts w:ascii="Arial" w:eastAsia="Times New Roman" w:hAnsi="Arial"/>
          <w:sz w:val="24"/>
          <w:szCs w:val="24"/>
        </w:rPr>
        <w:tab/>
      </w:r>
      <w:r w:rsidR="004326AC" w:rsidRPr="00DB4A79">
        <w:rPr>
          <w:rFonts w:ascii="Arial" w:eastAsia="Times New Roman" w:hAnsi="Arial"/>
          <w:sz w:val="24"/>
          <w:szCs w:val="24"/>
          <w:u w:val="single"/>
        </w:rPr>
        <w:t>Termination</w:t>
      </w:r>
      <w:r w:rsidR="004326AC" w:rsidRPr="004326AC">
        <w:rPr>
          <w:rFonts w:ascii="Arial" w:eastAsia="Times New Roman" w:hAnsi="Arial"/>
          <w:sz w:val="24"/>
          <w:szCs w:val="24"/>
        </w:rPr>
        <w:t xml:space="preserve">.  </w:t>
      </w:r>
    </w:p>
    <w:p w14:paraId="14D6686E" w14:textId="77777777" w:rsidR="004326AC" w:rsidRPr="004326AC" w:rsidRDefault="004326AC" w:rsidP="004326AC">
      <w:pPr>
        <w:spacing w:after="0" w:line="240" w:lineRule="auto"/>
        <w:ind w:left="540" w:right="180" w:hanging="540"/>
        <w:jc w:val="both"/>
        <w:rPr>
          <w:rFonts w:ascii="Arial" w:eastAsia="Times New Roman" w:hAnsi="Arial"/>
          <w:sz w:val="24"/>
          <w:szCs w:val="20"/>
        </w:rPr>
      </w:pPr>
    </w:p>
    <w:p w14:paraId="0070EFB9" w14:textId="77777777" w:rsidR="004F676F" w:rsidRDefault="004326AC" w:rsidP="00FE0C75">
      <w:pPr>
        <w:autoSpaceDE w:val="0"/>
        <w:autoSpaceDN w:val="0"/>
        <w:adjustRightInd w:val="0"/>
        <w:spacing w:after="0" w:line="240" w:lineRule="auto"/>
        <w:ind w:left="360"/>
        <w:jc w:val="both"/>
        <w:rPr>
          <w:rFonts w:ascii="Arial" w:eastAsia="Times New Roman" w:hAnsi="Arial"/>
          <w:sz w:val="24"/>
          <w:szCs w:val="20"/>
        </w:rPr>
      </w:pPr>
      <w:r w:rsidRPr="004326AC">
        <w:rPr>
          <w:rFonts w:ascii="Arial" w:eastAsia="Times New Roman" w:hAnsi="Arial"/>
          <w:sz w:val="24"/>
          <w:szCs w:val="24"/>
        </w:rPr>
        <w:t xml:space="preserve">A.  </w:t>
      </w:r>
      <w:r w:rsidR="004F676F" w:rsidRPr="004326AC">
        <w:rPr>
          <w:rFonts w:ascii="Arial" w:eastAsia="Times New Roman" w:hAnsi="Arial"/>
          <w:sz w:val="24"/>
          <w:szCs w:val="20"/>
          <w:u w:val="single"/>
        </w:rPr>
        <w:t>Automatic Termination</w:t>
      </w:r>
      <w:r w:rsidR="004F676F" w:rsidRPr="004326AC">
        <w:rPr>
          <w:rFonts w:ascii="Arial" w:eastAsia="Times New Roman" w:hAnsi="Arial"/>
          <w:sz w:val="24"/>
          <w:szCs w:val="20"/>
        </w:rPr>
        <w:t xml:space="preserve">.  This Agreement will automatically terminate upon completion of Business Associate’s duties under all underlying </w:t>
      </w:r>
      <w:r w:rsidR="00AA18AF">
        <w:rPr>
          <w:rFonts w:ascii="Arial" w:eastAsia="Times New Roman" w:hAnsi="Arial"/>
          <w:sz w:val="24"/>
          <w:szCs w:val="20"/>
        </w:rPr>
        <w:t>A</w:t>
      </w:r>
      <w:r w:rsidR="004F676F" w:rsidRPr="004326AC">
        <w:rPr>
          <w:rFonts w:ascii="Arial" w:eastAsia="Times New Roman" w:hAnsi="Arial"/>
          <w:sz w:val="24"/>
          <w:szCs w:val="20"/>
        </w:rPr>
        <w:t xml:space="preserve">greements or by </w:t>
      </w:r>
      <w:r w:rsidR="004F676F">
        <w:rPr>
          <w:rFonts w:ascii="Arial" w:eastAsia="Times New Roman" w:hAnsi="Arial"/>
          <w:sz w:val="24"/>
          <w:szCs w:val="20"/>
        </w:rPr>
        <w:t xml:space="preserve">termination of such </w:t>
      </w:r>
      <w:r w:rsidR="004F676F" w:rsidRPr="004326AC">
        <w:rPr>
          <w:rFonts w:ascii="Arial" w:eastAsia="Times New Roman" w:hAnsi="Arial"/>
          <w:sz w:val="24"/>
          <w:szCs w:val="20"/>
        </w:rPr>
        <w:t xml:space="preserve">underlying </w:t>
      </w:r>
      <w:r w:rsidR="00AA18AF">
        <w:rPr>
          <w:rFonts w:ascii="Arial" w:eastAsia="Times New Roman" w:hAnsi="Arial"/>
          <w:sz w:val="24"/>
          <w:szCs w:val="20"/>
        </w:rPr>
        <w:t>A</w:t>
      </w:r>
      <w:r w:rsidR="004F676F" w:rsidRPr="004326AC">
        <w:rPr>
          <w:rFonts w:ascii="Arial" w:eastAsia="Times New Roman" w:hAnsi="Arial"/>
          <w:sz w:val="24"/>
          <w:szCs w:val="20"/>
        </w:rPr>
        <w:t>greements.</w:t>
      </w:r>
    </w:p>
    <w:p w14:paraId="07A942AF" w14:textId="77777777" w:rsidR="004F676F" w:rsidRDefault="004F676F" w:rsidP="00FE0C75">
      <w:pPr>
        <w:autoSpaceDE w:val="0"/>
        <w:autoSpaceDN w:val="0"/>
        <w:adjustRightInd w:val="0"/>
        <w:spacing w:after="0" w:line="240" w:lineRule="auto"/>
        <w:ind w:left="360"/>
        <w:jc w:val="both"/>
        <w:rPr>
          <w:rFonts w:ascii="Arial" w:eastAsia="Times New Roman" w:hAnsi="Arial"/>
          <w:sz w:val="24"/>
          <w:szCs w:val="24"/>
          <w:u w:val="single"/>
        </w:rPr>
      </w:pPr>
    </w:p>
    <w:p w14:paraId="036FE914" w14:textId="77777777" w:rsidR="004F676F" w:rsidRDefault="004F676F" w:rsidP="004F676F">
      <w:pPr>
        <w:autoSpaceDE w:val="0"/>
        <w:autoSpaceDN w:val="0"/>
        <w:adjustRightInd w:val="0"/>
        <w:spacing w:after="0" w:line="240" w:lineRule="auto"/>
        <w:ind w:left="360"/>
        <w:jc w:val="both"/>
        <w:rPr>
          <w:rFonts w:ascii="Arial" w:eastAsia="Times New Roman" w:hAnsi="Arial"/>
          <w:sz w:val="24"/>
          <w:szCs w:val="24"/>
        </w:rPr>
      </w:pPr>
      <w:r w:rsidRPr="004326AC">
        <w:rPr>
          <w:rFonts w:ascii="Arial" w:eastAsia="Times New Roman" w:hAnsi="Arial"/>
          <w:sz w:val="24"/>
          <w:szCs w:val="24"/>
        </w:rPr>
        <w:t>B.</w:t>
      </w:r>
      <w:r>
        <w:rPr>
          <w:rFonts w:ascii="Arial" w:eastAsia="Times New Roman" w:hAnsi="Arial"/>
          <w:sz w:val="24"/>
          <w:szCs w:val="24"/>
        </w:rPr>
        <w:t xml:space="preserve">  </w:t>
      </w:r>
      <w:r w:rsidRPr="004326AC">
        <w:rPr>
          <w:rFonts w:ascii="Arial" w:eastAsia="Times New Roman" w:hAnsi="Arial"/>
          <w:sz w:val="24"/>
          <w:szCs w:val="24"/>
          <w:u w:val="single"/>
        </w:rPr>
        <w:t>Termination Upon Review.</w:t>
      </w:r>
      <w:r w:rsidRPr="004326AC">
        <w:rPr>
          <w:rFonts w:ascii="Arial" w:eastAsia="Times New Roman" w:hAnsi="Arial"/>
          <w:sz w:val="24"/>
          <w:szCs w:val="24"/>
        </w:rPr>
        <w:t xml:space="preserve">  This Agreement may be terminated by Covered Entity, </w:t>
      </w:r>
      <w:r>
        <w:rPr>
          <w:rFonts w:ascii="Arial" w:eastAsia="Times New Roman" w:hAnsi="Arial"/>
          <w:sz w:val="24"/>
          <w:szCs w:val="24"/>
        </w:rPr>
        <w:t>at its discretion</w:t>
      </w:r>
      <w:r w:rsidRPr="004326AC">
        <w:rPr>
          <w:rFonts w:ascii="Arial" w:eastAsia="Times New Roman" w:hAnsi="Arial"/>
          <w:sz w:val="24"/>
          <w:szCs w:val="24"/>
        </w:rPr>
        <w:t xml:space="preserve">, upon review as </w:t>
      </w:r>
      <w:r>
        <w:rPr>
          <w:rFonts w:ascii="Arial" w:eastAsia="Times New Roman" w:hAnsi="Arial"/>
          <w:sz w:val="24"/>
          <w:szCs w:val="24"/>
        </w:rPr>
        <w:t xml:space="preserve">provided by </w:t>
      </w:r>
      <w:r w:rsidRPr="004326AC">
        <w:rPr>
          <w:rFonts w:ascii="Arial" w:eastAsia="Times New Roman" w:hAnsi="Arial"/>
          <w:sz w:val="24"/>
          <w:szCs w:val="24"/>
        </w:rPr>
        <w:t xml:space="preserve">Section </w:t>
      </w:r>
      <w:r w:rsidR="00D15F97">
        <w:rPr>
          <w:rFonts w:ascii="Arial" w:eastAsia="Times New Roman" w:hAnsi="Arial"/>
          <w:sz w:val="24"/>
          <w:szCs w:val="24"/>
        </w:rPr>
        <w:t>9</w:t>
      </w:r>
      <w:r w:rsidRPr="004326AC">
        <w:rPr>
          <w:rFonts w:ascii="Arial" w:eastAsia="Times New Roman" w:hAnsi="Arial"/>
          <w:sz w:val="24"/>
          <w:szCs w:val="24"/>
        </w:rPr>
        <w:t xml:space="preserve"> of this Agreement.</w:t>
      </w:r>
    </w:p>
    <w:p w14:paraId="774D5767" w14:textId="77777777" w:rsidR="004F676F" w:rsidRPr="004326AC" w:rsidRDefault="004F676F" w:rsidP="004F676F">
      <w:pPr>
        <w:autoSpaceDE w:val="0"/>
        <w:autoSpaceDN w:val="0"/>
        <w:adjustRightInd w:val="0"/>
        <w:spacing w:after="0" w:line="240" w:lineRule="auto"/>
        <w:ind w:left="360"/>
        <w:jc w:val="both"/>
        <w:rPr>
          <w:rFonts w:ascii="Arial" w:eastAsia="Times New Roman" w:hAnsi="Arial"/>
          <w:sz w:val="24"/>
          <w:szCs w:val="24"/>
        </w:rPr>
      </w:pPr>
    </w:p>
    <w:p w14:paraId="6D1EF646" w14:textId="77777777" w:rsidR="004326AC" w:rsidRPr="004326AC" w:rsidRDefault="004F676F" w:rsidP="00FE0C75">
      <w:pPr>
        <w:autoSpaceDE w:val="0"/>
        <w:autoSpaceDN w:val="0"/>
        <w:adjustRightInd w:val="0"/>
        <w:spacing w:after="0" w:line="240" w:lineRule="auto"/>
        <w:ind w:left="360"/>
        <w:jc w:val="both"/>
        <w:rPr>
          <w:rFonts w:ascii="Arial" w:eastAsia="Times New Roman" w:hAnsi="Arial"/>
          <w:sz w:val="24"/>
          <w:szCs w:val="24"/>
        </w:rPr>
      </w:pPr>
      <w:r w:rsidRPr="001B1BA2">
        <w:rPr>
          <w:rFonts w:ascii="Arial" w:eastAsia="Times New Roman" w:hAnsi="Arial"/>
          <w:sz w:val="24"/>
          <w:szCs w:val="24"/>
        </w:rPr>
        <w:t xml:space="preserve">C. </w:t>
      </w:r>
      <w:r w:rsidR="004326AC" w:rsidRPr="004326AC">
        <w:rPr>
          <w:rFonts w:ascii="Arial" w:eastAsia="Times New Roman" w:hAnsi="Arial"/>
          <w:sz w:val="24"/>
          <w:szCs w:val="24"/>
          <w:u w:val="single"/>
        </w:rPr>
        <w:t>Termination for Cause</w:t>
      </w:r>
      <w:r w:rsidR="004326AC" w:rsidRPr="004326AC">
        <w:rPr>
          <w:rFonts w:ascii="Arial" w:eastAsia="Times New Roman" w:hAnsi="Arial"/>
          <w:sz w:val="24"/>
          <w:szCs w:val="24"/>
        </w:rPr>
        <w:t xml:space="preserve">. </w:t>
      </w:r>
      <w:r w:rsidR="009B79AD">
        <w:rPr>
          <w:rFonts w:ascii="Arial" w:eastAsia="Times New Roman" w:hAnsi="Arial"/>
          <w:sz w:val="24"/>
          <w:szCs w:val="24"/>
        </w:rPr>
        <w:t>In the event</w:t>
      </w:r>
      <w:r w:rsidR="004326AC" w:rsidRPr="004326AC">
        <w:rPr>
          <w:rFonts w:ascii="Arial" w:eastAsia="Times New Roman" w:hAnsi="Arial"/>
          <w:sz w:val="24"/>
          <w:szCs w:val="24"/>
        </w:rPr>
        <w:t xml:space="preserve"> of a material breach </w:t>
      </w:r>
      <w:r w:rsidR="00BF462F">
        <w:rPr>
          <w:rFonts w:ascii="Arial" w:eastAsia="Times New Roman" w:hAnsi="Arial"/>
          <w:sz w:val="24"/>
          <w:szCs w:val="24"/>
        </w:rPr>
        <w:t xml:space="preserve">of this Agreement </w:t>
      </w:r>
      <w:r w:rsidR="004326AC" w:rsidRPr="004326AC">
        <w:rPr>
          <w:rFonts w:ascii="Arial" w:eastAsia="Times New Roman" w:hAnsi="Arial"/>
          <w:sz w:val="24"/>
          <w:szCs w:val="24"/>
        </w:rPr>
        <w:t>by Business Associate, Covered Entity:</w:t>
      </w:r>
    </w:p>
    <w:p w14:paraId="57DADA95" w14:textId="77777777" w:rsidR="004326AC" w:rsidRPr="004326AC" w:rsidRDefault="004326AC" w:rsidP="004326AC">
      <w:pPr>
        <w:autoSpaceDE w:val="0"/>
        <w:autoSpaceDN w:val="0"/>
        <w:adjustRightInd w:val="0"/>
        <w:spacing w:after="0" w:line="240" w:lineRule="auto"/>
        <w:ind w:left="900" w:hanging="360"/>
        <w:jc w:val="both"/>
        <w:rPr>
          <w:rFonts w:ascii="Arial" w:eastAsia="Times New Roman" w:hAnsi="Arial"/>
          <w:sz w:val="24"/>
          <w:szCs w:val="24"/>
        </w:rPr>
      </w:pPr>
    </w:p>
    <w:p w14:paraId="0200696A" w14:textId="77777777" w:rsidR="004326AC" w:rsidRPr="004326AC" w:rsidRDefault="00DF4ED8" w:rsidP="00E14258">
      <w:pPr>
        <w:autoSpaceDE w:val="0"/>
        <w:autoSpaceDN w:val="0"/>
        <w:adjustRightInd w:val="0"/>
        <w:spacing w:after="0" w:line="240" w:lineRule="auto"/>
        <w:ind w:left="720"/>
        <w:jc w:val="both"/>
        <w:rPr>
          <w:rFonts w:ascii="Arial" w:eastAsia="Times New Roman" w:hAnsi="Arial"/>
          <w:sz w:val="24"/>
          <w:szCs w:val="24"/>
        </w:rPr>
      </w:pPr>
      <w:r>
        <w:rPr>
          <w:rFonts w:ascii="Arial" w:eastAsia="Times New Roman" w:hAnsi="Arial"/>
          <w:sz w:val="24"/>
          <w:szCs w:val="24"/>
        </w:rPr>
        <w:t>(1</w:t>
      </w:r>
      <w:proofErr w:type="gramStart"/>
      <w:r>
        <w:rPr>
          <w:rFonts w:ascii="Arial" w:eastAsia="Times New Roman" w:hAnsi="Arial"/>
          <w:sz w:val="24"/>
          <w:szCs w:val="24"/>
        </w:rPr>
        <w:t>)</w:t>
      </w:r>
      <w:r w:rsidR="004326AC" w:rsidRPr="004326AC">
        <w:rPr>
          <w:rFonts w:ascii="Arial" w:eastAsia="Times New Roman" w:hAnsi="Arial"/>
          <w:sz w:val="24"/>
          <w:szCs w:val="24"/>
        </w:rPr>
        <w:t xml:space="preserve">  </w:t>
      </w:r>
      <w:r w:rsidR="00BF462F" w:rsidRPr="00BF462F">
        <w:rPr>
          <w:rFonts w:ascii="Arial" w:eastAsia="Times New Roman" w:hAnsi="Arial"/>
          <w:sz w:val="24"/>
          <w:szCs w:val="24"/>
        </w:rPr>
        <w:t>Will</w:t>
      </w:r>
      <w:proofErr w:type="gramEnd"/>
      <w:r w:rsidR="00BF462F" w:rsidRPr="00BF462F">
        <w:rPr>
          <w:rFonts w:ascii="Arial" w:eastAsia="Times New Roman" w:hAnsi="Arial"/>
          <w:sz w:val="24"/>
          <w:szCs w:val="24"/>
        </w:rPr>
        <w:t xml:space="preserve"> provide Business </w:t>
      </w:r>
      <w:proofErr w:type="gramStart"/>
      <w:r w:rsidR="00BF462F" w:rsidRPr="00BF462F">
        <w:rPr>
          <w:rFonts w:ascii="Arial" w:eastAsia="Times New Roman" w:hAnsi="Arial"/>
          <w:sz w:val="24"/>
          <w:szCs w:val="24"/>
        </w:rPr>
        <w:t>Associate</w:t>
      </w:r>
      <w:proofErr w:type="gramEnd"/>
      <w:r w:rsidR="00BF462F" w:rsidRPr="00BF462F">
        <w:rPr>
          <w:rFonts w:ascii="Arial" w:eastAsia="Times New Roman" w:hAnsi="Arial"/>
          <w:sz w:val="24"/>
          <w:szCs w:val="24"/>
        </w:rPr>
        <w:t xml:space="preserve"> written notice of the material breach and an opportunity for Business Associate to cure the breach or end the violation within the reasonable time specified by Covered Entity </w:t>
      </w:r>
      <w:proofErr w:type="gramStart"/>
      <w:r w:rsidR="00BF462F" w:rsidRPr="00BF462F">
        <w:rPr>
          <w:rFonts w:ascii="Arial" w:eastAsia="Times New Roman" w:hAnsi="Arial"/>
          <w:sz w:val="24"/>
          <w:szCs w:val="24"/>
        </w:rPr>
        <w:t>and;</w:t>
      </w:r>
      <w:proofErr w:type="gramEnd"/>
    </w:p>
    <w:p w14:paraId="64D8AE78" w14:textId="77777777" w:rsidR="004326AC" w:rsidRPr="004326AC" w:rsidRDefault="004326AC" w:rsidP="00FE0C75">
      <w:pPr>
        <w:autoSpaceDE w:val="0"/>
        <w:autoSpaceDN w:val="0"/>
        <w:adjustRightInd w:val="0"/>
        <w:spacing w:after="0" w:line="240" w:lineRule="auto"/>
        <w:ind w:left="720"/>
        <w:jc w:val="both"/>
        <w:rPr>
          <w:rFonts w:ascii="Arial" w:eastAsia="Times New Roman" w:hAnsi="Arial"/>
          <w:sz w:val="24"/>
          <w:szCs w:val="24"/>
        </w:rPr>
      </w:pPr>
    </w:p>
    <w:p w14:paraId="67AA1CD1" w14:textId="77777777" w:rsidR="004326AC" w:rsidRPr="004326AC" w:rsidRDefault="00DF4ED8" w:rsidP="00E14258">
      <w:pPr>
        <w:autoSpaceDE w:val="0"/>
        <w:autoSpaceDN w:val="0"/>
        <w:adjustRightInd w:val="0"/>
        <w:spacing w:after="0" w:line="240" w:lineRule="auto"/>
        <w:ind w:left="720"/>
        <w:jc w:val="both"/>
        <w:rPr>
          <w:rFonts w:ascii="Arial" w:eastAsia="Times New Roman" w:hAnsi="Arial"/>
          <w:sz w:val="24"/>
          <w:szCs w:val="20"/>
        </w:rPr>
      </w:pPr>
      <w:r>
        <w:rPr>
          <w:rFonts w:ascii="Arial" w:eastAsia="Times New Roman" w:hAnsi="Arial"/>
          <w:sz w:val="24"/>
          <w:szCs w:val="24"/>
        </w:rPr>
        <w:t xml:space="preserve">(2)  </w:t>
      </w:r>
      <w:r w:rsidR="00BF462F" w:rsidRPr="00BF462F">
        <w:rPr>
          <w:rFonts w:ascii="Arial" w:eastAsia="Times New Roman" w:hAnsi="Arial"/>
          <w:sz w:val="24"/>
          <w:szCs w:val="24"/>
        </w:rPr>
        <w:t>May terminate this Agreement if Business Associate does not cure the breach or end the violation within the reasonable time specified by Covered Entity.</w:t>
      </w:r>
    </w:p>
    <w:p w14:paraId="04206C00" w14:textId="77777777" w:rsidR="004326AC" w:rsidRPr="004326AC" w:rsidRDefault="004326AC" w:rsidP="00FE0C75">
      <w:pPr>
        <w:tabs>
          <w:tab w:val="left" w:pos="1080"/>
        </w:tabs>
        <w:spacing w:after="0" w:line="240" w:lineRule="auto"/>
        <w:ind w:left="360" w:right="72"/>
        <w:jc w:val="both"/>
        <w:rPr>
          <w:rFonts w:ascii="Arial" w:eastAsia="Times New Roman" w:hAnsi="Arial"/>
          <w:sz w:val="24"/>
          <w:szCs w:val="24"/>
        </w:rPr>
      </w:pPr>
    </w:p>
    <w:p w14:paraId="6ADBE8F4" w14:textId="77777777" w:rsidR="006E39E8" w:rsidRDefault="004326AC" w:rsidP="00FE0C75">
      <w:pPr>
        <w:tabs>
          <w:tab w:val="left" w:pos="-2250"/>
        </w:tabs>
        <w:spacing w:after="0" w:line="240" w:lineRule="auto"/>
        <w:ind w:left="360" w:right="72"/>
        <w:jc w:val="both"/>
        <w:rPr>
          <w:rFonts w:ascii="Arial" w:eastAsia="Times New Roman" w:hAnsi="Arial"/>
          <w:sz w:val="24"/>
          <w:szCs w:val="24"/>
        </w:rPr>
      </w:pPr>
      <w:r w:rsidRPr="004326AC">
        <w:rPr>
          <w:rFonts w:ascii="Arial" w:eastAsia="Times New Roman" w:hAnsi="Arial" w:cs="Arial"/>
          <w:sz w:val="24"/>
          <w:szCs w:val="24"/>
        </w:rPr>
        <w:lastRenderedPageBreak/>
        <w:t>D.</w:t>
      </w:r>
      <w:r w:rsidRPr="004326AC">
        <w:rPr>
          <w:rFonts w:ascii="Arial" w:eastAsia="Times New Roman" w:hAnsi="Arial"/>
          <w:sz w:val="24"/>
          <w:szCs w:val="24"/>
        </w:rPr>
        <w:t xml:space="preserve">  </w:t>
      </w:r>
      <w:r w:rsidRPr="004326AC">
        <w:rPr>
          <w:rFonts w:ascii="Arial" w:eastAsia="Times New Roman" w:hAnsi="Arial" w:cs="Arial"/>
          <w:sz w:val="24"/>
          <w:szCs w:val="24"/>
          <w:u w:val="single"/>
        </w:rPr>
        <w:t>Effect of Termination</w:t>
      </w:r>
      <w:r w:rsidRPr="004326AC">
        <w:rPr>
          <w:rFonts w:ascii="Arial" w:eastAsia="Times New Roman" w:hAnsi="Arial"/>
          <w:sz w:val="24"/>
          <w:szCs w:val="24"/>
        </w:rPr>
        <w:t>.  Termination of this Agreement will result in cessation of activities by Business Associate involving PHI under this Agreement</w:t>
      </w:r>
      <w:r w:rsidR="0013320C">
        <w:rPr>
          <w:rFonts w:ascii="Arial" w:eastAsia="Times New Roman" w:hAnsi="Arial"/>
          <w:sz w:val="24"/>
          <w:szCs w:val="24"/>
        </w:rPr>
        <w:t xml:space="preserve">. </w:t>
      </w:r>
    </w:p>
    <w:p w14:paraId="1184D83F" w14:textId="77777777" w:rsidR="00CF4093" w:rsidRDefault="00CF4093" w:rsidP="00FE0C75">
      <w:pPr>
        <w:tabs>
          <w:tab w:val="left" w:pos="-2250"/>
        </w:tabs>
        <w:spacing w:after="0" w:line="240" w:lineRule="auto"/>
        <w:ind w:left="360" w:right="72"/>
        <w:jc w:val="both"/>
        <w:rPr>
          <w:rFonts w:ascii="Arial" w:eastAsia="Times New Roman" w:hAnsi="Arial"/>
          <w:sz w:val="24"/>
          <w:szCs w:val="24"/>
        </w:rPr>
      </w:pPr>
    </w:p>
    <w:p w14:paraId="3068A940" w14:textId="77777777" w:rsidR="002B7084" w:rsidRPr="00CF4093" w:rsidRDefault="006E39E8" w:rsidP="00CF4093">
      <w:pPr>
        <w:spacing w:after="0" w:line="240" w:lineRule="auto"/>
        <w:ind w:left="360" w:right="72"/>
        <w:jc w:val="both"/>
        <w:rPr>
          <w:rFonts w:ascii="Arial" w:eastAsia="Times New Roman" w:hAnsi="Arial" w:cs="Arial"/>
          <w:sz w:val="24"/>
          <w:szCs w:val="24"/>
        </w:rPr>
      </w:pPr>
      <w:r w:rsidRPr="00CF4093">
        <w:rPr>
          <w:rFonts w:ascii="Arial" w:eastAsia="Times New Roman" w:hAnsi="Arial" w:cs="Arial"/>
          <w:sz w:val="24"/>
          <w:szCs w:val="24"/>
        </w:rPr>
        <w:t xml:space="preserve">E. </w:t>
      </w:r>
      <w:r w:rsidRPr="00CF4093">
        <w:rPr>
          <w:rFonts w:ascii="Arial" w:eastAsia="Times New Roman" w:hAnsi="Arial" w:cs="Arial"/>
          <w:sz w:val="24"/>
          <w:szCs w:val="24"/>
          <w:u w:val="single"/>
        </w:rPr>
        <w:t>Survival</w:t>
      </w:r>
      <w:r w:rsidRPr="00CF4093">
        <w:rPr>
          <w:rFonts w:ascii="Arial" w:eastAsia="Times New Roman" w:hAnsi="Arial" w:cs="Arial"/>
          <w:sz w:val="24"/>
          <w:szCs w:val="24"/>
        </w:rPr>
        <w:t xml:space="preserve">.  </w:t>
      </w:r>
      <w:r w:rsidRPr="00CF4093">
        <w:rPr>
          <w:rFonts w:ascii="Arial" w:hAnsi="Arial" w:cs="Arial"/>
          <w:sz w:val="24"/>
          <w:szCs w:val="24"/>
        </w:rPr>
        <w:t xml:space="preserve">The obligations of </w:t>
      </w:r>
      <w:r w:rsidR="002B7084" w:rsidRPr="00CF4093">
        <w:rPr>
          <w:rFonts w:ascii="Arial" w:hAnsi="Arial" w:cs="Arial"/>
          <w:sz w:val="24"/>
          <w:szCs w:val="24"/>
        </w:rPr>
        <w:t>B</w:t>
      </w:r>
      <w:r w:rsidRPr="00CF4093">
        <w:rPr>
          <w:rFonts w:ascii="Arial" w:hAnsi="Arial" w:cs="Arial"/>
          <w:sz w:val="24"/>
          <w:szCs w:val="24"/>
        </w:rPr>
        <w:t xml:space="preserve">usiness </w:t>
      </w:r>
      <w:r w:rsidR="002B7084" w:rsidRPr="00CF4093">
        <w:rPr>
          <w:rFonts w:ascii="Arial" w:hAnsi="Arial" w:cs="Arial"/>
          <w:sz w:val="24"/>
          <w:szCs w:val="24"/>
        </w:rPr>
        <w:t>A</w:t>
      </w:r>
      <w:r w:rsidRPr="00CF4093">
        <w:rPr>
          <w:rFonts w:ascii="Arial" w:hAnsi="Arial" w:cs="Arial"/>
          <w:sz w:val="24"/>
          <w:szCs w:val="24"/>
        </w:rPr>
        <w:t>ssociate under Section</w:t>
      </w:r>
      <w:r w:rsidR="00BF462F">
        <w:rPr>
          <w:rFonts w:ascii="Arial" w:hAnsi="Arial" w:cs="Arial"/>
          <w:sz w:val="24"/>
          <w:szCs w:val="24"/>
        </w:rPr>
        <w:t xml:space="preserve"> 3 above</w:t>
      </w:r>
      <w:r w:rsidRPr="00CF4093">
        <w:rPr>
          <w:rFonts w:ascii="Arial" w:hAnsi="Arial" w:cs="Arial"/>
          <w:sz w:val="24"/>
          <w:szCs w:val="24"/>
        </w:rPr>
        <w:t xml:space="preserve"> shall survive the termination of this Agreement</w:t>
      </w:r>
      <w:r w:rsidR="002B7084" w:rsidRPr="00CF4093">
        <w:rPr>
          <w:rFonts w:ascii="Arial" w:eastAsia="Times New Roman" w:hAnsi="Arial" w:cs="Arial"/>
          <w:sz w:val="24"/>
          <w:szCs w:val="24"/>
        </w:rPr>
        <w:t xml:space="preserve"> as long as Business Associate creates, receives, maintains, or transmits PHI, regardless of whether a compliant </w:t>
      </w:r>
      <w:r w:rsidR="00AA18AF">
        <w:rPr>
          <w:rFonts w:ascii="Arial" w:eastAsia="Times New Roman" w:hAnsi="Arial" w:cs="Arial"/>
          <w:sz w:val="24"/>
          <w:szCs w:val="24"/>
        </w:rPr>
        <w:t>B</w:t>
      </w:r>
      <w:r w:rsidR="002B7084" w:rsidRPr="00CF4093">
        <w:rPr>
          <w:rFonts w:ascii="Arial" w:eastAsia="Times New Roman" w:hAnsi="Arial" w:cs="Arial"/>
          <w:sz w:val="24"/>
          <w:szCs w:val="24"/>
        </w:rPr>
        <w:t xml:space="preserve">usiness </w:t>
      </w:r>
      <w:r w:rsidR="00AA18AF">
        <w:rPr>
          <w:rFonts w:ascii="Arial" w:eastAsia="Times New Roman" w:hAnsi="Arial" w:cs="Arial"/>
          <w:sz w:val="24"/>
          <w:szCs w:val="24"/>
        </w:rPr>
        <w:t>A</w:t>
      </w:r>
      <w:r w:rsidR="002B7084" w:rsidRPr="00CF4093">
        <w:rPr>
          <w:rFonts w:ascii="Arial" w:eastAsia="Times New Roman" w:hAnsi="Arial" w:cs="Arial"/>
          <w:sz w:val="24"/>
          <w:szCs w:val="24"/>
        </w:rPr>
        <w:t xml:space="preserve">ssociate </w:t>
      </w:r>
      <w:r w:rsidR="00AA18AF">
        <w:rPr>
          <w:rFonts w:ascii="Arial" w:eastAsia="Times New Roman" w:hAnsi="Arial" w:cs="Arial"/>
          <w:sz w:val="24"/>
          <w:szCs w:val="24"/>
        </w:rPr>
        <w:t>A</w:t>
      </w:r>
      <w:r w:rsidR="002B7084" w:rsidRPr="00CF4093">
        <w:rPr>
          <w:rFonts w:ascii="Arial" w:eastAsia="Times New Roman" w:hAnsi="Arial" w:cs="Arial"/>
          <w:sz w:val="24"/>
          <w:szCs w:val="24"/>
        </w:rPr>
        <w:t xml:space="preserve">greement is in place. </w:t>
      </w:r>
    </w:p>
    <w:p w14:paraId="3A31D737" w14:textId="77777777" w:rsidR="00FE0C75" w:rsidRPr="004326AC" w:rsidRDefault="00FE0C75" w:rsidP="00FE0C75">
      <w:pPr>
        <w:tabs>
          <w:tab w:val="left" w:pos="-2250"/>
        </w:tabs>
        <w:spacing w:after="0" w:line="240" w:lineRule="auto"/>
        <w:ind w:left="360" w:right="72"/>
        <w:jc w:val="both"/>
        <w:rPr>
          <w:rFonts w:ascii="Arial" w:eastAsia="Times New Roman" w:hAnsi="Arial"/>
          <w:sz w:val="24"/>
          <w:szCs w:val="24"/>
        </w:rPr>
      </w:pPr>
    </w:p>
    <w:p w14:paraId="251A2017" w14:textId="77777777" w:rsidR="004326AC" w:rsidRDefault="00CF4093" w:rsidP="00FE0C75">
      <w:pPr>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t>7</w:t>
      </w:r>
      <w:r w:rsidR="004326AC" w:rsidRPr="004326AC">
        <w:rPr>
          <w:rFonts w:ascii="Arial" w:eastAsia="Times New Roman" w:hAnsi="Arial"/>
          <w:sz w:val="24"/>
          <w:szCs w:val="24"/>
        </w:rPr>
        <w:t>.</w:t>
      </w:r>
      <w:r w:rsidR="004326AC" w:rsidRPr="004326AC">
        <w:rPr>
          <w:rFonts w:ascii="Arial" w:eastAsia="Times New Roman" w:hAnsi="Arial"/>
          <w:sz w:val="24"/>
          <w:szCs w:val="24"/>
        </w:rPr>
        <w:tab/>
      </w:r>
      <w:r w:rsidR="004326AC" w:rsidRPr="00BF462F">
        <w:rPr>
          <w:rFonts w:ascii="Arial" w:eastAsia="Times New Roman" w:hAnsi="Arial"/>
          <w:sz w:val="24"/>
          <w:szCs w:val="24"/>
          <w:u w:val="single"/>
        </w:rPr>
        <w:t>No Third</w:t>
      </w:r>
      <w:r w:rsidR="00BF462F" w:rsidRPr="00BF462F">
        <w:rPr>
          <w:rFonts w:ascii="Arial" w:eastAsia="Times New Roman" w:hAnsi="Arial"/>
          <w:sz w:val="24"/>
          <w:szCs w:val="24"/>
          <w:u w:val="single"/>
        </w:rPr>
        <w:t>-</w:t>
      </w:r>
      <w:r w:rsidR="004326AC" w:rsidRPr="00BF462F">
        <w:rPr>
          <w:rFonts w:ascii="Arial" w:eastAsia="Times New Roman" w:hAnsi="Arial"/>
          <w:sz w:val="24"/>
          <w:szCs w:val="24"/>
          <w:u w:val="single"/>
        </w:rPr>
        <w:t>Party Beneficiaries</w:t>
      </w:r>
      <w:r w:rsidR="004326AC" w:rsidRPr="004326AC">
        <w:rPr>
          <w:rFonts w:ascii="Arial" w:eastAsia="Times New Roman" w:hAnsi="Arial"/>
          <w:sz w:val="24"/>
          <w:szCs w:val="24"/>
        </w:rPr>
        <w:t>.  Nothing expressed or implied in this Agreement confer</w:t>
      </w:r>
      <w:r w:rsidR="009B79AD">
        <w:rPr>
          <w:rFonts w:ascii="Arial" w:eastAsia="Times New Roman" w:hAnsi="Arial"/>
          <w:sz w:val="24"/>
          <w:szCs w:val="24"/>
        </w:rPr>
        <w:t>s</w:t>
      </w:r>
      <w:r w:rsidR="004F676F" w:rsidRPr="004F676F">
        <w:rPr>
          <w:rFonts w:ascii="Arial" w:eastAsia="Times New Roman" w:hAnsi="Arial"/>
          <w:sz w:val="24"/>
          <w:szCs w:val="24"/>
        </w:rPr>
        <w:t xml:space="preserve"> </w:t>
      </w:r>
      <w:r w:rsidR="004F676F" w:rsidRPr="004326AC">
        <w:rPr>
          <w:rFonts w:ascii="Arial" w:eastAsia="Times New Roman" w:hAnsi="Arial"/>
          <w:sz w:val="24"/>
          <w:szCs w:val="24"/>
        </w:rPr>
        <w:t>any rights, remedies, obligations, or liabilities whatsoever</w:t>
      </w:r>
      <w:r w:rsidR="004326AC" w:rsidRPr="004326AC">
        <w:rPr>
          <w:rFonts w:ascii="Arial" w:eastAsia="Times New Roman" w:hAnsi="Arial"/>
          <w:sz w:val="24"/>
          <w:szCs w:val="24"/>
        </w:rPr>
        <w:t xml:space="preserve"> upon any person </w:t>
      </w:r>
      <w:r w:rsidR="00240FA9">
        <w:rPr>
          <w:rFonts w:ascii="Arial" w:eastAsia="Times New Roman" w:hAnsi="Arial"/>
          <w:sz w:val="24"/>
          <w:szCs w:val="24"/>
        </w:rPr>
        <w:t xml:space="preserve">or entity </w:t>
      </w:r>
      <w:r w:rsidR="004326AC" w:rsidRPr="004326AC">
        <w:rPr>
          <w:rFonts w:ascii="Arial" w:eastAsia="Times New Roman" w:hAnsi="Arial"/>
          <w:sz w:val="24"/>
          <w:szCs w:val="24"/>
        </w:rPr>
        <w:t xml:space="preserve">other than </w:t>
      </w:r>
      <w:r w:rsidR="009B79AD">
        <w:rPr>
          <w:rFonts w:ascii="Arial" w:eastAsia="Times New Roman" w:hAnsi="Arial"/>
          <w:sz w:val="24"/>
          <w:szCs w:val="24"/>
        </w:rPr>
        <w:t xml:space="preserve">Covered Entity and Business Associate, including </w:t>
      </w:r>
      <w:r w:rsidR="004326AC" w:rsidRPr="004326AC">
        <w:rPr>
          <w:rFonts w:ascii="Arial" w:eastAsia="Times New Roman" w:hAnsi="Arial"/>
          <w:sz w:val="24"/>
          <w:szCs w:val="24"/>
        </w:rPr>
        <w:t>their respective successors or assigns.</w:t>
      </w:r>
    </w:p>
    <w:p w14:paraId="764DD44A" w14:textId="77777777" w:rsidR="009B79AD" w:rsidRPr="004326AC" w:rsidRDefault="009B79AD" w:rsidP="00FE0C75">
      <w:pPr>
        <w:spacing w:after="0" w:line="240" w:lineRule="auto"/>
        <w:ind w:left="360" w:right="72" w:hanging="360"/>
        <w:jc w:val="both"/>
        <w:rPr>
          <w:rFonts w:ascii="Arial" w:eastAsia="Times New Roman" w:hAnsi="Arial"/>
          <w:sz w:val="24"/>
          <w:szCs w:val="24"/>
        </w:rPr>
      </w:pPr>
    </w:p>
    <w:p w14:paraId="22D61518" w14:textId="77777777" w:rsidR="004326AC" w:rsidRPr="004326AC" w:rsidRDefault="00CF4093" w:rsidP="00FE0C75">
      <w:pPr>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t>8</w:t>
      </w:r>
      <w:r w:rsidR="004326AC" w:rsidRPr="004326AC">
        <w:rPr>
          <w:rFonts w:ascii="Arial" w:eastAsia="Times New Roman" w:hAnsi="Arial"/>
          <w:sz w:val="24"/>
          <w:szCs w:val="24"/>
        </w:rPr>
        <w:t>.</w:t>
      </w:r>
      <w:r w:rsidR="004326AC" w:rsidRPr="004326AC">
        <w:rPr>
          <w:rFonts w:ascii="Arial" w:eastAsia="Times New Roman" w:hAnsi="Arial"/>
          <w:sz w:val="24"/>
          <w:szCs w:val="24"/>
        </w:rPr>
        <w:tab/>
      </w:r>
      <w:r w:rsidR="004326AC" w:rsidRPr="004326AC">
        <w:rPr>
          <w:rFonts w:ascii="Arial" w:eastAsia="Times New Roman" w:hAnsi="Arial"/>
          <w:sz w:val="24"/>
          <w:szCs w:val="24"/>
          <w:u w:val="single"/>
        </w:rPr>
        <w:t>Other Applicable Law</w:t>
      </w:r>
      <w:r w:rsidR="004326AC" w:rsidRPr="004326AC">
        <w:rPr>
          <w:rFonts w:ascii="Arial" w:eastAsia="Times New Roman" w:hAnsi="Arial"/>
          <w:sz w:val="24"/>
          <w:szCs w:val="24"/>
        </w:rPr>
        <w:t>.  This Agreement does not abrogate any responsibilities of the parties under any other applicable law.</w:t>
      </w:r>
    </w:p>
    <w:p w14:paraId="09F3F717" w14:textId="77777777" w:rsidR="004326AC" w:rsidRPr="004326AC" w:rsidRDefault="004326AC" w:rsidP="00FE0C75">
      <w:pPr>
        <w:spacing w:after="0" w:line="240" w:lineRule="auto"/>
        <w:ind w:left="360" w:right="72" w:hanging="360"/>
        <w:jc w:val="both"/>
        <w:rPr>
          <w:rFonts w:ascii="Arial" w:eastAsia="Times New Roman" w:hAnsi="Arial"/>
          <w:sz w:val="24"/>
          <w:szCs w:val="24"/>
        </w:rPr>
      </w:pPr>
    </w:p>
    <w:p w14:paraId="6F5AD7C3" w14:textId="77777777" w:rsidR="005D7F63" w:rsidRPr="004326AC" w:rsidRDefault="00CF4093" w:rsidP="001B1BA2">
      <w:pPr>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t>9</w:t>
      </w:r>
      <w:r w:rsidR="004326AC" w:rsidRPr="004326AC">
        <w:rPr>
          <w:rFonts w:ascii="Arial" w:eastAsia="Times New Roman" w:hAnsi="Arial"/>
          <w:sz w:val="24"/>
          <w:szCs w:val="24"/>
        </w:rPr>
        <w:t>.</w:t>
      </w:r>
      <w:r w:rsidR="001B1BA2">
        <w:rPr>
          <w:rFonts w:ascii="Arial" w:eastAsia="Times New Roman" w:hAnsi="Arial"/>
          <w:sz w:val="24"/>
          <w:szCs w:val="24"/>
        </w:rPr>
        <w:tab/>
      </w:r>
      <w:r w:rsidR="005D7F63" w:rsidRPr="004326AC">
        <w:rPr>
          <w:rFonts w:ascii="Arial" w:eastAsia="Times New Roman" w:hAnsi="Arial"/>
          <w:sz w:val="24"/>
          <w:szCs w:val="24"/>
          <w:u w:val="single"/>
        </w:rPr>
        <w:t>Review Date</w:t>
      </w:r>
      <w:r w:rsidR="001B1BA2">
        <w:rPr>
          <w:rFonts w:ascii="Arial" w:eastAsia="Times New Roman" w:hAnsi="Arial"/>
          <w:sz w:val="24"/>
          <w:szCs w:val="24"/>
          <w:u w:val="single"/>
        </w:rPr>
        <w:t>.</w:t>
      </w:r>
      <w:r w:rsidR="001B1BA2">
        <w:rPr>
          <w:rFonts w:ascii="Arial" w:eastAsia="Times New Roman" w:hAnsi="Arial"/>
          <w:sz w:val="24"/>
          <w:szCs w:val="24"/>
        </w:rPr>
        <w:t xml:space="preserve"> </w:t>
      </w:r>
      <w:r w:rsidR="005D7F63" w:rsidRPr="004326AC">
        <w:rPr>
          <w:rFonts w:ascii="Arial" w:eastAsia="Times New Roman" w:hAnsi="Arial"/>
          <w:sz w:val="24"/>
          <w:szCs w:val="24"/>
        </w:rPr>
        <w:t xml:space="preserve">The provisions of this Agreement will be reviewed by Covered Entity every two years from Effective Date to determine the applicability </w:t>
      </w:r>
      <w:r w:rsidR="005D7F63">
        <w:rPr>
          <w:rFonts w:ascii="Arial" w:eastAsia="Times New Roman" w:hAnsi="Arial"/>
          <w:sz w:val="24"/>
          <w:szCs w:val="24"/>
        </w:rPr>
        <w:t xml:space="preserve">and accuracy </w:t>
      </w:r>
      <w:r w:rsidR="005D7F63" w:rsidRPr="004326AC">
        <w:rPr>
          <w:rFonts w:ascii="Arial" w:eastAsia="Times New Roman" w:hAnsi="Arial"/>
          <w:sz w:val="24"/>
          <w:szCs w:val="24"/>
        </w:rPr>
        <w:t xml:space="preserve">of the </w:t>
      </w:r>
      <w:r w:rsidR="00AA18AF">
        <w:rPr>
          <w:rFonts w:ascii="Arial" w:eastAsia="Times New Roman" w:hAnsi="Arial"/>
          <w:sz w:val="24"/>
          <w:szCs w:val="24"/>
        </w:rPr>
        <w:t>A</w:t>
      </w:r>
      <w:r w:rsidR="005D7F63" w:rsidRPr="004326AC">
        <w:rPr>
          <w:rFonts w:ascii="Arial" w:eastAsia="Times New Roman" w:hAnsi="Arial"/>
          <w:sz w:val="24"/>
          <w:szCs w:val="24"/>
        </w:rPr>
        <w:t xml:space="preserve">greement based on the </w:t>
      </w:r>
      <w:r w:rsidR="005D7F63">
        <w:rPr>
          <w:rFonts w:ascii="Arial" w:eastAsia="Times New Roman" w:hAnsi="Arial"/>
          <w:sz w:val="24"/>
          <w:szCs w:val="24"/>
        </w:rPr>
        <w:t xml:space="preserve">circumstances that exist </w:t>
      </w:r>
      <w:r w:rsidR="005D7F63" w:rsidRPr="004326AC">
        <w:rPr>
          <w:rFonts w:ascii="Arial" w:eastAsia="Times New Roman" w:hAnsi="Arial"/>
          <w:sz w:val="24"/>
          <w:szCs w:val="24"/>
        </w:rPr>
        <w:t>at the time of review.</w:t>
      </w:r>
    </w:p>
    <w:p w14:paraId="0B144CB4" w14:textId="77777777" w:rsidR="005D7F63" w:rsidRPr="004326AC" w:rsidRDefault="005D7F63" w:rsidP="005D7F63">
      <w:pPr>
        <w:spacing w:after="0" w:line="240" w:lineRule="auto"/>
        <w:ind w:left="540" w:right="187" w:hanging="540"/>
        <w:jc w:val="both"/>
        <w:rPr>
          <w:rFonts w:ascii="Arial" w:eastAsia="Times New Roman" w:hAnsi="Arial"/>
          <w:sz w:val="24"/>
          <w:szCs w:val="24"/>
        </w:rPr>
      </w:pPr>
    </w:p>
    <w:p w14:paraId="24CF486B" w14:textId="77777777" w:rsidR="004326AC" w:rsidRPr="004326AC" w:rsidRDefault="005D7F63" w:rsidP="00212BEE">
      <w:pPr>
        <w:spacing w:after="0" w:line="240" w:lineRule="auto"/>
        <w:ind w:left="450" w:right="72" w:hanging="450"/>
        <w:jc w:val="both"/>
        <w:rPr>
          <w:rFonts w:ascii="Arial" w:eastAsia="Times New Roman" w:hAnsi="Arial"/>
          <w:sz w:val="24"/>
          <w:szCs w:val="24"/>
        </w:rPr>
      </w:pPr>
      <w:r w:rsidRPr="00CF4093">
        <w:rPr>
          <w:rFonts w:ascii="Arial" w:eastAsia="Times New Roman" w:hAnsi="Arial"/>
          <w:sz w:val="24"/>
          <w:szCs w:val="24"/>
        </w:rPr>
        <w:t>1</w:t>
      </w:r>
      <w:r w:rsidR="00CF4093" w:rsidRPr="00CF4093">
        <w:rPr>
          <w:rFonts w:ascii="Arial" w:eastAsia="Times New Roman" w:hAnsi="Arial"/>
          <w:sz w:val="24"/>
          <w:szCs w:val="24"/>
        </w:rPr>
        <w:t>0</w:t>
      </w:r>
      <w:r w:rsidRPr="00CF4093">
        <w:rPr>
          <w:rFonts w:ascii="Arial" w:eastAsia="Times New Roman" w:hAnsi="Arial"/>
          <w:sz w:val="24"/>
          <w:szCs w:val="24"/>
        </w:rPr>
        <w:t>.</w:t>
      </w:r>
      <w:r w:rsidR="00540C42">
        <w:rPr>
          <w:rFonts w:ascii="Arial" w:eastAsia="Times New Roman" w:hAnsi="Arial"/>
          <w:sz w:val="24"/>
          <w:szCs w:val="24"/>
        </w:rPr>
        <w:t xml:space="preserve"> </w:t>
      </w:r>
      <w:r w:rsidR="004326AC" w:rsidRPr="004326AC">
        <w:rPr>
          <w:rFonts w:ascii="Arial" w:eastAsia="Times New Roman" w:hAnsi="Arial"/>
          <w:sz w:val="24"/>
          <w:szCs w:val="24"/>
          <w:u w:val="single"/>
        </w:rPr>
        <w:t>Effective Date</w:t>
      </w:r>
      <w:r w:rsidR="004326AC" w:rsidRPr="004326AC">
        <w:rPr>
          <w:rFonts w:ascii="Arial" w:eastAsia="Times New Roman" w:hAnsi="Arial"/>
          <w:sz w:val="24"/>
          <w:szCs w:val="24"/>
        </w:rPr>
        <w:t xml:space="preserve">.  This Agreement shall be effective on the last signature date </w:t>
      </w:r>
      <w:r w:rsidR="00CF4093">
        <w:rPr>
          <w:rFonts w:ascii="Arial" w:eastAsia="Times New Roman" w:hAnsi="Arial"/>
          <w:sz w:val="24"/>
          <w:szCs w:val="24"/>
        </w:rPr>
        <w:t xml:space="preserve">      </w:t>
      </w:r>
      <w:r w:rsidR="00212BEE">
        <w:rPr>
          <w:rFonts w:ascii="Arial" w:eastAsia="Times New Roman" w:hAnsi="Arial"/>
          <w:sz w:val="24"/>
          <w:szCs w:val="24"/>
        </w:rPr>
        <w:t xml:space="preserve">   </w:t>
      </w:r>
      <w:r w:rsidR="00540C42">
        <w:rPr>
          <w:rFonts w:ascii="Arial" w:eastAsia="Times New Roman" w:hAnsi="Arial"/>
          <w:sz w:val="24"/>
          <w:szCs w:val="24"/>
        </w:rPr>
        <w:t>b</w:t>
      </w:r>
      <w:r w:rsidR="004326AC" w:rsidRPr="004326AC">
        <w:rPr>
          <w:rFonts w:ascii="Arial" w:eastAsia="Times New Roman" w:hAnsi="Arial"/>
          <w:sz w:val="24"/>
          <w:szCs w:val="24"/>
        </w:rPr>
        <w:t>elow</w:t>
      </w:r>
      <w:r w:rsidR="00540C42">
        <w:rPr>
          <w:rFonts w:ascii="Arial" w:eastAsia="Times New Roman" w:hAnsi="Arial"/>
          <w:sz w:val="24"/>
          <w:szCs w:val="24"/>
        </w:rPr>
        <w:t>.</w:t>
      </w:r>
      <w:r w:rsidRPr="004326AC" w:rsidDel="005D7F63">
        <w:rPr>
          <w:rFonts w:ascii="Arial" w:eastAsia="Times New Roman" w:hAnsi="Arial"/>
          <w:sz w:val="24"/>
          <w:szCs w:val="24"/>
        </w:rPr>
        <w:t xml:space="preserve"> </w:t>
      </w:r>
    </w:p>
    <w:p w14:paraId="3F19FF19" w14:textId="77777777" w:rsidR="004326AC" w:rsidRPr="004326AC" w:rsidRDefault="004326AC" w:rsidP="004326AC">
      <w:pPr>
        <w:spacing w:after="0" w:line="240" w:lineRule="auto"/>
        <w:ind w:left="540" w:right="180"/>
        <w:jc w:val="both"/>
        <w:rPr>
          <w:rFonts w:ascii="Arial" w:eastAsia="Times New Roman" w:hAnsi="Arial"/>
          <w:sz w:val="24"/>
          <w:szCs w:val="24"/>
        </w:rPr>
      </w:pPr>
      <w:r w:rsidRPr="004326AC">
        <w:rPr>
          <w:rFonts w:ascii="Arial" w:eastAsia="Times New Roman" w:hAnsi="Arial"/>
          <w:sz w:val="24"/>
          <w:szCs w:val="24"/>
        </w:rPr>
        <w:br w:type="page"/>
      </w:r>
    </w:p>
    <w:p w14:paraId="635C2DD5" w14:textId="77777777" w:rsidR="004326AC" w:rsidRPr="004326AC" w:rsidRDefault="004326AC" w:rsidP="004326AC">
      <w:pPr>
        <w:spacing w:after="0" w:line="240" w:lineRule="auto"/>
        <w:ind w:left="540" w:right="180"/>
        <w:jc w:val="both"/>
        <w:rPr>
          <w:rFonts w:ascii="Arial" w:eastAsia="Times New Roman" w:hAnsi="Arial"/>
          <w:b/>
          <w:sz w:val="24"/>
          <w:szCs w:val="24"/>
        </w:rPr>
      </w:pPr>
      <w:r w:rsidRPr="004326AC">
        <w:rPr>
          <w:rFonts w:ascii="Arial" w:eastAsia="Times New Roman" w:hAnsi="Arial"/>
          <w:b/>
          <w:sz w:val="24"/>
          <w:szCs w:val="24"/>
        </w:rPr>
        <w:lastRenderedPageBreak/>
        <w:t xml:space="preserve">Department of Veterans Affairs                  </w:t>
      </w:r>
      <w:r w:rsidRPr="004326AC">
        <w:rPr>
          <w:rFonts w:ascii="Arial" w:eastAsia="Times New Roman" w:hAnsi="Arial" w:cs="Arial"/>
          <w:b/>
          <w:sz w:val="24"/>
          <w:szCs w:val="24"/>
        </w:rPr>
        <w:t>COMPANY/ORGANIZATION</w:t>
      </w:r>
    </w:p>
    <w:p w14:paraId="625736B8" w14:textId="77777777" w:rsidR="004326AC" w:rsidRPr="004326AC" w:rsidRDefault="004326AC" w:rsidP="004326AC">
      <w:pPr>
        <w:spacing w:after="0" w:line="240" w:lineRule="auto"/>
        <w:ind w:left="540" w:right="180"/>
        <w:jc w:val="both"/>
        <w:rPr>
          <w:rFonts w:ascii="Arial" w:eastAsia="Times New Roman" w:hAnsi="Arial"/>
          <w:b/>
          <w:sz w:val="24"/>
          <w:szCs w:val="24"/>
        </w:rPr>
      </w:pPr>
      <w:r w:rsidRPr="004326AC">
        <w:rPr>
          <w:rFonts w:ascii="Arial" w:eastAsia="Times New Roman" w:hAnsi="Arial"/>
          <w:b/>
          <w:sz w:val="24"/>
          <w:szCs w:val="24"/>
        </w:rPr>
        <w:t xml:space="preserve">Veterans Health Administration                            </w:t>
      </w:r>
    </w:p>
    <w:p w14:paraId="46DB11BA" w14:textId="32A93726" w:rsidR="004326AC" w:rsidRPr="006D2EEC" w:rsidRDefault="004326AC" w:rsidP="004326AC">
      <w:pPr>
        <w:spacing w:after="0" w:line="240" w:lineRule="auto"/>
        <w:ind w:left="540" w:right="180"/>
        <w:jc w:val="both"/>
        <w:rPr>
          <w:rFonts w:ascii="Arial" w:eastAsia="Times New Roman" w:hAnsi="Arial"/>
          <w:b/>
          <w:color w:val="FF0000"/>
          <w:sz w:val="24"/>
          <w:szCs w:val="24"/>
        </w:rPr>
      </w:pPr>
      <w:r w:rsidRPr="004326AC">
        <w:rPr>
          <w:rFonts w:ascii="Arial" w:eastAsia="Times New Roman" w:hAnsi="Arial"/>
          <w:b/>
          <w:sz w:val="24"/>
          <w:szCs w:val="24"/>
        </w:rPr>
        <w:t xml:space="preserve">  </w:t>
      </w:r>
      <w:del w:id="63" w:author="Mentzer, Sam" w:date="2026-01-16T09:25:00Z" w16du:dateUtc="2026-01-16T17:25:00Z">
        <w:r w:rsidR="00924555" w:rsidRPr="006D2EEC" w:rsidDel="009D23FF">
          <w:rPr>
            <w:rFonts w:ascii="Arial" w:eastAsia="Times New Roman" w:hAnsi="Arial"/>
            <w:b/>
            <w:color w:val="FF0000"/>
            <w:sz w:val="24"/>
            <w:szCs w:val="24"/>
          </w:rPr>
          <w:delText>&lt;Insert Facility Name&gt;</w:delText>
        </w:r>
        <w:r w:rsidRPr="006D2EEC" w:rsidDel="009D23FF">
          <w:rPr>
            <w:rFonts w:ascii="Arial" w:eastAsia="Times New Roman" w:hAnsi="Arial"/>
            <w:b/>
            <w:color w:val="FF0000"/>
            <w:sz w:val="24"/>
            <w:szCs w:val="24"/>
          </w:rPr>
          <w:delText xml:space="preserve">                                                                                       </w:delText>
        </w:r>
      </w:del>
    </w:p>
    <w:p w14:paraId="5D43E117" w14:textId="77777777" w:rsidR="004326AC" w:rsidRPr="004326AC" w:rsidRDefault="004326AC" w:rsidP="00FE0C75">
      <w:pPr>
        <w:tabs>
          <w:tab w:val="left" w:pos="5040"/>
        </w:tabs>
        <w:spacing w:after="0" w:line="240" w:lineRule="auto"/>
        <w:ind w:left="4500" w:right="180" w:hanging="4500"/>
        <w:jc w:val="both"/>
        <w:rPr>
          <w:rFonts w:ascii="Arial" w:eastAsia="Times New Roman" w:hAnsi="Arial"/>
          <w:b/>
          <w:sz w:val="24"/>
          <w:szCs w:val="24"/>
        </w:rPr>
      </w:pPr>
      <w:r w:rsidRPr="004326AC">
        <w:rPr>
          <w:rFonts w:ascii="Arial" w:eastAsia="Times New Roman" w:hAnsi="Arial"/>
          <w:b/>
          <w:sz w:val="24"/>
          <w:szCs w:val="24"/>
        </w:rPr>
        <w:tab/>
      </w:r>
      <w:r w:rsidRPr="004326AC">
        <w:rPr>
          <w:rFonts w:ascii="Arial" w:eastAsia="Times New Roman" w:hAnsi="Arial"/>
          <w:sz w:val="24"/>
          <w:szCs w:val="24"/>
        </w:rPr>
        <w:t xml:space="preserve"> </w:t>
      </w:r>
    </w:p>
    <w:p w14:paraId="101F0500" w14:textId="46EA55A4" w:rsidR="00FE0C75" w:rsidRDefault="009E6895" w:rsidP="00FE0C75">
      <w:pPr>
        <w:spacing w:after="0" w:line="240" w:lineRule="auto"/>
        <w:ind w:left="360" w:right="180"/>
        <w:jc w:val="both"/>
        <w:rPr>
          <w:rFonts w:ascii="Arial" w:eastAsia="Times New Roman" w:hAnsi="Arial"/>
          <w:b/>
          <w:sz w:val="24"/>
          <w:szCs w:val="24"/>
        </w:rPr>
      </w:pPr>
      <w:r w:rsidRPr="004326AC">
        <w:rPr>
          <w:rFonts w:ascii="Times New Roman" w:eastAsia="Times New Roman" w:hAnsi="Times New Roman"/>
          <w:noProof/>
          <w:sz w:val="26"/>
          <w:szCs w:val="20"/>
        </w:rPr>
        <mc:AlternateContent>
          <mc:Choice Requires="wps">
            <w:drawing>
              <wp:anchor distT="0" distB="0" distL="114300" distR="114300" simplePos="0" relativeHeight="251658240" behindDoc="0" locked="0" layoutInCell="1" allowOverlap="1" wp14:anchorId="0F8FEDE0" wp14:editId="340535B6">
                <wp:simplePos x="0" y="0"/>
                <wp:positionH relativeFrom="column">
                  <wp:posOffset>571500</wp:posOffset>
                </wp:positionH>
                <wp:positionV relativeFrom="paragraph">
                  <wp:posOffset>189865</wp:posOffset>
                </wp:positionV>
                <wp:extent cx="2286000" cy="0"/>
                <wp:effectExtent l="5715" t="5080" r="13335" b="13970"/>
                <wp:wrapNone/>
                <wp:docPr id="187867912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672F3D"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4.95pt" to="22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"/>
            </w:pict>
          </mc:Fallback>
        </mc:AlternateContent>
      </w:r>
      <w:r w:rsidRPr="004326AC">
        <w:rPr>
          <w:rFonts w:ascii="Times New Roman" w:eastAsia="Times New Roman" w:hAnsi="Times New Roman"/>
          <w:noProof/>
          <w:sz w:val="26"/>
          <w:szCs w:val="20"/>
        </w:rPr>
        <mc:AlternateContent>
          <mc:Choice Requires="wps">
            <w:drawing>
              <wp:anchor distT="0" distB="0" distL="114300" distR="114300" simplePos="0" relativeHeight="251658241" behindDoc="0" locked="0" layoutInCell="0" allowOverlap="1" wp14:anchorId="1FA55DB4" wp14:editId="294534FC">
                <wp:simplePos x="0" y="0"/>
                <wp:positionH relativeFrom="column">
                  <wp:posOffset>3543300</wp:posOffset>
                </wp:positionH>
                <wp:positionV relativeFrom="paragraph">
                  <wp:posOffset>189865</wp:posOffset>
                </wp:positionV>
                <wp:extent cx="2057400" cy="0"/>
                <wp:effectExtent l="5715" t="5080" r="13335" b="13970"/>
                <wp:wrapNone/>
                <wp:docPr id="4774232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14E6B" id="Line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4.95pt" to="441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" o:allowincell="f"/>
            </w:pict>
          </mc:Fallback>
        </mc:AlternateContent>
      </w:r>
      <w:r w:rsidR="004326AC" w:rsidRPr="004326AC">
        <w:rPr>
          <w:rFonts w:ascii="Arial" w:eastAsia="Times New Roman" w:hAnsi="Arial"/>
          <w:b/>
          <w:sz w:val="24"/>
          <w:szCs w:val="24"/>
        </w:rPr>
        <w:t>By:</w:t>
      </w:r>
      <w:r w:rsidR="00FE0C75" w:rsidRPr="00FE0C75">
        <w:rPr>
          <w:rFonts w:ascii="Arial" w:eastAsia="Times New Roman" w:hAnsi="Arial"/>
          <w:b/>
          <w:sz w:val="24"/>
          <w:szCs w:val="24"/>
        </w:rPr>
        <w:t xml:space="preserve"> </w:t>
      </w:r>
      <w:r w:rsidR="004326AC" w:rsidRPr="004326AC">
        <w:rPr>
          <w:rFonts w:ascii="Arial" w:eastAsia="Times New Roman" w:hAnsi="Arial"/>
          <w:b/>
          <w:sz w:val="24"/>
          <w:szCs w:val="24"/>
        </w:rPr>
        <w:t xml:space="preserve"> </w:t>
      </w:r>
      <w:r w:rsidR="004326AC" w:rsidRPr="004326AC">
        <w:rPr>
          <w:rFonts w:ascii="Arial" w:eastAsia="Times New Roman" w:hAnsi="Arial"/>
          <w:b/>
          <w:sz w:val="24"/>
          <w:szCs w:val="24"/>
        </w:rPr>
        <w:tab/>
      </w:r>
      <w:r w:rsidR="004326AC" w:rsidRPr="004326AC">
        <w:rPr>
          <w:rFonts w:ascii="Arial" w:eastAsia="Times New Roman" w:hAnsi="Arial"/>
          <w:b/>
          <w:sz w:val="24"/>
          <w:szCs w:val="24"/>
        </w:rPr>
        <w:tab/>
      </w:r>
      <w:r w:rsidR="004326AC" w:rsidRPr="004326AC">
        <w:rPr>
          <w:rFonts w:ascii="Arial" w:eastAsia="Times New Roman" w:hAnsi="Arial"/>
          <w:b/>
          <w:sz w:val="24"/>
          <w:szCs w:val="24"/>
        </w:rPr>
        <w:tab/>
      </w:r>
      <w:r w:rsidR="004326AC" w:rsidRPr="004326AC">
        <w:rPr>
          <w:rFonts w:ascii="Arial" w:eastAsia="Times New Roman" w:hAnsi="Arial"/>
          <w:b/>
          <w:sz w:val="24"/>
          <w:szCs w:val="24"/>
        </w:rPr>
        <w:tab/>
      </w:r>
      <w:r w:rsidR="004326AC" w:rsidRPr="004326AC">
        <w:rPr>
          <w:rFonts w:ascii="Arial" w:eastAsia="Times New Roman" w:hAnsi="Arial"/>
          <w:b/>
          <w:sz w:val="24"/>
          <w:szCs w:val="24"/>
        </w:rPr>
        <w:tab/>
      </w:r>
      <w:r w:rsidR="004326AC" w:rsidRPr="004326AC">
        <w:rPr>
          <w:rFonts w:ascii="Arial" w:eastAsia="Times New Roman" w:hAnsi="Arial"/>
          <w:b/>
          <w:sz w:val="24"/>
          <w:szCs w:val="24"/>
        </w:rPr>
        <w:tab/>
        <w:t>By:</w:t>
      </w:r>
      <w:r w:rsidR="00FE0C75" w:rsidRPr="004326AC" w:rsidDel="00FE0C75">
        <w:rPr>
          <w:rFonts w:ascii="Arial" w:eastAsia="Times New Roman" w:hAnsi="Arial"/>
          <w:b/>
          <w:sz w:val="24"/>
          <w:szCs w:val="24"/>
        </w:rPr>
        <w:t xml:space="preserve"> </w:t>
      </w:r>
    </w:p>
    <w:p w14:paraId="110F9C15" w14:textId="77777777" w:rsidR="00FE0C75" w:rsidRDefault="00FE0C75" w:rsidP="00FE0C75">
      <w:pPr>
        <w:spacing w:after="0" w:line="240" w:lineRule="auto"/>
        <w:ind w:left="360" w:right="180"/>
        <w:jc w:val="both"/>
        <w:rPr>
          <w:rFonts w:ascii="Arial" w:eastAsia="Times New Roman" w:hAnsi="Arial"/>
          <w:b/>
          <w:sz w:val="24"/>
          <w:szCs w:val="24"/>
        </w:rPr>
      </w:pPr>
    </w:p>
    <w:p w14:paraId="1EE38542" w14:textId="3D120E6C" w:rsidR="004326AC" w:rsidRPr="004326AC" w:rsidRDefault="009E6895" w:rsidP="00FE0C75">
      <w:pPr>
        <w:spacing w:after="0" w:line="240" w:lineRule="auto"/>
        <w:ind w:left="360" w:right="180"/>
        <w:jc w:val="both"/>
        <w:rPr>
          <w:rFonts w:ascii="Arial" w:eastAsia="Times New Roman" w:hAnsi="Arial"/>
          <w:b/>
          <w:sz w:val="24"/>
          <w:szCs w:val="24"/>
        </w:rPr>
      </w:pPr>
      <w:r w:rsidRPr="004326AC">
        <w:rPr>
          <w:rFonts w:ascii="Times New Roman" w:eastAsia="Times New Roman" w:hAnsi="Times New Roman"/>
          <w:noProof/>
          <w:sz w:val="26"/>
          <w:szCs w:val="20"/>
        </w:rPr>
        <mc:AlternateContent>
          <mc:Choice Requires="wps">
            <w:drawing>
              <wp:anchor distT="0" distB="0" distL="114300" distR="114300" simplePos="0" relativeHeight="251658246" behindDoc="0" locked="0" layoutInCell="0" allowOverlap="1" wp14:anchorId="26088621" wp14:editId="51296B9C">
                <wp:simplePos x="0" y="0"/>
                <wp:positionH relativeFrom="column">
                  <wp:posOffset>3657600</wp:posOffset>
                </wp:positionH>
                <wp:positionV relativeFrom="paragraph">
                  <wp:posOffset>232410</wp:posOffset>
                </wp:positionV>
                <wp:extent cx="1943100" cy="0"/>
                <wp:effectExtent l="5715" t="7620" r="13335" b="11430"/>
                <wp:wrapNone/>
                <wp:docPr id="175686845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F9069" id="Line 8"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18.3pt" to="441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" o:allowincell="f"/>
            </w:pict>
          </mc:Fallback>
        </mc:AlternateContent>
      </w:r>
      <w:r w:rsidRPr="004326AC">
        <w:rPr>
          <w:rFonts w:ascii="Times New Roman" w:eastAsia="Times New Roman" w:hAnsi="Times New Roman"/>
          <w:noProof/>
          <w:sz w:val="26"/>
          <w:szCs w:val="20"/>
        </w:rPr>
        <mc:AlternateContent>
          <mc:Choice Requires="wps">
            <w:drawing>
              <wp:anchor distT="0" distB="0" distL="114300" distR="114300" simplePos="0" relativeHeight="251658245" behindDoc="0" locked="0" layoutInCell="0" allowOverlap="1" wp14:anchorId="300E5B42" wp14:editId="491BC0BA">
                <wp:simplePos x="0" y="0"/>
                <wp:positionH relativeFrom="column">
                  <wp:posOffset>800100</wp:posOffset>
                </wp:positionH>
                <wp:positionV relativeFrom="paragraph">
                  <wp:posOffset>232410</wp:posOffset>
                </wp:positionV>
                <wp:extent cx="2057400" cy="0"/>
                <wp:effectExtent l="5715" t="7620" r="13335" b="11430"/>
                <wp:wrapNone/>
                <wp:docPr id="111197167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416AAE" id="Line 7"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8.3pt" to="22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" o:allowincell="f"/>
            </w:pict>
          </mc:Fallback>
        </mc:AlternateContent>
      </w:r>
      <w:r w:rsidR="004326AC" w:rsidRPr="004326AC">
        <w:rPr>
          <w:rFonts w:ascii="Arial" w:eastAsia="Times New Roman" w:hAnsi="Arial"/>
          <w:b/>
          <w:sz w:val="24"/>
          <w:szCs w:val="24"/>
        </w:rPr>
        <w:t>Name:</w:t>
      </w:r>
      <w:r w:rsidR="00FE0C75" w:rsidRPr="004326AC">
        <w:rPr>
          <w:rFonts w:ascii="Arial" w:eastAsia="Times New Roman" w:hAnsi="Arial"/>
          <w:b/>
          <w:sz w:val="24"/>
          <w:szCs w:val="24"/>
        </w:rPr>
        <w:tab/>
      </w:r>
      <w:r w:rsidR="00FE0C75" w:rsidRPr="004326AC">
        <w:rPr>
          <w:rFonts w:ascii="Arial" w:eastAsia="Times New Roman" w:hAnsi="Arial"/>
          <w:b/>
          <w:sz w:val="24"/>
          <w:szCs w:val="24"/>
        </w:rPr>
        <w:tab/>
      </w:r>
      <w:r w:rsidR="00FE0C75" w:rsidRPr="004326AC">
        <w:rPr>
          <w:rFonts w:ascii="Arial" w:eastAsia="Times New Roman" w:hAnsi="Arial"/>
          <w:b/>
          <w:sz w:val="24"/>
          <w:szCs w:val="24"/>
        </w:rPr>
        <w:tab/>
      </w:r>
      <w:r w:rsidR="00FE0C75" w:rsidRPr="004326AC">
        <w:rPr>
          <w:rFonts w:ascii="Arial" w:eastAsia="Times New Roman" w:hAnsi="Arial"/>
          <w:b/>
          <w:sz w:val="24"/>
          <w:szCs w:val="24"/>
        </w:rPr>
        <w:tab/>
      </w:r>
      <w:r w:rsidR="00FE0C75" w:rsidRPr="004326AC">
        <w:rPr>
          <w:rFonts w:ascii="Arial" w:eastAsia="Times New Roman" w:hAnsi="Arial"/>
          <w:b/>
          <w:sz w:val="24"/>
          <w:szCs w:val="24"/>
        </w:rPr>
        <w:tab/>
      </w:r>
      <w:r w:rsidR="004326AC" w:rsidRPr="00FE0C75">
        <w:rPr>
          <w:rFonts w:ascii="Arial" w:eastAsia="Times New Roman" w:hAnsi="Arial"/>
          <w:b/>
          <w:sz w:val="24"/>
          <w:szCs w:val="24"/>
        </w:rPr>
        <w:tab/>
      </w:r>
      <w:r w:rsidR="004326AC" w:rsidRPr="004326AC">
        <w:rPr>
          <w:rFonts w:ascii="Arial" w:eastAsia="Times New Roman" w:hAnsi="Arial"/>
          <w:b/>
          <w:sz w:val="24"/>
          <w:szCs w:val="24"/>
        </w:rPr>
        <w:t>Name:</w:t>
      </w:r>
      <w:r w:rsidR="00FE0C75">
        <w:rPr>
          <w:rFonts w:ascii="Arial" w:eastAsia="Times New Roman" w:hAnsi="Arial"/>
          <w:b/>
          <w:sz w:val="24"/>
          <w:szCs w:val="24"/>
        </w:rPr>
        <w:t xml:space="preserve">  </w:t>
      </w:r>
      <w:r w:rsidR="004326AC" w:rsidRPr="004326AC">
        <w:rPr>
          <w:rFonts w:ascii="Arial" w:eastAsia="Times New Roman" w:hAnsi="Arial"/>
          <w:b/>
          <w:sz w:val="24"/>
          <w:szCs w:val="24"/>
        </w:rPr>
        <w:t xml:space="preserve"> </w:t>
      </w:r>
    </w:p>
    <w:p w14:paraId="197BEE39" w14:textId="77777777" w:rsidR="004326AC" w:rsidRPr="004326AC" w:rsidRDefault="004326AC" w:rsidP="00FE0C75">
      <w:pPr>
        <w:spacing w:after="0" w:line="240" w:lineRule="auto"/>
        <w:ind w:left="360" w:right="180"/>
        <w:jc w:val="both"/>
        <w:rPr>
          <w:rFonts w:ascii="Arial" w:eastAsia="Times New Roman" w:hAnsi="Arial"/>
          <w:b/>
          <w:sz w:val="24"/>
          <w:szCs w:val="24"/>
        </w:rPr>
      </w:pPr>
    </w:p>
    <w:p w14:paraId="426ED1DB" w14:textId="77777777" w:rsidR="002D078B" w:rsidRDefault="004326AC" w:rsidP="00FE0C75">
      <w:pPr>
        <w:spacing w:after="0" w:line="240" w:lineRule="auto"/>
        <w:ind w:left="360" w:right="180"/>
        <w:jc w:val="both"/>
        <w:rPr>
          <w:rFonts w:ascii="Arial" w:eastAsia="Times New Roman" w:hAnsi="Arial"/>
          <w:b/>
          <w:sz w:val="24"/>
          <w:szCs w:val="24"/>
        </w:rPr>
      </w:pPr>
      <w:r w:rsidRPr="004326AC">
        <w:rPr>
          <w:rFonts w:ascii="Arial" w:eastAsia="Times New Roman" w:hAnsi="Arial"/>
          <w:b/>
          <w:sz w:val="24"/>
          <w:szCs w:val="24"/>
        </w:rPr>
        <w:t>Title</w:t>
      </w:r>
      <w:proofErr w:type="gramStart"/>
      <w:r w:rsidRPr="004326AC">
        <w:rPr>
          <w:rFonts w:ascii="Arial" w:eastAsia="Times New Roman" w:hAnsi="Arial"/>
          <w:b/>
          <w:sz w:val="24"/>
          <w:szCs w:val="24"/>
        </w:rPr>
        <w:t xml:space="preserve">:  </w:t>
      </w:r>
      <w:r w:rsidRPr="004326AC">
        <w:rPr>
          <w:rFonts w:ascii="Arial" w:eastAsia="Times New Roman" w:hAnsi="Arial"/>
          <w:b/>
          <w:sz w:val="24"/>
          <w:szCs w:val="24"/>
        </w:rPr>
        <w:tab/>
      </w:r>
      <w:r w:rsidR="0068755D">
        <w:rPr>
          <w:rFonts w:ascii="Arial" w:eastAsia="Times New Roman" w:hAnsi="Arial"/>
          <w:b/>
          <w:sz w:val="24"/>
          <w:szCs w:val="24"/>
        </w:rPr>
        <w:tab/>
      </w:r>
      <w:r w:rsidR="0068755D">
        <w:rPr>
          <w:rFonts w:ascii="Arial" w:eastAsia="Times New Roman" w:hAnsi="Arial"/>
          <w:b/>
          <w:sz w:val="24"/>
          <w:szCs w:val="24"/>
        </w:rPr>
        <w:tab/>
      </w:r>
      <w:r w:rsidR="0068755D">
        <w:rPr>
          <w:rFonts w:ascii="Arial" w:eastAsia="Times New Roman" w:hAnsi="Arial"/>
          <w:b/>
          <w:sz w:val="24"/>
          <w:szCs w:val="24"/>
        </w:rPr>
        <w:tab/>
      </w:r>
      <w:r w:rsidR="0068755D">
        <w:rPr>
          <w:rFonts w:ascii="Arial" w:eastAsia="Times New Roman" w:hAnsi="Arial"/>
          <w:b/>
          <w:sz w:val="24"/>
          <w:szCs w:val="24"/>
        </w:rPr>
        <w:tab/>
      </w:r>
      <w:r w:rsidRPr="004326AC">
        <w:rPr>
          <w:rFonts w:ascii="Arial" w:eastAsia="Times New Roman" w:hAnsi="Arial"/>
          <w:b/>
          <w:sz w:val="24"/>
          <w:szCs w:val="24"/>
        </w:rPr>
        <w:tab/>
        <w:t>Title</w:t>
      </w:r>
      <w:proofErr w:type="gramEnd"/>
      <w:r w:rsidRPr="004326AC">
        <w:rPr>
          <w:rFonts w:ascii="Arial" w:eastAsia="Times New Roman" w:hAnsi="Arial"/>
          <w:b/>
          <w:sz w:val="24"/>
          <w:szCs w:val="24"/>
        </w:rPr>
        <w:t>:</w:t>
      </w:r>
      <w:r w:rsidRPr="004326AC">
        <w:rPr>
          <w:rFonts w:ascii="Arial" w:eastAsia="Times New Roman" w:hAnsi="Arial"/>
          <w:b/>
          <w:sz w:val="24"/>
          <w:szCs w:val="24"/>
        </w:rPr>
        <w:tab/>
      </w:r>
      <w:r w:rsidRPr="004326AC">
        <w:rPr>
          <w:rFonts w:ascii="Arial" w:eastAsia="Times New Roman" w:hAnsi="Arial"/>
          <w:b/>
          <w:sz w:val="24"/>
          <w:szCs w:val="24"/>
        </w:rPr>
        <w:tab/>
      </w:r>
    </w:p>
    <w:p w14:paraId="30758D89" w14:textId="4CCD91C3" w:rsidR="004326AC" w:rsidRPr="004326AC" w:rsidRDefault="009E6895" w:rsidP="00FE0C75">
      <w:pPr>
        <w:spacing w:after="0" w:line="240" w:lineRule="auto"/>
        <w:ind w:left="360" w:right="180"/>
        <w:jc w:val="both"/>
        <w:rPr>
          <w:rFonts w:ascii="Arial" w:eastAsia="Times New Roman" w:hAnsi="Arial"/>
          <w:b/>
          <w:sz w:val="24"/>
          <w:szCs w:val="24"/>
        </w:rPr>
      </w:pPr>
      <w:r w:rsidRPr="004326AC">
        <w:rPr>
          <w:rFonts w:ascii="Times New Roman" w:eastAsia="Times New Roman" w:hAnsi="Times New Roman"/>
          <w:noProof/>
          <w:sz w:val="26"/>
          <w:szCs w:val="20"/>
        </w:rPr>
        <mc:AlternateContent>
          <mc:Choice Requires="wps">
            <w:drawing>
              <wp:anchor distT="0" distB="0" distL="114300" distR="114300" simplePos="0" relativeHeight="251658242" behindDoc="0" locked="0" layoutInCell="0" allowOverlap="1" wp14:anchorId="31CFC074" wp14:editId="5BC918E9">
                <wp:simplePos x="0" y="0"/>
                <wp:positionH relativeFrom="column">
                  <wp:posOffset>3657600</wp:posOffset>
                </wp:positionH>
                <wp:positionV relativeFrom="paragraph">
                  <wp:posOffset>159385</wp:posOffset>
                </wp:positionV>
                <wp:extent cx="1943100" cy="0"/>
                <wp:effectExtent l="5715" t="12700" r="13335" b="6350"/>
                <wp:wrapNone/>
                <wp:docPr id="117148580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58E374" id="Line 4"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12.55pt" to="441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" o:allowincell="f"/>
            </w:pict>
          </mc:Fallback>
        </mc:AlternateContent>
      </w:r>
      <w:r w:rsidRPr="004326AC">
        <w:rPr>
          <w:rFonts w:ascii="Times New Roman" w:eastAsia="Times New Roman" w:hAnsi="Times New Roman"/>
          <w:noProof/>
          <w:sz w:val="26"/>
          <w:szCs w:val="20"/>
        </w:rPr>
        <mc:AlternateContent>
          <mc:Choice Requires="wps">
            <w:drawing>
              <wp:anchor distT="0" distB="0" distL="114300" distR="114300" simplePos="0" relativeHeight="251658247" behindDoc="0" locked="0" layoutInCell="0" allowOverlap="1" wp14:anchorId="0A16F4F1" wp14:editId="5C4688FA">
                <wp:simplePos x="0" y="0"/>
                <wp:positionH relativeFrom="column">
                  <wp:posOffset>800100</wp:posOffset>
                </wp:positionH>
                <wp:positionV relativeFrom="paragraph">
                  <wp:posOffset>156210</wp:posOffset>
                </wp:positionV>
                <wp:extent cx="2057400" cy="0"/>
                <wp:effectExtent l="5715" t="9525" r="13335" b="9525"/>
                <wp:wrapNone/>
                <wp:docPr id="52698457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CD0499" id="Line 9" o:spid="_x0000_s1026" style="position:absolute;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2.3pt" to="22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" o:allowincell="f"/>
            </w:pict>
          </mc:Fallback>
        </mc:AlternateContent>
      </w:r>
      <w:r w:rsidR="002D078B">
        <w:rPr>
          <w:rFonts w:ascii="Arial" w:eastAsia="Times New Roman" w:hAnsi="Arial"/>
          <w:b/>
          <w:sz w:val="24"/>
          <w:szCs w:val="24"/>
        </w:rPr>
        <w:t xml:space="preserve">           </w:t>
      </w:r>
      <w:r w:rsidR="004326AC" w:rsidRPr="004326AC">
        <w:rPr>
          <w:rFonts w:ascii="Arial" w:eastAsia="Times New Roman" w:hAnsi="Arial"/>
          <w:b/>
          <w:sz w:val="24"/>
          <w:szCs w:val="24"/>
        </w:rPr>
        <w:tab/>
      </w:r>
    </w:p>
    <w:p w14:paraId="28C3857B" w14:textId="77777777" w:rsidR="002D078B" w:rsidRDefault="004326AC" w:rsidP="00FE0C75">
      <w:pPr>
        <w:spacing w:after="0" w:line="240" w:lineRule="auto"/>
        <w:ind w:left="360" w:right="180"/>
        <w:jc w:val="both"/>
        <w:rPr>
          <w:rFonts w:ascii="Arial" w:eastAsia="Times New Roman" w:hAnsi="Arial"/>
          <w:b/>
          <w:sz w:val="24"/>
          <w:szCs w:val="24"/>
        </w:rPr>
      </w:pPr>
      <w:r w:rsidRPr="004326AC">
        <w:rPr>
          <w:rFonts w:ascii="Arial" w:eastAsia="Times New Roman" w:hAnsi="Arial"/>
          <w:b/>
          <w:sz w:val="24"/>
          <w:szCs w:val="24"/>
        </w:rPr>
        <w:tab/>
      </w:r>
    </w:p>
    <w:p w14:paraId="6FE488D0" w14:textId="77777777" w:rsidR="004326AC" w:rsidRPr="004326AC" w:rsidRDefault="004326AC" w:rsidP="00FE0C75">
      <w:pPr>
        <w:spacing w:after="0" w:line="240" w:lineRule="auto"/>
        <w:ind w:left="360" w:right="180"/>
        <w:jc w:val="both"/>
        <w:rPr>
          <w:rFonts w:ascii="Arial" w:eastAsia="Times New Roman" w:hAnsi="Arial"/>
          <w:b/>
          <w:sz w:val="24"/>
          <w:szCs w:val="24"/>
        </w:rPr>
      </w:pPr>
      <w:r w:rsidRPr="004326AC">
        <w:rPr>
          <w:rFonts w:ascii="Arial" w:eastAsia="Times New Roman" w:hAnsi="Arial"/>
          <w:b/>
          <w:sz w:val="24"/>
          <w:szCs w:val="24"/>
        </w:rPr>
        <w:t xml:space="preserve">Date: </w:t>
      </w:r>
      <w:r w:rsidRPr="004326AC">
        <w:rPr>
          <w:rFonts w:ascii="Arial" w:eastAsia="Times New Roman" w:hAnsi="Arial"/>
          <w:b/>
          <w:sz w:val="24"/>
          <w:szCs w:val="24"/>
        </w:rPr>
        <w:tab/>
      </w:r>
      <w:r w:rsidRPr="004326AC">
        <w:rPr>
          <w:rFonts w:ascii="Arial" w:eastAsia="Times New Roman" w:hAnsi="Arial"/>
          <w:b/>
          <w:sz w:val="24"/>
          <w:szCs w:val="24"/>
        </w:rPr>
        <w:tab/>
      </w:r>
      <w:r w:rsidRPr="004326AC">
        <w:rPr>
          <w:rFonts w:ascii="Arial" w:eastAsia="Times New Roman" w:hAnsi="Arial"/>
          <w:b/>
          <w:sz w:val="24"/>
          <w:szCs w:val="24"/>
        </w:rPr>
        <w:tab/>
      </w:r>
      <w:r w:rsidRPr="004326AC">
        <w:rPr>
          <w:rFonts w:ascii="Arial" w:eastAsia="Times New Roman" w:hAnsi="Arial"/>
          <w:b/>
          <w:sz w:val="24"/>
          <w:szCs w:val="24"/>
        </w:rPr>
        <w:tab/>
      </w:r>
      <w:r w:rsidRPr="004326AC">
        <w:rPr>
          <w:rFonts w:ascii="Arial" w:eastAsia="Times New Roman" w:hAnsi="Arial"/>
          <w:b/>
          <w:sz w:val="24"/>
          <w:szCs w:val="24"/>
        </w:rPr>
        <w:tab/>
      </w:r>
      <w:r w:rsidRPr="004326AC">
        <w:rPr>
          <w:rFonts w:ascii="Arial" w:eastAsia="Times New Roman" w:hAnsi="Arial"/>
          <w:b/>
          <w:sz w:val="24"/>
          <w:szCs w:val="24"/>
        </w:rPr>
        <w:tab/>
        <w:t xml:space="preserve">Date: </w:t>
      </w:r>
    </w:p>
    <w:p w14:paraId="2D617831" w14:textId="2ADF893D" w:rsidR="004326AC" w:rsidRPr="004326AC" w:rsidRDefault="009E6895" w:rsidP="00FE0C75">
      <w:pPr>
        <w:spacing w:after="0" w:line="240" w:lineRule="auto"/>
        <w:ind w:left="360"/>
        <w:jc w:val="both"/>
        <w:rPr>
          <w:rFonts w:ascii="Arial" w:eastAsia="Times New Roman" w:hAnsi="Arial"/>
          <w:sz w:val="24"/>
          <w:szCs w:val="24"/>
        </w:rPr>
      </w:pPr>
      <w:r w:rsidRPr="004326AC">
        <w:rPr>
          <w:rFonts w:ascii="Times New Roman" w:eastAsia="Times New Roman" w:hAnsi="Times New Roman"/>
          <w:noProof/>
          <w:sz w:val="26"/>
          <w:szCs w:val="20"/>
        </w:rPr>
        <mc:AlternateContent>
          <mc:Choice Requires="wps">
            <w:drawing>
              <wp:anchor distT="0" distB="0" distL="114300" distR="114300" simplePos="0" relativeHeight="251658244" behindDoc="0" locked="0" layoutInCell="0" allowOverlap="1" wp14:anchorId="2DBF6A03" wp14:editId="203EF8E7">
                <wp:simplePos x="0" y="0"/>
                <wp:positionH relativeFrom="column">
                  <wp:posOffset>3657600</wp:posOffset>
                </wp:positionH>
                <wp:positionV relativeFrom="paragraph">
                  <wp:posOffset>33020</wp:posOffset>
                </wp:positionV>
                <wp:extent cx="1943100" cy="0"/>
                <wp:effectExtent l="5715" t="12065" r="13335" b="6985"/>
                <wp:wrapNone/>
                <wp:docPr id="213864800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0B6AF5" id="Line 6"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2.6pt" to="44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" o:allowincell="f"/>
            </w:pict>
          </mc:Fallback>
        </mc:AlternateContent>
      </w:r>
      <w:r w:rsidRPr="004326AC">
        <w:rPr>
          <w:rFonts w:ascii="Times New Roman" w:eastAsia="Times New Roman" w:hAnsi="Times New Roman"/>
          <w:noProof/>
          <w:sz w:val="26"/>
          <w:szCs w:val="20"/>
        </w:rPr>
        <mc:AlternateContent>
          <mc:Choice Requires="wps">
            <w:drawing>
              <wp:anchor distT="0" distB="0" distL="114300" distR="114300" simplePos="0" relativeHeight="251658243" behindDoc="0" locked="0" layoutInCell="0" allowOverlap="1" wp14:anchorId="2352D23A" wp14:editId="3EC06FED">
                <wp:simplePos x="0" y="0"/>
                <wp:positionH relativeFrom="column">
                  <wp:posOffset>800100</wp:posOffset>
                </wp:positionH>
                <wp:positionV relativeFrom="paragraph">
                  <wp:posOffset>33020</wp:posOffset>
                </wp:positionV>
                <wp:extent cx="2057400" cy="0"/>
                <wp:effectExtent l="5715" t="12065" r="13335" b="6985"/>
                <wp:wrapNone/>
                <wp:docPr id="169080887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AE9DBF" id="Line 5"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2.6pt" to="22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" o:allowincell="f"/>
            </w:pict>
          </mc:Fallback>
        </mc:AlternateContent>
      </w:r>
      <w:r w:rsidR="004326AC" w:rsidRPr="004326AC">
        <w:rPr>
          <w:rFonts w:ascii="Arial" w:eastAsia="Times New Roman" w:hAnsi="Arial"/>
          <w:sz w:val="24"/>
          <w:szCs w:val="24"/>
        </w:rPr>
        <w:tab/>
      </w:r>
    </w:p>
    <w:p w14:paraId="0F4CC78C" w14:textId="77777777" w:rsidR="00055B26" w:rsidRDefault="00055B26" w:rsidP="00FE0C75">
      <w:pPr>
        <w:ind w:left="360"/>
      </w:pPr>
    </w:p>
    <w:sectPr w:rsidR="00055B26" w:rsidSect="004326AC">
      <w:headerReference w:type="default" r:id="rId17"/>
      <w:footerReference w:type="even" r:id="rId18"/>
      <w:footerReference w:type="default" r:id="rId19"/>
      <w:pgSz w:w="12240" w:h="15840" w:code="1"/>
      <w:pgMar w:top="1440" w:right="1584" w:bottom="1296" w:left="1584"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entzer, Sam" w:date="2026-01-16T09:19:00Z" w:initials="MM">
    <w:p w14:paraId="5B58ED31" w14:textId="77777777" w:rsidR="00FC0C0C" w:rsidRDefault="00FC0C0C" w:rsidP="00FC0C0C">
      <w:pPr>
        <w:pStyle w:val="CommentText"/>
      </w:pPr>
      <w:r>
        <w:rPr>
          <w:rStyle w:val="CommentReference"/>
        </w:rPr>
        <w:annotationRef/>
      </w:r>
      <w:r>
        <w:t>Deleting this since this is a national contract</w:t>
      </w:r>
    </w:p>
  </w:comment>
  <w:comment w:id="30" w:author="Mentzer, Sam" w:date="2026-01-16T09:24:00Z" w:initials="MM">
    <w:p w14:paraId="0E82B1AD" w14:textId="77777777" w:rsidR="009D23FF" w:rsidRDefault="0063345A" w:rsidP="009D23FF">
      <w:pPr>
        <w:pStyle w:val="CommentText"/>
      </w:pPr>
      <w:r>
        <w:rPr>
          <w:rStyle w:val="CommentReference"/>
        </w:rPr>
        <w:annotationRef/>
      </w:r>
      <w:r w:rsidR="009D23FF">
        <w:t>Need to grab polypharm national privacy contact since not a local contract</w:t>
      </w:r>
    </w:p>
  </w:comment>
  <w:comment w:id="31" w:author="Mentzer, Sam" w:date="2026-01-16T09:25:00Z" w:initials="MM">
    <w:p w14:paraId="20ED8989" w14:textId="4675B325" w:rsidR="009D23FF" w:rsidRDefault="009D23FF" w:rsidP="009D23FF">
      <w:pPr>
        <w:pStyle w:val="CommentText"/>
      </w:pPr>
      <w:r>
        <w:rPr>
          <w:rStyle w:val="CommentReference"/>
        </w:rPr>
        <w:annotationRef/>
      </w:r>
      <w:r>
        <w:t>Julie Gorham? Or Kamilah Jackson? Or other person?</w:t>
      </w:r>
    </w:p>
  </w:comment>
  <w:comment w:id="40" w:author="Mentzer, Sam" w:date="2026-01-16T09:25:00Z" w:initials="MM">
    <w:p w14:paraId="2F6A4236" w14:textId="77777777" w:rsidR="009D23FF" w:rsidRDefault="009D23FF" w:rsidP="009D23FF">
      <w:pPr>
        <w:pStyle w:val="CommentText"/>
      </w:pPr>
      <w:r>
        <w:rPr>
          <w:rStyle w:val="CommentReference"/>
        </w:rPr>
        <w:annotationRef/>
      </w:r>
      <w:r>
        <w:t>See above comment about national privacy contact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58ED31" w15:done="1"/>
  <w15:commentEx w15:paraId="0E82B1AD" w15:done="1"/>
  <w15:commentEx w15:paraId="20ED8989" w15:paraIdParent="0E82B1AD" w15:done="1"/>
  <w15:commentEx w15:paraId="2F6A423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01AEE6" w16cex:dateUtc="2026-01-16T17:19:00Z"/>
  <w16cex:commentExtensible w16cex:durableId="59BA32A1" w16cex:dateUtc="2026-01-16T17:24:00Z"/>
  <w16cex:commentExtensible w16cex:durableId="32D78501" w16cex:dateUtc="2026-01-16T17:25:00Z"/>
  <w16cex:commentExtensible w16cex:durableId="6F493A31" w16cex:dateUtc="2026-01-16T17: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58ED31" w16cid:durableId="5101AEE6"/>
  <w16cid:commentId w16cid:paraId="0E82B1AD" w16cid:durableId="59BA32A1"/>
  <w16cid:commentId w16cid:paraId="20ED8989" w16cid:durableId="32D78501"/>
  <w16cid:commentId w16cid:paraId="2F6A4236" w16cid:durableId="6F493A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B7BD0" w14:textId="77777777" w:rsidR="005B06BD" w:rsidRDefault="005B06BD">
      <w:pPr>
        <w:spacing w:after="0" w:line="240" w:lineRule="auto"/>
      </w:pPr>
      <w:r>
        <w:separator/>
      </w:r>
    </w:p>
  </w:endnote>
  <w:endnote w:type="continuationSeparator" w:id="0">
    <w:p w14:paraId="19F50AB6" w14:textId="77777777" w:rsidR="005B06BD" w:rsidRDefault="005B0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9A8F" w14:textId="77777777" w:rsidR="001A7EB3" w:rsidRDefault="001A7EB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F8F44B9" w14:textId="77777777" w:rsidR="001A7EB3" w:rsidRDefault="001A7E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17283" w14:textId="77777777" w:rsidR="001A7EB3" w:rsidRPr="0093476A" w:rsidRDefault="001A7EB3">
    <w:pPr>
      <w:pStyle w:val="Footer"/>
      <w:framePr w:wrap="around" w:vAnchor="text" w:hAnchor="margin" w:xAlign="center" w:y="1"/>
      <w:rPr>
        <w:rStyle w:val="PageNumber"/>
        <w:rFonts w:ascii="Arial" w:hAnsi="Arial"/>
        <w:sz w:val="24"/>
        <w:szCs w:val="24"/>
      </w:rPr>
    </w:pPr>
    <w:r w:rsidRPr="0093476A">
      <w:rPr>
        <w:rStyle w:val="PageNumber"/>
        <w:rFonts w:ascii="Arial" w:hAnsi="Arial"/>
        <w:sz w:val="24"/>
        <w:szCs w:val="24"/>
      </w:rPr>
      <w:fldChar w:fldCharType="begin"/>
    </w:r>
    <w:r w:rsidRPr="0093476A">
      <w:rPr>
        <w:rStyle w:val="PageNumber"/>
        <w:rFonts w:ascii="Arial" w:hAnsi="Arial"/>
        <w:sz w:val="24"/>
        <w:szCs w:val="24"/>
      </w:rPr>
      <w:instrText xml:space="preserve">PAGE  </w:instrText>
    </w:r>
    <w:r w:rsidRPr="0093476A">
      <w:rPr>
        <w:rStyle w:val="PageNumber"/>
        <w:rFonts w:ascii="Arial" w:hAnsi="Arial"/>
        <w:sz w:val="24"/>
        <w:szCs w:val="24"/>
      </w:rPr>
      <w:fldChar w:fldCharType="separate"/>
    </w:r>
    <w:r w:rsidR="00013F66">
      <w:rPr>
        <w:rStyle w:val="PageNumber"/>
        <w:rFonts w:ascii="Arial" w:hAnsi="Arial"/>
        <w:noProof/>
        <w:sz w:val="24"/>
        <w:szCs w:val="24"/>
      </w:rPr>
      <w:t>1</w:t>
    </w:r>
    <w:r w:rsidRPr="0093476A">
      <w:rPr>
        <w:rStyle w:val="PageNumber"/>
        <w:rFonts w:ascii="Arial" w:hAnsi="Arial"/>
        <w:sz w:val="24"/>
        <w:szCs w:val="24"/>
      </w:rPr>
      <w:fldChar w:fldCharType="end"/>
    </w:r>
  </w:p>
  <w:p w14:paraId="3422EA27" w14:textId="77777777" w:rsidR="001A7EB3" w:rsidRPr="00BF462F" w:rsidRDefault="00BF462F">
    <w:pPr>
      <w:pStyle w:val="Footer"/>
      <w:rPr>
        <w:rFonts w:ascii="Arial" w:hAnsi="Arial"/>
        <w:sz w:val="24"/>
        <w:szCs w:val="24"/>
        <w:lang w:val="en-US"/>
      </w:rPr>
    </w:pPr>
    <w:r>
      <w:rPr>
        <w:rFonts w:ascii="Arial" w:hAnsi="Arial"/>
        <w:sz w:val="24"/>
        <w:szCs w:val="24"/>
        <w:lang w:val="en-US"/>
      </w:rPr>
      <w:t xml:space="preserve">Template </w:t>
    </w:r>
    <w:r w:rsidR="001A7EB3">
      <w:rPr>
        <w:rFonts w:ascii="Arial" w:hAnsi="Arial"/>
        <w:sz w:val="24"/>
        <w:szCs w:val="24"/>
      </w:rPr>
      <w:t xml:space="preserve">Revised </w:t>
    </w:r>
    <w:r>
      <w:rPr>
        <w:rFonts w:ascii="Arial" w:hAnsi="Arial"/>
        <w:sz w:val="24"/>
        <w:szCs w:val="24"/>
        <w:lang w:val="en-US"/>
      </w:rPr>
      <w:t>February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1D4BD" w14:textId="77777777" w:rsidR="005B06BD" w:rsidRDefault="005B06BD">
      <w:pPr>
        <w:spacing w:after="0" w:line="240" w:lineRule="auto"/>
      </w:pPr>
      <w:r>
        <w:separator/>
      </w:r>
    </w:p>
  </w:footnote>
  <w:footnote w:type="continuationSeparator" w:id="0">
    <w:p w14:paraId="5D37903E" w14:textId="77777777" w:rsidR="005B06BD" w:rsidRDefault="005B06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FA3B4" w14:textId="425FAE97" w:rsidR="001A7EB3" w:rsidRDefault="001A7EB3" w:rsidP="004326AC">
    <w:pPr>
      <w:pStyle w:val="Header"/>
      <w:jc w:val="center"/>
      <w:rPr>
        <w:b/>
        <w:color w:val="FF0000"/>
      </w:rPr>
    </w:pPr>
    <w:r>
      <w:rPr>
        <w:color w:val="000000"/>
      </w:rPr>
      <w:t>BUSINESS ASSOCIATE AGREEMENT BETWEEN THE DEPARTMENT OF VETERANS AFFAIRS VETERANS HEALTH ADMINISTRATION</w:t>
    </w:r>
    <w:ins w:id="64" w:author="Mentzer, Sam" w:date="2026-01-16T09:18:00Z" w16du:dateUtc="2026-01-16T17:18:00Z">
      <w:r w:rsidR="00FA5D13">
        <w:rPr>
          <w:color w:val="000000"/>
          <w:lang w:val="en-US"/>
        </w:rPr>
        <w:t xml:space="preserve"> </w:t>
      </w:r>
    </w:ins>
    <w:del w:id="65" w:author="Mentzer, Sam" w:date="2026-01-16T09:18:00Z" w16du:dateUtc="2026-01-16T17:18:00Z">
      <w:r w:rsidR="00F22337" w:rsidDel="00FA5D13">
        <w:rPr>
          <w:color w:val="000000"/>
          <w:lang w:val="en-US"/>
        </w:rPr>
        <w:delText xml:space="preserve">, </w:delText>
      </w:r>
      <w:r w:rsidR="00F22337" w:rsidRPr="00635139" w:rsidDel="00FA5D13">
        <w:rPr>
          <w:b/>
          <w:bCs/>
          <w:color w:val="FF0000"/>
          <w:lang w:val="en-US"/>
        </w:rPr>
        <w:delText>&lt;INSERT FACILITY NAME&gt;</w:delText>
      </w:r>
      <w:r w:rsidR="00F22337" w:rsidRPr="0014521E" w:rsidDel="00FA5D13">
        <w:rPr>
          <w:lang w:val="en-US"/>
        </w:rPr>
        <w:delText>,</w:delText>
      </w:r>
      <w:r w:rsidDel="00FA5D13">
        <w:rPr>
          <w:color w:val="000000"/>
        </w:rPr>
        <w:delText xml:space="preserve"> </w:delText>
      </w:r>
    </w:del>
    <w:r>
      <w:rPr>
        <w:color w:val="000000"/>
      </w:rPr>
      <w:t>AND</w:t>
    </w:r>
    <w:r w:rsidR="00F22337">
      <w:rPr>
        <w:color w:val="000000"/>
        <w:lang w:val="en-US"/>
      </w:rPr>
      <w:t xml:space="preserve"> </w:t>
    </w:r>
    <w:r w:rsidRPr="006D2EEC">
      <w:rPr>
        <w:b/>
        <w:color w:val="FF0000"/>
      </w:rPr>
      <w:t>&lt;COMPANY/ORGANIZATION&gt;</w:t>
    </w:r>
  </w:p>
  <w:p w14:paraId="39881FBC" w14:textId="77777777" w:rsidR="001A7EB3" w:rsidRDefault="001A7EB3" w:rsidP="004326A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AAC"/>
    <w:multiLevelType w:val="multilevel"/>
    <w:tmpl w:val="7BF02936"/>
    <w:lvl w:ilvl="0">
      <w:start w:val="1"/>
      <w:numFmt w:val="decimal"/>
      <w:lvlText w:val="%1."/>
      <w:lvlJc w:val="left"/>
      <w:pPr>
        <w:tabs>
          <w:tab w:val="num" w:pos="360"/>
        </w:tabs>
        <w:ind w:left="360" w:hanging="360"/>
      </w:pPr>
      <w:rPr>
        <w:rFonts w:cs="Times New Roman" w:hint="default"/>
      </w:rPr>
    </w:lvl>
    <w:lvl w:ilvl="1" w:tentative="1">
      <w:start w:val="1"/>
      <w:numFmt w:val="lowerLetter"/>
      <w:lvlText w:val="%2."/>
      <w:lvlJc w:val="left"/>
      <w:pPr>
        <w:tabs>
          <w:tab w:val="num" w:pos="1080"/>
        </w:tabs>
        <w:ind w:left="1080" w:hanging="360"/>
      </w:pPr>
      <w:rPr>
        <w:rFonts w:cs="Times New Roman"/>
      </w:rPr>
    </w:lvl>
    <w:lvl w:ilvl="2" w:tentative="1">
      <w:start w:val="1"/>
      <w:numFmt w:val="lowerRoman"/>
      <w:lvlText w:val="%3."/>
      <w:lvlJc w:val="right"/>
      <w:pPr>
        <w:tabs>
          <w:tab w:val="num" w:pos="1800"/>
        </w:tabs>
        <w:ind w:left="1800" w:hanging="180"/>
      </w:pPr>
      <w:rPr>
        <w:rFonts w:cs="Times New Roman"/>
      </w:rPr>
    </w:lvl>
    <w:lvl w:ilvl="3" w:tentative="1">
      <w:start w:val="1"/>
      <w:numFmt w:val="decimal"/>
      <w:lvlText w:val="%4."/>
      <w:lvlJc w:val="left"/>
      <w:pPr>
        <w:tabs>
          <w:tab w:val="num" w:pos="2520"/>
        </w:tabs>
        <w:ind w:left="2520" w:hanging="360"/>
      </w:pPr>
      <w:rPr>
        <w:rFonts w:cs="Times New Roman"/>
      </w:rPr>
    </w:lvl>
    <w:lvl w:ilvl="4" w:tentative="1">
      <w:start w:val="1"/>
      <w:numFmt w:val="lowerLetter"/>
      <w:lvlText w:val="%5."/>
      <w:lvlJc w:val="left"/>
      <w:pPr>
        <w:tabs>
          <w:tab w:val="num" w:pos="3240"/>
        </w:tabs>
        <w:ind w:left="3240" w:hanging="360"/>
      </w:pPr>
      <w:rPr>
        <w:rFonts w:cs="Times New Roman"/>
      </w:rPr>
    </w:lvl>
    <w:lvl w:ilvl="5" w:tentative="1">
      <w:start w:val="1"/>
      <w:numFmt w:val="lowerRoman"/>
      <w:lvlText w:val="%6."/>
      <w:lvlJc w:val="right"/>
      <w:pPr>
        <w:tabs>
          <w:tab w:val="num" w:pos="3960"/>
        </w:tabs>
        <w:ind w:left="3960" w:hanging="180"/>
      </w:pPr>
      <w:rPr>
        <w:rFonts w:cs="Times New Roman"/>
      </w:rPr>
    </w:lvl>
    <w:lvl w:ilvl="6" w:tentative="1">
      <w:start w:val="1"/>
      <w:numFmt w:val="decimal"/>
      <w:lvlText w:val="%7."/>
      <w:lvlJc w:val="left"/>
      <w:pPr>
        <w:tabs>
          <w:tab w:val="num" w:pos="4680"/>
        </w:tabs>
        <w:ind w:left="4680" w:hanging="360"/>
      </w:pPr>
      <w:rPr>
        <w:rFonts w:cs="Times New Roman"/>
      </w:rPr>
    </w:lvl>
    <w:lvl w:ilvl="7" w:tentative="1">
      <w:start w:val="1"/>
      <w:numFmt w:val="lowerLetter"/>
      <w:lvlText w:val="%8."/>
      <w:lvlJc w:val="left"/>
      <w:pPr>
        <w:tabs>
          <w:tab w:val="num" w:pos="5400"/>
        </w:tabs>
        <w:ind w:left="5400" w:hanging="360"/>
      </w:pPr>
      <w:rPr>
        <w:rFonts w:cs="Times New Roman"/>
      </w:rPr>
    </w:lvl>
    <w:lvl w:ilvl="8" w:tentative="1">
      <w:start w:val="1"/>
      <w:numFmt w:val="lowerRoman"/>
      <w:lvlText w:val="%9."/>
      <w:lvlJc w:val="right"/>
      <w:pPr>
        <w:tabs>
          <w:tab w:val="num" w:pos="6120"/>
        </w:tabs>
        <w:ind w:left="6120" w:hanging="180"/>
      </w:pPr>
      <w:rPr>
        <w:rFonts w:cs="Times New Roman"/>
      </w:rPr>
    </w:lvl>
  </w:abstractNum>
  <w:abstractNum w:abstractNumId="1" w15:restartNumberingAfterBreak="0">
    <w:nsid w:val="0FEF0191"/>
    <w:multiLevelType w:val="hybridMultilevel"/>
    <w:tmpl w:val="BE14B5B2"/>
    <w:lvl w:ilvl="0" w:tplc="CA3C15B2">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102D4CBF"/>
    <w:multiLevelType w:val="hybridMultilevel"/>
    <w:tmpl w:val="C722DBD6"/>
    <w:lvl w:ilvl="0" w:tplc="47C4A810">
      <w:start w:val="7"/>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191B4FC4"/>
    <w:multiLevelType w:val="hybridMultilevel"/>
    <w:tmpl w:val="971EE2A2"/>
    <w:lvl w:ilvl="0" w:tplc="90B4E582">
      <w:start w:val="1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05370B"/>
    <w:multiLevelType w:val="hybridMultilevel"/>
    <w:tmpl w:val="046027AC"/>
    <w:lvl w:ilvl="0" w:tplc="3BA6AEF2">
      <w:start w:val="6"/>
      <w:numFmt w:val="upperLetter"/>
      <w:lvlText w:val="%1."/>
      <w:lvlJc w:val="left"/>
      <w:pPr>
        <w:tabs>
          <w:tab w:val="num" w:pos="540"/>
        </w:tabs>
        <w:ind w:left="54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 w15:restartNumberingAfterBreak="0">
    <w:nsid w:val="24394696"/>
    <w:multiLevelType w:val="hybridMultilevel"/>
    <w:tmpl w:val="72B8709E"/>
    <w:lvl w:ilvl="0" w:tplc="0778D6A0">
      <w:start w:val="3"/>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E6362D"/>
    <w:multiLevelType w:val="hybridMultilevel"/>
    <w:tmpl w:val="061CC76E"/>
    <w:lvl w:ilvl="0" w:tplc="7DC8019A">
      <w:start w:val="1"/>
      <w:numFmt w:val="decimal"/>
      <w:lvlText w:val="(%1)"/>
      <w:lvlJc w:val="left"/>
      <w:pPr>
        <w:ind w:left="1800" w:hanging="360"/>
      </w:pPr>
      <w:rPr>
        <w:rFonts w:ascii="Arial" w:eastAsia="Times New Roman" w:hAnsi="Arial"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B4823C3"/>
    <w:multiLevelType w:val="hybridMultilevel"/>
    <w:tmpl w:val="813C77CA"/>
    <w:lvl w:ilvl="0" w:tplc="FB582CB4">
      <w:start w:val="4"/>
      <w:numFmt w:val="decimal"/>
      <w:lvlText w:val="%1."/>
      <w:lvlJc w:val="left"/>
      <w:pPr>
        <w:tabs>
          <w:tab w:val="num" w:pos="360"/>
        </w:tabs>
        <w:ind w:left="360" w:hanging="360"/>
      </w:pPr>
      <w:rPr>
        <w:rFonts w:cs="Times New Roman" w:hint="default"/>
      </w:rPr>
    </w:lvl>
    <w:lvl w:ilvl="1" w:tplc="FAFE6832">
      <w:start w:val="1"/>
      <w:numFmt w:val="lowerLetter"/>
      <w:lvlText w:val="%2."/>
      <w:lvlJc w:val="left"/>
      <w:pPr>
        <w:tabs>
          <w:tab w:val="num" w:pos="1080"/>
        </w:tabs>
        <w:ind w:left="1080" w:hanging="360"/>
      </w:pPr>
      <w:rPr>
        <w:rFonts w:cs="Times New Roman" w:hint="default"/>
      </w:rPr>
    </w:lvl>
    <w:lvl w:ilvl="2" w:tplc="0409001B">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8" w15:restartNumberingAfterBreak="0">
    <w:nsid w:val="2C434A4F"/>
    <w:multiLevelType w:val="hybridMultilevel"/>
    <w:tmpl w:val="1FECED5C"/>
    <w:lvl w:ilvl="0" w:tplc="5D18FD8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E116409"/>
    <w:multiLevelType w:val="hybridMultilevel"/>
    <w:tmpl w:val="14F8DC72"/>
    <w:lvl w:ilvl="0" w:tplc="1BCC9F8A">
      <w:start w:val="1"/>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0" w15:restartNumberingAfterBreak="0">
    <w:nsid w:val="42ED459D"/>
    <w:multiLevelType w:val="hybridMultilevel"/>
    <w:tmpl w:val="D67E1F40"/>
    <w:lvl w:ilvl="0" w:tplc="31BC751E">
      <w:start w:val="12"/>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EF0925"/>
    <w:multiLevelType w:val="hybridMultilevel"/>
    <w:tmpl w:val="A02AF7C8"/>
    <w:lvl w:ilvl="0" w:tplc="FBC44F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E05FE3"/>
    <w:multiLevelType w:val="multilevel"/>
    <w:tmpl w:val="6B60E2D2"/>
    <w:lvl w:ilvl="0">
      <w:start w:val="1"/>
      <w:numFmt w:val="upperLetter"/>
      <w:lvlText w:val="%1."/>
      <w:lvlJc w:val="left"/>
      <w:pPr>
        <w:tabs>
          <w:tab w:val="num" w:pos="1080"/>
        </w:tabs>
        <w:ind w:left="1080" w:hanging="360"/>
      </w:pPr>
      <w:rPr>
        <w:rFonts w:cs="Times New Roman" w:hint="default"/>
      </w:rPr>
    </w:lvl>
    <w:lvl w:ilvl="1">
      <w:start w:val="1"/>
      <w:numFmt w:val="lowerLetter"/>
      <w:lvlText w:val="%2."/>
      <w:lvlJc w:val="left"/>
      <w:pPr>
        <w:tabs>
          <w:tab w:val="num" w:pos="1800"/>
        </w:tabs>
        <w:ind w:left="1800" w:hanging="360"/>
      </w:pPr>
      <w:rPr>
        <w:rFonts w:cs="Times New Roman"/>
      </w:rPr>
    </w:lvl>
    <w:lvl w:ilvl="2" w:tentative="1">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13" w15:restartNumberingAfterBreak="0">
    <w:nsid w:val="54515EEE"/>
    <w:multiLevelType w:val="hybridMultilevel"/>
    <w:tmpl w:val="C08C75B2"/>
    <w:lvl w:ilvl="0" w:tplc="0540A028">
      <w:start w:val="1"/>
      <w:numFmt w:val="decimal"/>
      <w:lvlText w:val="(%1)"/>
      <w:lvlJc w:val="left"/>
      <w:pPr>
        <w:ind w:left="1455" w:hanging="360"/>
      </w:pPr>
      <w:rPr>
        <w:rFonts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14" w15:restartNumberingAfterBreak="0">
    <w:nsid w:val="5E5A7E1F"/>
    <w:multiLevelType w:val="multilevel"/>
    <w:tmpl w:val="E092FD62"/>
    <w:lvl w:ilvl="0">
      <w:start w:val="1"/>
      <w:numFmt w:val="upperLetter"/>
      <w:lvlText w:val="%1."/>
      <w:lvlJc w:val="left"/>
      <w:pPr>
        <w:tabs>
          <w:tab w:val="num" w:pos="990"/>
        </w:tabs>
        <w:ind w:left="990" w:hanging="360"/>
      </w:pPr>
      <w:rPr>
        <w:rFonts w:cs="Times New Roman" w:hint="default"/>
      </w:rPr>
    </w:lvl>
    <w:lvl w:ilvl="1">
      <w:start w:val="1"/>
      <w:numFmt w:val="lowerRoman"/>
      <w:lvlText w:val="(%2)"/>
      <w:lvlJc w:val="left"/>
      <w:pPr>
        <w:tabs>
          <w:tab w:val="num" w:pos="2070"/>
        </w:tabs>
        <w:ind w:left="2070" w:hanging="720"/>
      </w:pPr>
      <w:rPr>
        <w:rFonts w:cs="Times New Roman" w:hint="default"/>
      </w:rPr>
    </w:lvl>
    <w:lvl w:ilvl="2" w:tentative="1">
      <w:start w:val="1"/>
      <w:numFmt w:val="lowerRoman"/>
      <w:lvlText w:val="%3."/>
      <w:lvlJc w:val="right"/>
      <w:pPr>
        <w:tabs>
          <w:tab w:val="num" w:pos="2430"/>
        </w:tabs>
        <w:ind w:left="2430" w:hanging="180"/>
      </w:pPr>
      <w:rPr>
        <w:rFonts w:cs="Times New Roman"/>
      </w:rPr>
    </w:lvl>
    <w:lvl w:ilvl="3" w:tentative="1">
      <w:start w:val="1"/>
      <w:numFmt w:val="decimal"/>
      <w:lvlText w:val="%4."/>
      <w:lvlJc w:val="left"/>
      <w:pPr>
        <w:tabs>
          <w:tab w:val="num" w:pos="3150"/>
        </w:tabs>
        <w:ind w:left="3150" w:hanging="360"/>
      </w:pPr>
      <w:rPr>
        <w:rFonts w:cs="Times New Roman"/>
      </w:rPr>
    </w:lvl>
    <w:lvl w:ilvl="4" w:tentative="1">
      <w:start w:val="1"/>
      <w:numFmt w:val="lowerLetter"/>
      <w:lvlText w:val="%5."/>
      <w:lvlJc w:val="left"/>
      <w:pPr>
        <w:tabs>
          <w:tab w:val="num" w:pos="3870"/>
        </w:tabs>
        <w:ind w:left="3870" w:hanging="360"/>
      </w:pPr>
      <w:rPr>
        <w:rFonts w:cs="Times New Roman"/>
      </w:rPr>
    </w:lvl>
    <w:lvl w:ilvl="5" w:tentative="1">
      <w:start w:val="1"/>
      <w:numFmt w:val="lowerRoman"/>
      <w:lvlText w:val="%6."/>
      <w:lvlJc w:val="right"/>
      <w:pPr>
        <w:tabs>
          <w:tab w:val="num" w:pos="4590"/>
        </w:tabs>
        <w:ind w:left="4590" w:hanging="180"/>
      </w:pPr>
      <w:rPr>
        <w:rFonts w:cs="Times New Roman"/>
      </w:rPr>
    </w:lvl>
    <w:lvl w:ilvl="6" w:tentative="1">
      <w:start w:val="1"/>
      <w:numFmt w:val="decimal"/>
      <w:lvlText w:val="%7."/>
      <w:lvlJc w:val="left"/>
      <w:pPr>
        <w:tabs>
          <w:tab w:val="num" w:pos="5310"/>
        </w:tabs>
        <w:ind w:left="5310" w:hanging="360"/>
      </w:pPr>
      <w:rPr>
        <w:rFonts w:cs="Times New Roman"/>
      </w:rPr>
    </w:lvl>
    <w:lvl w:ilvl="7" w:tentative="1">
      <w:start w:val="1"/>
      <w:numFmt w:val="lowerLetter"/>
      <w:lvlText w:val="%8."/>
      <w:lvlJc w:val="left"/>
      <w:pPr>
        <w:tabs>
          <w:tab w:val="num" w:pos="6030"/>
        </w:tabs>
        <w:ind w:left="6030" w:hanging="360"/>
      </w:pPr>
      <w:rPr>
        <w:rFonts w:cs="Times New Roman"/>
      </w:rPr>
    </w:lvl>
    <w:lvl w:ilvl="8" w:tentative="1">
      <w:start w:val="1"/>
      <w:numFmt w:val="lowerRoman"/>
      <w:lvlText w:val="%9."/>
      <w:lvlJc w:val="right"/>
      <w:pPr>
        <w:tabs>
          <w:tab w:val="num" w:pos="6750"/>
        </w:tabs>
        <w:ind w:left="6750" w:hanging="180"/>
      </w:pPr>
      <w:rPr>
        <w:rFonts w:cs="Times New Roman"/>
      </w:rPr>
    </w:lvl>
  </w:abstractNum>
  <w:abstractNum w:abstractNumId="15" w15:restartNumberingAfterBreak="0">
    <w:nsid w:val="64392065"/>
    <w:multiLevelType w:val="hybridMultilevel"/>
    <w:tmpl w:val="7B6C3F84"/>
    <w:lvl w:ilvl="0" w:tplc="E3F84DE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5C2212D"/>
    <w:multiLevelType w:val="hybridMultilevel"/>
    <w:tmpl w:val="EE665D08"/>
    <w:lvl w:ilvl="0" w:tplc="899C900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6590285"/>
    <w:multiLevelType w:val="hybridMultilevel"/>
    <w:tmpl w:val="025850C0"/>
    <w:lvl w:ilvl="0" w:tplc="A058CF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80120A0"/>
    <w:multiLevelType w:val="hybridMultilevel"/>
    <w:tmpl w:val="82BE1C82"/>
    <w:lvl w:ilvl="0" w:tplc="2DCA1C2A">
      <w:start w:val="8"/>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0394056">
    <w:abstractNumId w:val="12"/>
  </w:num>
  <w:num w:numId="2" w16cid:durableId="8266283">
    <w:abstractNumId w:val="0"/>
  </w:num>
  <w:num w:numId="3" w16cid:durableId="378170212">
    <w:abstractNumId w:val="14"/>
  </w:num>
  <w:num w:numId="4" w16cid:durableId="679745496">
    <w:abstractNumId w:val="7"/>
  </w:num>
  <w:num w:numId="5" w16cid:durableId="1986348905">
    <w:abstractNumId w:val="9"/>
  </w:num>
  <w:num w:numId="6" w16cid:durableId="1340620449">
    <w:abstractNumId w:val="4"/>
  </w:num>
  <w:num w:numId="7" w16cid:durableId="1757633682">
    <w:abstractNumId w:val="2"/>
  </w:num>
  <w:num w:numId="8" w16cid:durableId="71126454">
    <w:abstractNumId w:val="3"/>
  </w:num>
  <w:num w:numId="9" w16cid:durableId="265188224">
    <w:abstractNumId w:val="18"/>
  </w:num>
  <w:num w:numId="10" w16cid:durableId="872036080">
    <w:abstractNumId w:val="10"/>
  </w:num>
  <w:num w:numId="11" w16cid:durableId="1587225416">
    <w:abstractNumId w:val="6"/>
  </w:num>
  <w:num w:numId="12" w16cid:durableId="716047605">
    <w:abstractNumId w:val="1"/>
  </w:num>
  <w:num w:numId="13" w16cid:durableId="1654137560">
    <w:abstractNumId w:val="5"/>
  </w:num>
  <w:num w:numId="14" w16cid:durableId="1646085943">
    <w:abstractNumId w:val="13"/>
  </w:num>
  <w:num w:numId="15" w16cid:durableId="1297292540">
    <w:abstractNumId w:val="17"/>
  </w:num>
  <w:num w:numId="16" w16cid:durableId="902644412">
    <w:abstractNumId w:val="16"/>
  </w:num>
  <w:num w:numId="17" w16cid:durableId="1675841885">
    <w:abstractNumId w:val="8"/>
  </w:num>
  <w:num w:numId="18" w16cid:durableId="725107233">
    <w:abstractNumId w:val="15"/>
  </w:num>
  <w:num w:numId="19" w16cid:durableId="52849147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ntzer, Sam">
    <w15:presenceInfo w15:providerId="AD" w15:userId="S::Megan.Mentzer@va.gov::36155a51-74dd-43b3-bf8f-ea5feefdac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43A4E02A-FFDE-4577-BE63-1DC3C3CF4FAA}"/>
    <w:docVar w:name="dgnword-eventsink" w:val="319604272"/>
  </w:docVars>
  <w:rsids>
    <w:rsidRoot w:val="004326AC"/>
    <w:rsid w:val="0000013A"/>
    <w:rsid w:val="0000237E"/>
    <w:rsid w:val="000026E3"/>
    <w:rsid w:val="00003919"/>
    <w:rsid w:val="00013F66"/>
    <w:rsid w:val="0002531C"/>
    <w:rsid w:val="00031E5A"/>
    <w:rsid w:val="00034EE3"/>
    <w:rsid w:val="000356DF"/>
    <w:rsid w:val="00055B26"/>
    <w:rsid w:val="00066032"/>
    <w:rsid w:val="000726E5"/>
    <w:rsid w:val="000A2727"/>
    <w:rsid w:val="000B079F"/>
    <w:rsid w:val="000C2E24"/>
    <w:rsid w:val="000D0C5F"/>
    <w:rsid w:val="000E0593"/>
    <w:rsid w:val="00107764"/>
    <w:rsid w:val="00121B65"/>
    <w:rsid w:val="001235F2"/>
    <w:rsid w:val="0013320C"/>
    <w:rsid w:val="001345C7"/>
    <w:rsid w:val="0013674F"/>
    <w:rsid w:val="00142395"/>
    <w:rsid w:val="00143DFE"/>
    <w:rsid w:val="0014521E"/>
    <w:rsid w:val="001457BC"/>
    <w:rsid w:val="00156756"/>
    <w:rsid w:val="00180818"/>
    <w:rsid w:val="001A35FE"/>
    <w:rsid w:val="001A7EB3"/>
    <w:rsid w:val="001B18BA"/>
    <w:rsid w:val="001B1BA2"/>
    <w:rsid w:val="001B3512"/>
    <w:rsid w:val="001B7F9F"/>
    <w:rsid w:val="001C2F4C"/>
    <w:rsid w:val="001D619F"/>
    <w:rsid w:val="001E381A"/>
    <w:rsid w:val="001E4B22"/>
    <w:rsid w:val="001F1286"/>
    <w:rsid w:val="001F2A3C"/>
    <w:rsid w:val="00200034"/>
    <w:rsid w:val="00206223"/>
    <w:rsid w:val="00212BEE"/>
    <w:rsid w:val="00215772"/>
    <w:rsid w:val="00215B1C"/>
    <w:rsid w:val="00240FA9"/>
    <w:rsid w:val="002454F3"/>
    <w:rsid w:val="00261C9E"/>
    <w:rsid w:val="00262EB5"/>
    <w:rsid w:val="00272B2C"/>
    <w:rsid w:val="002925B1"/>
    <w:rsid w:val="002929C9"/>
    <w:rsid w:val="00293EAE"/>
    <w:rsid w:val="00294E27"/>
    <w:rsid w:val="002B078E"/>
    <w:rsid w:val="002B7084"/>
    <w:rsid w:val="002C0C4F"/>
    <w:rsid w:val="002C4F9D"/>
    <w:rsid w:val="002D000B"/>
    <w:rsid w:val="002D078B"/>
    <w:rsid w:val="002D45A9"/>
    <w:rsid w:val="002E5A11"/>
    <w:rsid w:val="002F02B0"/>
    <w:rsid w:val="002F079D"/>
    <w:rsid w:val="002F1611"/>
    <w:rsid w:val="002F328B"/>
    <w:rsid w:val="002F32C2"/>
    <w:rsid w:val="002F561D"/>
    <w:rsid w:val="002F6E21"/>
    <w:rsid w:val="00301DF7"/>
    <w:rsid w:val="0031115B"/>
    <w:rsid w:val="00325402"/>
    <w:rsid w:val="00326673"/>
    <w:rsid w:val="00326A3F"/>
    <w:rsid w:val="003447DB"/>
    <w:rsid w:val="0034582D"/>
    <w:rsid w:val="00365B78"/>
    <w:rsid w:val="00366377"/>
    <w:rsid w:val="00366439"/>
    <w:rsid w:val="00392DF0"/>
    <w:rsid w:val="003B3054"/>
    <w:rsid w:val="003C0F0F"/>
    <w:rsid w:val="003C748C"/>
    <w:rsid w:val="003D1DB4"/>
    <w:rsid w:val="003D5895"/>
    <w:rsid w:val="003F7903"/>
    <w:rsid w:val="00423155"/>
    <w:rsid w:val="004326AC"/>
    <w:rsid w:val="004427A0"/>
    <w:rsid w:val="004509B0"/>
    <w:rsid w:val="00464F71"/>
    <w:rsid w:val="00473446"/>
    <w:rsid w:val="00481F07"/>
    <w:rsid w:val="00495964"/>
    <w:rsid w:val="004959E4"/>
    <w:rsid w:val="004A08BA"/>
    <w:rsid w:val="004A318A"/>
    <w:rsid w:val="004A3DB7"/>
    <w:rsid w:val="004C36F0"/>
    <w:rsid w:val="004D7371"/>
    <w:rsid w:val="004E05F2"/>
    <w:rsid w:val="004E2D4E"/>
    <w:rsid w:val="004E4D8C"/>
    <w:rsid w:val="004F1836"/>
    <w:rsid w:val="004F676F"/>
    <w:rsid w:val="00540C42"/>
    <w:rsid w:val="005613DA"/>
    <w:rsid w:val="00566E13"/>
    <w:rsid w:val="00571B2D"/>
    <w:rsid w:val="00584E10"/>
    <w:rsid w:val="0059563B"/>
    <w:rsid w:val="005A2808"/>
    <w:rsid w:val="005B06BD"/>
    <w:rsid w:val="005B2134"/>
    <w:rsid w:val="005C6828"/>
    <w:rsid w:val="005D7F63"/>
    <w:rsid w:val="005E4717"/>
    <w:rsid w:val="005E79A1"/>
    <w:rsid w:val="0060472E"/>
    <w:rsid w:val="00613B05"/>
    <w:rsid w:val="00614D96"/>
    <w:rsid w:val="00620EF0"/>
    <w:rsid w:val="00622EA2"/>
    <w:rsid w:val="0063345A"/>
    <w:rsid w:val="00635139"/>
    <w:rsid w:val="00643C3D"/>
    <w:rsid w:val="006515F3"/>
    <w:rsid w:val="00660FBB"/>
    <w:rsid w:val="00662230"/>
    <w:rsid w:val="006705F7"/>
    <w:rsid w:val="00676176"/>
    <w:rsid w:val="0068755D"/>
    <w:rsid w:val="00690CDD"/>
    <w:rsid w:val="006B2446"/>
    <w:rsid w:val="006D1642"/>
    <w:rsid w:val="006D2EEC"/>
    <w:rsid w:val="006E39E8"/>
    <w:rsid w:val="006E468F"/>
    <w:rsid w:val="006E5DBB"/>
    <w:rsid w:val="006F0FF3"/>
    <w:rsid w:val="00714687"/>
    <w:rsid w:val="007451B8"/>
    <w:rsid w:val="007559E0"/>
    <w:rsid w:val="007607B5"/>
    <w:rsid w:val="00771C42"/>
    <w:rsid w:val="007B4515"/>
    <w:rsid w:val="007C3099"/>
    <w:rsid w:val="007C727D"/>
    <w:rsid w:val="007D4800"/>
    <w:rsid w:val="00801A8F"/>
    <w:rsid w:val="00813C43"/>
    <w:rsid w:val="00817F8F"/>
    <w:rsid w:val="008202E3"/>
    <w:rsid w:val="00827D91"/>
    <w:rsid w:val="00853FC3"/>
    <w:rsid w:val="00864CE6"/>
    <w:rsid w:val="008702BA"/>
    <w:rsid w:val="00871CA9"/>
    <w:rsid w:val="00881FC4"/>
    <w:rsid w:val="008A25DF"/>
    <w:rsid w:val="008A6077"/>
    <w:rsid w:val="008B12CA"/>
    <w:rsid w:val="008B20EB"/>
    <w:rsid w:val="008D30E2"/>
    <w:rsid w:val="008E12A7"/>
    <w:rsid w:val="008E5C2F"/>
    <w:rsid w:val="008F1C5A"/>
    <w:rsid w:val="008F36A0"/>
    <w:rsid w:val="00902C75"/>
    <w:rsid w:val="0090777B"/>
    <w:rsid w:val="00924555"/>
    <w:rsid w:val="00946383"/>
    <w:rsid w:val="00950ED8"/>
    <w:rsid w:val="00952D2D"/>
    <w:rsid w:val="0095564D"/>
    <w:rsid w:val="009567CA"/>
    <w:rsid w:val="00971732"/>
    <w:rsid w:val="00984B20"/>
    <w:rsid w:val="009B79AD"/>
    <w:rsid w:val="009C2B62"/>
    <w:rsid w:val="009C4FBC"/>
    <w:rsid w:val="009D1C57"/>
    <w:rsid w:val="009D23FF"/>
    <w:rsid w:val="009E530F"/>
    <w:rsid w:val="009E6895"/>
    <w:rsid w:val="00A030F9"/>
    <w:rsid w:val="00A21DCE"/>
    <w:rsid w:val="00A30387"/>
    <w:rsid w:val="00A55519"/>
    <w:rsid w:val="00A67867"/>
    <w:rsid w:val="00A90836"/>
    <w:rsid w:val="00A96581"/>
    <w:rsid w:val="00A965A5"/>
    <w:rsid w:val="00AA18AF"/>
    <w:rsid w:val="00AA2452"/>
    <w:rsid w:val="00AA61F8"/>
    <w:rsid w:val="00AB02B0"/>
    <w:rsid w:val="00AC669C"/>
    <w:rsid w:val="00AD3F6E"/>
    <w:rsid w:val="00AF1823"/>
    <w:rsid w:val="00AF1C12"/>
    <w:rsid w:val="00B01155"/>
    <w:rsid w:val="00B02C63"/>
    <w:rsid w:val="00B11531"/>
    <w:rsid w:val="00B13ED6"/>
    <w:rsid w:val="00B14247"/>
    <w:rsid w:val="00B31FA6"/>
    <w:rsid w:val="00B37473"/>
    <w:rsid w:val="00B41A02"/>
    <w:rsid w:val="00B44306"/>
    <w:rsid w:val="00B60DFB"/>
    <w:rsid w:val="00B70B86"/>
    <w:rsid w:val="00B775C3"/>
    <w:rsid w:val="00B77EC3"/>
    <w:rsid w:val="00B83E99"/>
    <w:rsid w:val="00B85A66"/>
    <w:rsid w:val="00B9368D"/>
    <w:rsid w:val="00B947C6"/>
    <w:rsid w:val="00B964D5"/>
    <w:rsid w:val="00BB51C0"/>
    <w:rsid w:val="00BB5A37"/>
    <w:rsid w:val="00BF462F"/>
    <w:rsid w:val="00BF56DD"/>
    <w:rsid w:val="00C0135F"/>
    <w:rsid w:val="00C20B55"/>
    <w:rsid w:val="00C35B6E"/>
    <w:rsid w:val="00C40C29"/>
    <w:rsid w:val="00C63BF8"/>
    <w:rsid w:val="00C63D21"/>
    <w:rsid w:val="00C64EB9"/>
    <w:rsid w:val="00C65A31"/>
    <w:rsid w:val="00C84B6A"/>
    <w:rsid w:val="00CA12AE"/>
    <w:rsid w:val="00CA6116"/>
    <w:rsid w:val="00CC05D6"/>
    <w:rsid w:val="00CD0B83"/>
    <w:rsid w:val="00CF4093"/>
    <w:rsid w:val="00D07217"/>
    <w:rsid w:val="00D14D9C"/>
    <w:rsid w:val="00D15F97"/>
    <w:rsid w:val="00D30C71"/>
    <w:rsid w:val="00D42D4B"/>
    <w:rsid w:val="00D52960"/>
    <w:rsid w:val="00D66428"/>
    <w:rsid w:val="00D8359D"/>
    <w:rsid w:val="00D90E30"/>
    <w:rsid w:val="00D91203"/>
    <w:rsid w:val="00DB3BAD"/>
    <w:rsid w:val="00DB4A79"/>
    <w:rsid w:val="00DB79B5"/>
    <w:rsid w:val="00DD3486"/>
    <w:rsid w:val="00DD681F"/>
    <w:rsid w:val="00DE4EB1"/>
    <w:rsid w:val="00DF4ED8"/>
    <w:rsid w:val="00DF542B"/>
    <w:rsid w:val="00E14258"/>
    <w:rsid w:val="00E27A09"/>
    <w:rsid w:val="00E30699"/>
    <w:rsid w:val="00E36517"/>
    <w:rsid w:val="00E4442E"/>
    <w:rsid w:val="00E528E2"/>
    <w:rsid w:val="00E5351D"/>
    <w:rsid w:val="00E6125B"/>
    <w:rsid w:val="00EA3A8E"/>
    <w:rsid w:val="00EA407F"/>
    <w:rsid w:val="00ED3AEE"/>
    <w:rsid w:val="00ED4393"/>
    <w:rsid w:val="00EE42E2"/>
    <w:rsid w:val="00EF5A13"/>
    <w:rsid w:val="00EF5F40"/>
    <w:rsid w:val="00F0056C"/>
    <w:rsid w:val="00F032BA"/>
    <w:rsid w:val="00F061A8"/>
    <w:rsid w:val="00F1000A"/>
    <w:rsid w:val="00F101A3"/>
    <w:rsid w:val="00F2227E"/>
    <w:rsid w:val="00F22337"/>
    <w:rsid w:val="00F3711F"/>
    <w:rsid w:val="00F40922"/>
    <w:rsid w:val="00F468C1"/>
    <w:rsid w:val="00F469B4"/>
    <w:rsid w:val="00F5156F"/>
    <w:rsid w:val="00F53413"/>
    <w:rsid w:val="00F64C15"/>
    <w:rsid w:val="00F83045"/>
    <w:rsid w:val="00F84CA7"/>
    <w:rsid w:val="00F86056"/>
    <w:rsid w:val="00F900F3"/>
    <w:rsid w:val="00F9022A"/>
    <w:rsid w:val="00F951F0"/>
    <w:rsid w:val="00FA2A0A"/>
    <w:rsid w:val="00FA48DE"/>
    <w:rsid w:val="00FA5D13"/>
    <w:rsid w:val="00FB2ED0"/>
    <w:rsid w:val="00FB6E4D"/>
    <w:rsid w:val="00FC0094"/>
    <w:rsid w:val="00FC0C0C"/>
    <w:rsid w:val="00FC7B55"/>
    <w:rsid w:val="00FD17D0"/>
    <w:rsid w:val="00FD5192"/>
    <w:rsid w:val="00FD6799"/>
    <w:rsid w:val="00FE0C75"/>
    <w:rsid w:val="00FE71E6"/>
    <w:rsid w:val="00FF7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5DFD4"/>
  <w15:chartTrackingRefBased/>
  <w15:docId w15:val="{BCDEC3C6-061C-4F1E-ABD1-35F9502EA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B2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rsid w:val="004326AC"/>
    <w:pPr>
      <w:spacing w:after="0" w:line="360" w:lineRule="auto"/>
      <w:ind w:firstLine="540"/>
    </w:pPr>
    <w:rPr>
      <w:rFonts w:ascii="Times New Roman" w:eastAsia="Times New Roman" w:hAnsi="Times New Roman"/>
      <w:sz w:val="26"/>
      <w:szCs w:val="20"/>
      <w:lang w:val="x-none" w:eastAsia="x-none"/>
    </w:rPr>
  </w:style>
  <w:style w:type="character" w:customStyle="1" w:styleId="BodyTextIndentChar">
    <w:name w:val="Body Text Indent Char"/>
    <w:link w:val="BodyTextIndent"/>
    <w:uiPriority w:val="99"/>
    <w:rsid w:val="004326AC"/>
    <w:rPr>
      <w:rFonts w:ascii="Times New Roman" w:eastAsia="Times New Roman" w:hAnsi="Times New Roman" w:cs="Times New Roman"/>
      <w:sz w:val="26"/>
      <w:szCs w:val="20"/>
    </w:rPr>
  </w:style>
  <w:style w:type="paragraph" w:styleId="Footer">
    <w:name w:val="footer"/>
    <w:basedOn w:val="Normal"/>
    <w:link w:val="FooterChar"/>
    <w:uiPriority w:val="99"/>
    <w:rsid w:val="004326AC"/>
    <w:pPr>
      <w:tabs>
        <w:tab w:val="center" w:pos="4320"/>
        <w:tab w:val="right" w:pos="8640"/>
      </w:tabs>
      <w:spacing w:after="0" w:line="240" w:lineRule="auto"/>
    </w:pPr>
    <w:rPr>
      <w:rFonts w:ascii="Times New Roman" w:eastAsia="Times New Roman" w:hAnsi="Times New Roman"/>
      <w:sz w:val="26"/>
      <w:szCs w:val="20"/>
      <w:lang w:val="x-none" w:eastAsia="x-none"/>
    </w:rPr>
  </w:style>
  <w:style w:type="character" w:customStyle="1" w:styleId="FooterChar">
    <w:name w:val="Footer Char"/>
    <w:link w:val="Footer"/>
    <w:uiPriority w:val="99"/>
    <w:rsid w:val="004326AC"/>
    <w:rPr>
      <w:rFonts w:ascii="Times New Roman" w:eastAsia="Times New Roman" w:hAnsi="Times New Roman" w:cs="Times New Roman"/>
      <w:sz w:val="26"/>
      <w:szCs w:val="20"/>
    </w:rPr>
  </w:style>
  <w:style w:type="paragraph" w:styleId="BlockText">
    <w:name w:val="Block Text"/>
    <w:basedOn w:val="Normal"/>
    <w:uiPriority w:val="99"/>
    <w:rsid w:val="004326AC"/>
    <w:pPr>
      <w:spacing w:after="0" w:line="360" w:lineRule="auto"/>
      <w:ind w:left="900" w:right="180" w:hanging="360"/>
    </w:pPr>
    <w:rPr>
      <w:rFonts w:ascii="Times New Roman" w:eastAsia="Times New Roman" w:hAnsi="Times New Roman"/>
      <w:sz w:val="26"/>
      <w:szCs w:val="20"/>
    </w:rPr>
  </w:style>
  <w:style w:type="paragraph" w:styleId="BodyTextIndent3">
    <w:name w:val="Body Text Indent 3"/>
    <w:basedOn w:val="Normal"/>
    <w:link w:val="BodyTextIndent3Char"/>
    <w:uiPriority w:val="99"/>
    <w:rsid w:val="004326AC"/>
    <w:pPr>
      <w:autoSpaceDE w:val="0"/>
      <w:autoSpaceDN w:val="0"/>
      <w:adjustRightInd w:val="0"/>
      <w:spacing w:after="0" w:line="240" w:lineRule="auto"/>
      <w:ind w:left="1080" w:hanging="173"/>
      <w:jc w:val="both"/>
    </w:pPr>
    <w:rPr>
      <w:rFonts w:ascii="Arial" w:eastAsia="Times New Roman" w:hAnsi="Arial"/>
      <w:color w:val="000000"/>
      <w:sz w:val="24"/>
      <w:szCs w:val="20"/>
      <w:lang w:val="x-none" w:eastAsia="x-none"/>
    </w:rPr>
  </w:style>
  <w:style w:type="character" w:customStyle="1" w:styleId="BodyTextIndent3Char">
    <w:name w:val="Body Text Indent 3 Char"/>
    <w:link w:val="BodyTextIndent3"/>
    <w:uiPriority w:val="99"/>
    <w:rsid w:val="004326AC"/>
    <w:rPr>
      <w:rFonts w:ascii="Arial" w:eastAsia="Times New Roman" w:hAnsi="Arial" w:cs="Times New Roman"/>
      <w:color w:val="000000"/>
      <w:sz w:val="24"/>
      <w:szCs w:val="20"/>
    </w:rPr>
  </w:style>
  <w:style w:type="character" w:styleId="PageNumber">
    <w:name w:val="page number"/>
    <w:uiPriority w:val="99"/>
    <w:rsid w:val="004326AC"/>
    <w:rPr>
      <w:rFonts w:cs="Times New Roman"/>
    </w:rPr>
  </w:style>
  <w:style w:type="paragraph" w:styleId="Header">
    <w:name w:val="header"/>
    <w:basedOn w:val="Normal"/>
    <w:link w:val="HeaderChar"/>
    <w:uiPriority w:val="99"/>
    <w:rsid w:val="004326AC"/>
    <w:pPr>
      <w:tabs>
        <w:tab w:val="center" w:pos="4320"/>
        <w:tab w:val="right" w:pos="8640"/>
      </w:tabs>
      <w:spacing w:after="0" w:line="240" w:lineRule="auto"/>
    </w:pPr>
    <w:rPr>
      <w:rFonts w:ascii="Arial" w:eastAsia="Times New Roman" w:hAnsi="Arial"/>
      <w:sz w:val="24"/>
      <w:szCs w:val="24"/>
      <w:lang w:val="x-none" w:eastAsia="x-none"/>
    </w:rPr>
  </w:style>
  <w:style w:type="character" w:customStyle="1" w:styleId="HeaderChar">
    <w:name w:val="Header Char"/>
    <w:link w:val="Header"/>
    <w:uiPriority w:val="99"/>
    <w:rsid w:val="004326AC"/>
    <w:rPr>
      <w:rFonts w:ascii="Arial" w:eastAsia="Times New Roman" w:hAnsi="Arial" w:cs="Times New Roman"/>
      <w:sz w:val="24"/>
      <w:szCs w:val="24"/>
    </w:rPr>
  </w:style>
  <w:style w:type="paragraph" w:styleId="ListParagraph">
    <w:name w:val="List Paragraph"/>
    <w:basedOn w:val="Normal"/>
    <w:uiPriority w:val="34"/>
    <w:qFormat/>
    <w:rsid w:val="004326AC"/>
    <w:pPr>
      <w:spacing w:after="0" w:line="240" w:lineRule="auto"/>
      <w:ind w:left="720"/>
    </w:pPr>
    <w:rPr>
      <w:rFonts w:ascii="Arial" w:eastAsia="Times New Roman" w:hAnsi="Arial"/>
      <w:sz w:val="24"/>
      <w:szCs w:val="24"/>
    </w:rPr>
  </w:style>
  <w:style w:type="character" w:styleId="Hyperlink">
    <w:name w:val="Hyperlink"/>
    <w:uiPriority w:val="99"/>
    <w:unhideWhenUsed/>
    <w:rsid w:val="00034EE3"/>
    <w:rPr>
      <w:color w:val="0000FF"/>
      <w:u w:val="single"/>
    </w:rPr>
  </w:style>
  <w:style w:type="character" w:styleId="CommentReference">
    <w:name w:val="annotation reference"/>
    <w:uiPriority w:val="99"/>
    <w:semiHidden/>
    <w:unhideWhenUsed/>
    <w:rsid w:val="00FD6799"/>
    <w:rPr>
      <w:sz w:val="16"/>
      <w:szCs w:val="16"/>
    </w:rPr>
  </w:style>
  <w:style w:type="paragraph" w:styleId="CommentText">
    <w:name w:val="annotation text"/>
    <w:basedOn w:val="Normal"/>
    <w:link w:val="CommentTextChar"/>
    <w:uiPriority w:val="99"/>
    <w:unhideWhenUsed/>
    <w:rsid w:val="00FD6799"/>
    <w:rPr>
      <w:sz w:val="20"/>
      <w:szCs w:val="20"/>
    </w:rPr>
  </w:style>
  <w:style w:type="character" w:customStyle="1" w:styleId="CommentTextChar">
    <w:name w:val="Comment Text Char"/>
    <w:basedOn w:val="DefaultParagraphFont"/>
    <w:link w:val="CommentText"/>
    <w:uiPriority w:val="99"/>
    <w:rsid w:val="00FD6799"/>
  </w:style>
  <w:style w:type="paragraph" w:styleId="CommentSubject">
    <w:name w:val="annotation subject"/>
    <w:basedOn w:val="CommentText"/>
    <w:next w:val="CommentText"/>
    <w:link w:val="CommentSubjectChar"/>
    <w:uiPriority w:val="99"/>
    <w:semiHidden/>
    <w:unhideWhenUsed/>
    <w:rsid w:val="00FD6799"/>
    <w:rPr>
      <w:b/>
      <w:bCs/>
      <w:lang w:val="x-none" w:eastAsia="x-none"/>
    </w:rPr>
  </w:style>
  <w:style w:type="character" w:customStyle="1" w:styleId="CommentSubjectChar">
    <w:name w:val="Comment Subject Char"/>
    <w:link w:val="CommentSubject"/>
    <w:uiPriority w:val="99"/>
    <w:semiHidden/>
    <w:rsid w:val="00FD6799"/>
    <w:rPr>
      <w:b/>
      <w:bCs/>
    </w:rPr>
  </w:style>
  <w:style w:type="paragraph" w:styleId="BalloonText">
    <w:name w:val="Balloon Text"/>
    <w:basedOn w:val="Normal"/>
    <w:link w:val="BalloonTextChar"/>
    <w:uiPriority w:val="99"/>
    <w:semiHidden/>
    <w:unhideWhenUsed/>
    <w:rsid w:val="00FD679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D6799"/>
    <w:rPr>
      <w:rFonts w:ascii="Tahoma" w:hAnsi="Tahoma" w:cs="Tahoma"/>
      <w:sz w:val="16"/>
      <w:szCs w:val="16"/>
    </w:rPr>
  </w:style>
  <w:style w:type="paragraph" w:customStyle="1" w:styleId="Default">
    <w:name w:val="Default"/>
    <w:rsid w:val="0000013A"/>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2454F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VHABAAIssues@va.gov"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VHABAAIssues@va.gov"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77d76df-b0db-43ea-bab2-3f76144d207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3F2641B35EDFA4E9FDD651B59E6E695" ma:contentTypeVersion="10" ma:contentTypeDescription="Create a new document." ma:contentTypeScope="" ma:versionID="881c002ae3c6d59e9b8e6529f1eddc28">
  <xsd:schema xmlns:xsd="http://www.w3.org/2001/XMLSchema" xmlns:xs="http://www.w3.org/2001/XMLSchema" xmlns:p="http://schemas.microsoft.com/office/2006/metadata/properties" xmlns:ns2="c77d76df-b0db-43ea-bab2-3f76144d2070" targetNamespace="http://schemas.microsoft.com/office/2006/metadata/properties" ma:root="true" ma:fieldsID="5afde1b7d2e3bfa9213b9a0d31cb3153" ns2:_="">
    <xsd:import namespace="c77d76df-b0db-43ea-bab2-3f76144d20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7d76df-b0db-43ea-bab2-3f76144d20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5214CC-5F06-4354-A4FA-9DAAADACB6EC}">
  <ds:schemaRefs>
    <ds:schemaRef ds:uri="http://schemas.openxmlformats.org/officeDocument/2006/bibliography"/>
  </ds:schemaRefs>
</ds:datastoreItem>
</file>

<file path=customXml/itemProps2.xml><?xml version="1.0" encoding="utf-8"?>
<ds:datastoreItem xmlns:ds="http://schemas.openxmlformats.org/officeDocument/2006/customXml" ds:itemID="{63CD05A6-C198-4128-AC53-B0FC89871B0F}">
  <ds:schemaRefs>
    <ds:schemaRef ds:uri="http://schemas.microsoft.com/sharepoint/v3/contenttype/forms"/>
  </ds:schemaRefs>
</ds:datastoreItem>
</file>

<file path=customXml/itemProps3.xml><?xml version="1.0" encoding="utf-8"?>
<ds:datastoreItem xmlns:ds="http://schemas.openxmlformats.org/officeDocument/2006/customXml" ds:itemID="{133D4017-58E9-4AEF-BF18-86B300C73951}">
  <ds:schemaRefs>
    <ds:schemaRef ds:uri="http://purl.org/dc/elements/1.1/"/>
    <ds:schemaRef ds:uri="http://schemas.microsoft.com/office/2006/metadata/properties"/>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c77d76df-b0db-43ea-bab2-3f76144d2070"/>
    <ds:schemaRef ds:uri="http://www.w3.org/XML/1998/namespace"/>
    <ds:schemaRef ds:uri="http://purl.org/dc/dcmitype/"/>
  </ds:schemaRefs>
</ds:datastoreItem>
</file>

<file path=customXml/itemProps4.xml><?xml version="1.0" encoding="utf-8"?>
<ds:datastoreItem xmlns:ds="http://schemas.openxmlformats.org/officeDocument/2006/customXml" ds:itemID="{F0CA53DE-F097-45CC-9651-62D67D19F8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7d76df-b0db-43ea-bab2-3f76144d20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8</Pages>
  <Words>2445</Words>
  <Characters>13586</Characters>
  <Application>Microsoft Office Word</Application>
  <DocSecurity>0</DocSecurity>
  <Lines>310</Lines>
  <Paragraphs>75</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16167</CharactersWithSpaces>
  <SharedDoc>false</SharedDoc>
  <HLinks>
    <vt:vector size="12" baseType="variant">
      <vt:variant>
        <vt:i4>5963875</vt:i4>
      </vt:variant>
      <vt:variant>
        <vt:i4>3</vt:i4>
      </vt:variant>
      <vt:variant>
        <vt:i4>0</vt:i4>
      </vt:variant>
      <vt:variant>
        <vt:i4>5</vt:i4>
      </vt:variant>
      <vt:variant>
        <vt:lpwstr>mailto:VHABAAIssues@va.gov</vt:lpwstr>
      </vt:variant>
      <vt:variant>
        <vt:lpwstr/>
      </vt:variant>
      <vt:variant>
        <vt:i4>5963875</vt:i4>
      </vt:variant>
      <vt:variant>
        <vt:i4>0</vt:i4>
      </vt:variant>
      <vt:variant>
        <vt:i4>0</vt:i4>
      </vt:variant>
      <vt:variant>
        <vt:i4>5</vt:i4>
      </vt:variant>
      <vt:variant>
        <vt:lpwstr>mailto:VHABAAIssues@va.gov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vhacogwynj</dc:creator>
  <cp:keywords/>
  <cp:lastModifiedBy>Juliano, Elena</cp:lastModifiedBy>
  <cp:revision>2</cp:revision>
  <cp:lastPrinted>2013-03-27T16:50:00Z</cp:lastPrinted>
  <dcterms:created xsi:type="dcterms:W3CDTF">2026-01-19T23:06:00Z</dcterms:created>
  <dcterms:modified xsi:type="dcterms:W3CDTF">2026-01-19T23:06:00Z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ies>
</file>