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45BAF" w14:textId="6FDD6F15" w:rsidR="00BD0422" w:rsidRDefault="004F2AF2">
      <w:pPr>
        <w:pageBreakBefore/>
        <w:sectPr w:rsidR="00BD0422">
          <w:type w:val="continuous"/>
          <w:pgSz w:w="12240" w:h="15840"/>
          <w:pgMar w:top="1080" w:right="1440" w:bottom="1080" w:left="1440" w:header="360" w:footer="360" w:gutter="0"/>
          <w:cols w:space="720"/>
        </w:sectPr>
      </w:pPr>
      <w:r>
        <w:fldChar w:fldCharType="begin"/>
      </w:r>
      <w:r>
        <w:instrText>TC "</w:instrText>
      </w:r>
      <w:bookmarkStart w:id="0" w:name="_Toc201052566"/>
      <w:r>
        <w:instrText>SECTION A</w:instrText>
      </w:r>
      <w:bookmarkEnd w:id="0"/>
      <w:r>
        <w:instrText>" \l 1</w:instrText>
      </w:r>
      <w:r>
        <w:fldChar w:fldCharType="end"/>
      </w:r>
      <w:r>
        <w:fldChar w:fldCharType="begin"/>
      </w:r>
      <w:r>
        <w:instrText>TC "</w:instrText>
      </w:r>
      <w:bookmarkStart w:id="1" w:name="_Toc201052567"/>
      <w:r>
        <w:instrText>A.1  SF 1449  SOLICITATION/CONTRACT/ORDER FOR COMMERCIAL PRODUCTS AND COMMERCIAL SERVICES</w:instrText>
      </w:r>
      <w:bookmarkEnd w:id="1"/>
      <w:r>
        <w:instrText>" \l 2</w:instrText>
      </w:r>
      <w:r>
        <w:fldChar w:fldCharType="end"/>
      </w:r>
      <w:r w:rsidR="001A092A">
        <w:rPr>
          <w:noProof/>
        </w:rPr>
        <mc:AlternateContent>
          <mc:Choice Requires="wpg">
            <w:drawing>
              <wp:anchor distT="0" distB="0" distL="114300" distR="114300" simplePos="0" relativeHeight="251658240" behindDoc="0" locked="0" layoutInCell="1" allowOverlap="1" wp14:anchorId="659461BC" wp14:editId="3E0F6689">
                <wp:simplePos x="0" y="0"/>
                <wp:positionH relativeFrom="page">
                  <wp:posOffset>0</wp:posOffset>
                </wp:positionH>
                <wp:positionV relativeFrom="page">
                  <wp:posOffset>0</wp:posOffset>
                </wp:positionV>
                <wp:extent cx="7772400" cy="10058400"/>
                <wp:effectExtent l="0" t="0" r="1476375" b="0"/>
                <wp:wrapNone/>
                <wp:docPr id="269872281"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16432523"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2304946"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2473125"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3548560"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2395403"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3017650"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6191568"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1445011"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5642089"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5204222"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2344333"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9507321"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7715021"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8381113"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1561343"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6606244"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362799"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482503"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8495899"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524988"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2479184"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8396649"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1283486"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877235"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407343"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5592208"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0120776"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8218165"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3140379"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6562947"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0160366"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0479538"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1784941"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2576492"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50575152"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28971881"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5339244"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8784392"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3023047"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644577"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5783404"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0146049"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9280011"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0971953"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7986063"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5342884"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4626862"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2074488"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5742244"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8483888"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6591891"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8691885"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3740002"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7008059"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6373499"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06779"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2060706"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129995"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2374889"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2656705"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328160"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468486"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2754361"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3682999"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4750311"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2983386"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4480713"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1225103"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9584490"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5657753"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5659341"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521036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5481480"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1353248"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9420205"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8653797"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6881211"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1931577"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282255"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4209532"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432999"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6649551"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5717135"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2402590"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9871220"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2086693"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6590375"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1485648"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7309811"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2209714"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2096667"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8164401"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9524831"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604099"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3396955"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4138866"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7426902"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8042544"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7790645"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8328499"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3177331"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8810754"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0578528"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7309903"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547072"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6681405"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5716617"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8592544"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7848017"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7957710"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1168415"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6730671"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9369536"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0274178"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9978230"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5364098"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7692568"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8136483"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2945346"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177533"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1017325"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0045332"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6867794"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4262992"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9100079"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4111337"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2011842"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2752722"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9065581"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0366110"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8513406"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6727291"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0759164"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6846943"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0441637"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2826747"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7851746"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6334217"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6898771"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3849160"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E5" w14:textId="77777777" w:rsidR="00BD0422" w:rsidRDefault="004F2AF2">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712677834"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E6" w14:textId="77777777" w:rsidR="00BD0422" w:rsidRDefault="004F2AF2">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21636446"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E7" w14:textId="77777777" w:rsidR="00BD0422" w:rsidRDefault="004F2AF2">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696883608"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E8" w14:textId="77777777" w:rsidR="00BD0422" w:rsidRDefault="004F2AF2">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327652957"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E9" w14:textId="77777777" w:rsidR="00BD0422" w:rsidRDefault="004F2AF2">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355874684"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EA" w14:textId="77777777" w:rsidR="00BD0422" w:rsidRDefault="004F2AF2">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235147170"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EB" w14:textId="77777777" w:rsidR="00BD0422" w:rsidRDefault="004F2AF2">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509564122"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EC" w14:textId="77777777" w:rsidR="00BD0422" w:rsidRDefault="004F2AF2">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2123418842"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ED" w14:textId="77777777" w:rsidR="00BD0422" w:rsidRDefault="004F2AF2">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818930464"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EE" w14:textId="77777777" w:rsidR="00BD0422" w:rsidRDefault="004F2AF2">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230943994"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EF" w14:textId="77777777" w:rsidR="00BD0422" w:rsidRDefault="004F2AF2">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311221048"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0" w14:textId="77777777" w:rsidR="00BD0422" w:rsidRDefault="004F2AF2">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952871515"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1" w14:textId="77777777" w:rsidR="00BD0422" w:rsidRDefault="004F2AF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6442121"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2" w14:textId="77777777" w:rsidR="00BD0422" w:rsidRDefault="004F2AF2">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404998531"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3" w14:textId="77777777" w:rsidR="00BD0422" w:rsidRDefault="004F2AF2">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686100544"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4" w14:textId="77777777" w:rsidR="00BD0422" w:rsidRDefault="004F2AF2">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791274247"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5" w14:textId="77777777" w:rsidR="00BD0422" w:rsidRDefault="004F2AF2">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929184255"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6" w14:textId="77777777" w:rsidR="00BD0422" w:rsidRDefault="004F2AF2">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512939071"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7" w14:textId="77777777" w:rsidR="00BD0422" w:rsidRDefault="004F2AF2">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2096067590"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8" w14:textId="77777777" w:rsidR="00BD0422" w:rsidRDefault="004F2AF2">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61882829"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9" w14:textId="77777777" w:rsidR="00BD0422" w:rsidRDefault="004F2AF2">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25342590"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A" w14:textId="77777777" w:rsidR="00BD0422" w:rsidRDefault="004F2AF2">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035110676"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B" w14:textId="77777777" w:rsidR="00BD0422" w:rsidRDefault="004F2AF2">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468186135"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C" w14:textId="77777777" w:rsidR="00BD0422" w:rsidRDefault="004F2AF2">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364325768"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D" w14:textId="77777777" w:rsidR="00BD0422" w:rsidRDefault="004F2AF2">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593724032"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E" w14:textId="77777777" w:rsidR="00BD0422" w:rsidRDefault="004F2AF2">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2017901461"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1FF" w14:textId="77777777" w:rsidR="00BD0422" w:rsidRDefault="004F2AF2">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176869835"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0" w14:textId="77777777" w:rsidR="00BD0422" w:rsidRDefault="004F2AF2">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369159288"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1" w14:textId="77777777" w:rsidR="00BD0422" w:rsidRDefault="004F2AF2">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301097483"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2" w14:textId="77777777" w:rsidR="00BD0422" w:rsidRDefault="004F2AF2">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896986738"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3" w14:textId="77777777" w:rsidR="00BD0422" w:rsidRDefault="004F2AF2">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572194909"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4" w14:textId="77777777" w:rsidR="00BD0422" w:rsidRDefault="004F2AF2">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2146817959"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5" w14:textId="77777777" w:rsidR="00BD0422" w:rsidRDefault="004F2AF2">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279903182"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6" w14:textId="77777777" w:rsidR="00BD0422" w:rsidRDefault="004F2AF2">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099554673"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7" w14:textId="77777777" w:rsidR="00BD0422" w:rsidRDefault="004F2AF2">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539973473"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8" w14:textId="77777777" w:rsidR="00BD0422" w:rsidRDefault="004F2AF2">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814703844"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9" w14:textId="77777777" w:rsidR="00BD0422" w:rsidRDefault="004F2AF2">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463604722"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A" w14:textId="77777777" w:rsidR="00BD0422" w:rsidRDefault="004F2AF2">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703001200"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B" w14:textId="77777777" w:rsidR="00BD0422" w:rsidRDefault="004F2AF2">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2027802593"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C" w14:textId="77777777" w:rsidR="00BD0422" w:rsidRDefault="004F2AF2">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574092462"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D" w14:textId="77777777" w:rsidR="00BD0422" w:rsidRDefault="004F2AF2">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770163477"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E" w14:textId="77777777" w:rsidR="00BD0422" w:rsidRDefault="004F2AF2">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38926021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0F" w14:textId="77777777" w:rsidR="00BD0422" w:rsidRDefault="004F2AF2">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063811131"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0" w14:textId="77777777" w:rsidR="00BD0422" w:rsidRDefault="004F2AF2">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606881653"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1" w14:textId="77777777" w:rsidR="00BD0422" w:rsidRDefault="004F2AF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52088200"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2" w14:textId="77777777" w:rsidR="00BD0422" w:rsidRDefault="004F2AF2">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196974287"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3" w14:textId="77777777" w:rsidR="00BD0422" w:rsidRDefault="004F2AF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04590673"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4" w14:textId="77777777" w:rsidR="00BD0422" w:rsidRDefault="004F2AF2">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38195325"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5" w14:textId="77777777" w:rsidR="00BD0422" w:rsidRDefault="004F2AF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76103900"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6" w14:textId="77777777" w:rsidR="00BD0422" w:rsidRDefault="004F2AF2">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38974290"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7" w14:textId="77777777" w:rsidR="00BD0422" w:rsidRDefault="004F2AF2">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371376870"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8" w14:textId="77777777" w:rsidR="00BD0422" w:rsidRDefault="004F2AF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25175241"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9" w14:textId="77777777" w:rsidR="00BD0422" w:rsidRDefault="004F2AF2">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310292957"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A" w14:textId="77777777" w:rsidR="00BD0422" w:rsidRDefault="004F2AF2">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252349297"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B" w14:textId="77777777" w:rsidR="00BD0422" w:rsidRDefault="004F2AF2">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1834273"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C" w14:textId="77777777" w:rsidR="00BD0422" w:rsidRDefault="004F2AF2">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796860222"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D" w14:textId="77777777" w:rsidR="00BD0422" w:rsidRDefault="004F2AF2">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26682228"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E" w14:textId="77777777" w:rsidR="00BD0422" w:rsidRDefault="004F2AF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61693877"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1F" w14:textId="77777777" w:rsidR="00BD0422" w:rsidRDefault="004F2AF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5550686"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0" w14:textId="77777777" w:rsidR="00BD0422" w:rsidRDefault="004F2AF2">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370305478"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1" w14:textId="77777777" w:rsidR="00BD0422" w:rsidRDefault="004F2AF2">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006994807"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2" w14:textId="77777777" w:rsidR="00BD0422" w:rsidRDefault="004F2AF2">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213493598"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3" w14:textId="77777777" w:rsidR="00BD0422" w:rsidRDefault="004F2AF2">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603840842"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4" w14:textId="77777777" w:rsidR="00BD0422" w:rsidRDefault="004F2AF2">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2051531253"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5" w14:textId="77777777" w:rsidR="00BD0422" w:rsidRDefault="004F2AF2">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763612461"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6" w14:textId="77777777" w:rsidR="00BD0422" w:rsidRDefault="004F2AF2">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95946411"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7" w14:textId="77777777" w:rsidR="00BD0422" w:rsidRDefault="004F2AF2">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855222281"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8" w14:textId="77777777" w:rsidR="00BD0422" w:rsidRDefault="004F2AF2">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240219536"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9" w14:textId="77777777" w:rsidR="00BD0422" w:rsidRDefault="004F2AF2">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768604598"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A" w14:textId="77777777" w:rsidR="00BD0422" w:rsidRDefault="004F2AF2">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471884716"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B" w14:textId="77777777" w:rsidR="00BD0422" w:rsidRDefault="004F2AF2">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210882357"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C" w14:textId="77777777" w:rsidR="00BD0422" w:rsidRDefault="004F2AF2">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646084133"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D" w14:textId="77777777" w:rsidR="00BD0422" w:rsidRDefault="004F2AF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573614409"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E" w14:textId="77777777" w:rsidR="00BD0422" w:rsidRDefault="004F2AF2">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988675357"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2F" w14:textId="77777777" w:rsidR="00BD0422" w:rsidRDefault="004F2AF2">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59087844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0" w14:textId="77777777" w:rsidR="00BD0422" w:rsidRDefault="004F2AF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644864275"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1" w14:textId="77777777" w:rsidR="00BD0422" w:rsidRDefault="004F2AF2">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052932117"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2" w14:textId="77777777" w:rsidR="00BD0422" w:rsidRDefault="004F2AF2">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498794088"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3" w14:textId="77777777" w:rsidR="00BD0422" w:rsidRDefault="004F2AF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121161427"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4" w14:textId="77777777" w:rsidR="00BD0422" w:rsidRDefault="004F2AF2">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97487565"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5" w14:textId="77777777" w:rsidR="00BD0422" w:rsidRDefault="004F2AF2">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862808312"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6" w14:textId="77777777" w:rsidR="00BD0422" w:rsidRDefault="004F2AF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951873303"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7" w14:textId="77777777" w:rsidR="00BD0422" w:rsidRDefault="004F2AF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608569940"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8" w14:textId="77777777" w:rsidR="00BD0422" w:rsidRDefault="004F2AF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2014528256"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9" w14:textId="77777777" w:rsidR="00BD0422" w:rsidRDefault="004F2AF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332144327"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A" w14:textId="77777777" w:rsidR="00BD0422" w:rsidRDefault="004F2AF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410936506"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B" w14:textId="77777777" w:rsidR="00BD0422" w:rsidRDefault="004F2AF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277749576"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C" w14:textId="77777777" w:rsidR="00BD0422" w:rsidRDefault="004F2AF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350129571"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D" w14:textId="77777777" w:rsidR="00BD0422" w:rsidRDefault="004F2AF2">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2023161249"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E" w14:textId="77777777" w:rsidR="00BD0422" w:rsidRDefault="004F2AF2">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385988715"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3F" w14:textId="77777777" w:rsidR="00BD0422" w:rsidRDefault="004F2AF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81672634"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0" w14:textId="77777777" w:rsidR="00BD0422" w:rsidRDefault="004F2AF2">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685331791"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1" w14:textId="77777777" w:rsidR="00BD0422" w:rsidRDefault="004F2AF2">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642148080"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2" w14:textId="77777777" w:rsidR="00BD0422" w:rsidRDefault="004F2AF2">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517173339"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3" w14:textId="77777777" w:rsidR="00BD0422" w:rsidRDefault="004F2AF2">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142098548"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4" w14:textId="77777777" w:rsidR="00BD0422" w:rsidRDefault="004F2AF2">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672308238"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5" w14:textId="77777777" w:rsidR="00BD0422" w:rsidRDefault="004F2AF2">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42061113"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6" w14:textId="77777777" w:rsidR="00BD0422" w:rsidRDefault="004F2AF2">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46395231"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7" w14:textId="77777777" w:rsidR="00BD0422" w:rsidRDefault="004F2AF2">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644892450"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8" w14:textId="77777777" w:rsidR="00BD0422" w:rsidRDefault="004F2AF2">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346624346"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9" w14:textId="77777777" w:rsidR="00BD0422" w:rsidRDefault="004F2AF2">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994881548"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A" w14:textId="77777777" w:rsidR="00BD0422" w:rsidRDefault="004F2AF2">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253874178"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B" w14:textId="77777777" w:rsidR="00BD0422" w:rsidRDefault="004F2AF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711038213"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C" w14:textId="77777777" w:rsidR="00BD0422" w:rsidRDefault="004F2AF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225051883"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D" w14:textId="180CEF73" w:rsidR="00BD0422" w:rsidRDefault="00641794">
                              <w:pPr>
                                <w:spacing w:after="0" w:line="240" w:lineRule="auto"/>
                                <w:jc w:val="center"/>
                                <w:rPr>
                                  <w:rFonts w:ascii="Courier New" w:hAnsi="Courier New" w:cs="Courier New"/>
                                  <w:sz w:val="15"/>
                                  <w:szCs w:val="15"/>
                                </w:rPr>
                              </w:pPr>
                              <w:r>
                                <w:rPr>
                                  <w:rFonts w:ascii="Courier New" w:hAnsi="Courier New" w:cs="Courier New"/>
                                  <w:sz w:val="15"/>
                                  <w:szCs w:val="15"/>
                                </w:rPr>
                                <w:t>80</w:t>
                              </w:r>
                            </w:p>
                          </w:txbxContent>
                        </wps:txbx>
                        <wps:bodyPr rot="0" vert="horz" wrap="square" lIns="0" tIns="0" rIns="0" bIns="0" anchor="t" anchorCtr="0" upright="1">
                          <a:noAutofit/>
                        </wps:bodyPr>
                      </wps:wsp>
                      <wps:wsp>
                        <wps:cNvPr id="1006323694"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E" w14:textId="77777777" w:rsidR="00BD0422" w:rsidRDefault="00BD042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674212884"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4F"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664-25-3-196-0002</w:t>
                              </w:r>
                            </w:p>
                          </w:txbxContent>
                        </wps:txbx>
                        <wps:bodyPr rot="0" vert="horz" wrap="square" lIns="0" tIns="0" rIns="0" bIns="0" anchor="t" anchorCtr="0" upright="1">
                          <a:noAutofit/>
                        </wps:bodyPr>
                      </wps:wsp>
                      <wps:wsp>
                        <wps:cNvPr id="1321100981"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0"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7341047"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1"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4162223"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2"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7319841"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3"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2623994"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4"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0708099"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5"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415089"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6"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9609109"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7"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0894616"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8"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8510511"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9"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0896077"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A"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36C26226R0001</w:t>
                              </w:r>
                            </w:p>
                          </w:txbxContent>
                        </wps:txbx>
                        <wps:bodyPr rot="0" vert="horz" wrap="square" lIns="0" tIns="0" rIns="0" bIns="0" anchor="t" anchorCtr="0" upright="1">
                          <a:noAutofit/>
                        </wps:bodyPr>
                      </wps:wsp>
                      <wps:wsp>
                        <wps:cNvPr id="1920649697"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B" w14:textId="7A6F273F" w:rsidR="00BD0422" w:rsidRDefault="00E944B3">
                              <w:pPr>
                                <w:spacing w:after="0" w:line="240" w:lineRule="auto"/>
                                <w:rPr>
                                  <w:rFonts w:ascii="Courier New" w:hAnsi="Courier New" w:cs="Courier New"/>
                                  <w:sz w:val="15"/>
                                  <w:szCs w:val="15"/>
                                </w:rPr>
                              </w:pPr>
                              <w:r>
                                <w:rPr>
                                  <w:rFonts w:ascii="Courier New" w:hAnsi="Courier New" w:cs="Courier New"/>
                                  <w:sz w:val="15"/>
                                  <w:szCs w:val="15"/>
                                </w:rPr>
                                <w:t>01</w:t>
                              </w:r>
                              <w:r w:rsidR="004F2AF2">
                                <w:rPr>
                                  <w:rFonts w:ascii="Courier New" w:hAnsi="Courier New" w:cs="Courier New"/>
                                  <w:sz w:val="15"/>
                                  <w:szCs w:val="15"/>
                                </w:rPr>
                                <w:t>-</w:t>
                              </w:r>
                              <w:r>
                                <w:rPr>
                                  <w:rFonts w:ascii="Courier New" w:hAnsi="Courier New" w:cs="Courier New"/>
                                  <w:sz w:val="15"/>
                                  <w:szCs w:val="15"/>
                                </w:rPr>
                                <w:t>09</w:t>
                              </w:r>
                              <w:r w:rsidR="004F2AF2">
                                <w:rPr>
                                  <w:rFonts w:ascii="Courier New" w:hAnsi="Courier New" w:cs="Courier New"/>
                                  <w:sz w:val="15"/>
                                  <w:szCs w:val="15"/>
                                </w:rPr>
                                <w:t>-202</w:t>
                              </w:r>
                              <w:r>
                                <w:rPr>
                                  <w:rFonts w:ascii="Courier New" w:hAnsi="Courier New" w:cs="Courier New"/>
                                  <w:sz w:val="15"/>
                                  <w:szCs w:val="15"/>
                                </w:rPr>
                                <w:t>6</w:t>
                              </w:r>
                            </w:p>
                          </w:txbxContent>
                        </wps:txbx>
                        <wps:bodyPr rot="0" vert="horz" wrap="square" lIns="0" tIns="0" rIns="0" bIns="0" anchor="t" anchorCtr="0" upright="1">
                          <a:noAutofit/>
                        </wps:bodyPr>
                      </wps:wsp>
                      <wps:wsp>
                        <wps:cNvPr id="733446777"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C"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Gaba, Rebecca</w:t>
                              </w:r>
                            </w:p>
                          </w:txbxContent>
                        </wps:txbx>
                        <wps:bodyPr rot="0" vert="horz" wrap="square" lIns="0" tIns="0" rIns="0" bIns="0" anchor="t" anchorCtr="0" upright="1">
                          <a:noAutofit/>
                        </wps:bodyPr>
                      </wps:wsp>
                      <wps:wsp>
                        <wps:cNvPr id="970880842"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D"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480-466-7982</w:t>
                              </w:r>
                            </w:p>
                          </w:txbxContent>
                        </wps:txbx>
                        <wps:bodyPr rot="0" vert="horz" wrap="square" lIns="0" tIns="0" rIns="0" bIns="0" anchor="t" anchorCtr="0" upright="1">
                          <a:noAutofit/>
                        </wps:bodyPr>
                      </wps:wsp>
                      <wps:wsp>
                        <wps:cNvPr id="2004795614"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E" w14:textId="71075B93" w:rsidR="00BD0422" w:rsidRDefault="00D05206">
                              <w:pPr>
                                <w:spacing w:after="0" w:line="240" w:lineRule="auto"/>
                                <w:rPr>
                                  <w:rFonts w:ascii="Courier New" w:hAnsi="Courier New" w:cs="Courier New"/>
                                  <w:sz w:val="15"/>
                                  <w:szCs w:val="15"/>
                                </w:rPr>
                              </w:pPr>
                              <w:r>
                                <w:rPr>
                                  <w:rFonts w:ascii="Courier New" w:hAnsi="Courier New" w:cs="Courier New"/>
                                  <w:sz w:val="15"/>
                                  <w:szCs w:val="15"/>
                                </w:rPr>
                                <w:t>0</w:t>
                              </w:r>
                              <w:r w:rsidR="00E944B3">
                                <w:rPr>
                                  <w:rFonts w:ascii="Courier New" w:hAnsi="Courier New" w:cs="Courier New"/>
                                  <w:sz w:val="15"/>
                                  <w:szCs w:val="15"/>
                                </w:rPr>
                                <w:t>2</w:t>
                              </w:r>
                              <w:r w:rsidR="004F2AF2">
                                <w:rPr>
                                  <w:rFonts w:ascii="Courier New" w:hAnsi="Courier New" w:cs="Courier New"/>
                                  <w:sz w:val="15"/>
                                  <w:szCs w:val="15"/>
                                </w:rPr>
                                <w:t>-</w:t>
                              </w:r>
                              <w:r w:rsidR="0035490B">
                                <w:rPr>
                                  <w:rFonts w:ascii="Courier New" w:hAnsi="Courier New" w:cs="Courier New"/>
                                  <w:sz w:val="15"/>
                                  <w:szCs w:val="15"/>
                                </w:rPr>
                                <w:t>09</w:t>
                              </w:r>
                              <w:r w:rsidR="004F2AF2">
                                <w:rPr>
                                  <w:rFonts w:ascii="Courier New" w:hAnsi="Courier New" w:cs="Courier New"/>
                                  <w:sz w:val="15"/>
                                  <w:szCs w:val="15"/>
                                </w:rPr>
                                <w:t>-202</w:t>
                              </w:r>
                              <w:r>
                                <w:rPr>
                                  <w:rFonts w:ascii="Courier New" w:hAnsi="Courier New" w:cs="Courier New"/>
                                  <w:sz w:val="15"/>
                                  <w:szCs w:val="15"/>
                                </w:rPr>
                                <w:t>6</w:t>
                              </w:r>
                            </w:p>
                          </w:txbxContent>
                        </wps:txbx>
                        <wps:bodyPr rot="0" vert="horz" wrap="square" lIns="0" tIns="0" rIns="0" bIns="0" anchor="t" anchorCtr="0" upright="1">
                          <a:noAutofit/>
                        </wps:bodyPr>
                      </wps:wsp>
                      <wps:wsp>
                        <wps:cNvPr id="932409475"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5F"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12pm</w:t>
                              </w:r>
                            </w:p>
                          </w:txbxContent>
                        </wps:txbx>
                        <wps:bodyPr rot="0" vert="horz" wrap="square" lIns="0" tIns="0" rIns="0" bIns="0" anchor="t" anchorCtr="0" upright="1">
                          <a:noAutofit/>
                        </wps:bodyPr>
                      </wps:wsp>
                      <wps:wsp>
                        <wps:cNvPr id="1074827079"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0"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PDT</w:t>
                              </w:r>
                            </w:p>
                          </w:txbxContent>
                        </wps:txbx>
                        <wps:bodyPr rot="0" vert="horz" wrap="square" lIns="0" tIns="0" rIns="0" bIns="0" anchor="t" anchorCtr="0" upright="1">
                          <a:noAutofit/>
                        </wps:bodyPr>
                      </wps:wsp>
                      <wps:wsp>
                        <wps:cNvPr id="200186130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1"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36C262</w:t>
                              </w:r>
                            </w:p>
                          </w:txbxContent>
                        </wps:txbx>
                        <wps:bodyPr rot="0" vert="horz" wrap="square" lIns="0" tIns="0" rIns="0" bIns="0" anchor="t" anchorCtr="0" upright="1">
                          <a:noAutofit/>
                        </wps:bodyPr>
                      </wps:wsp>
                      <wps:wsp>
                        <wps:cNvPr id="2126570076"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2"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52483177"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3"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Network Contracting Office – 22</w:t>
                              </w:r>
                            </w:p>
                          </w:txbxContent>
                        </wps:txbx>
                        <wps:bodyPr rot="0" vert="horz" wrap="square" lIns="0" tIns="0" rIns="0" bIns="0" anchor="t" anchorCtr="0" upright="1">
                          <a:noAutofit/>
                        </wps:bodyPr>
                      </wps:wsp>
                      <wps:wsp>
                        <wps:cNvPr id="1983692360"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4"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wps:txbx>
                        <wps:bodyPr rot="0" vert="horz" wrap="square" lIns="0" tIns="0" rIns="0" bIns="0" anchor="t" anchorCtr="0" upright="1">
                          <a:noAutofit/>
                        </wps:bodyPr>
                      </wps:wsp>
                      <wps:wsp>
                        <wps:cNvPr id="688364684"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5"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Suite 600</w:t>
                              </w:r>
                            </w:p>
                          </w:txbxContent>
                        </wps:txbx>
                        <wps:bodyPr rot="0" vert="horz" wrap="square" lIns="0" tIns="0" rIns="0" bIns="0" anchor="t" anchorCtr="0" upright="1">
                          <a:noAutofit/>
                        </wps:bodyPr>
                      </wps:wsp>
                      <wps:wsp>
                        <wps:cNvPr id="764215686"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6"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wps:txbx>
                        <wps:bodyPr rot="0" vert="horz" wrap="square" lIns="0" tIns="0" rIns="0" bIns="0" anchor="t" anchorCtr="0" upright="1">
                          <a:noAutofit/>
                        </wps:bodyPr>
                      </wps:wsp>
                      <wps:wsp>
                        <wps:cNvPr id="1508277661"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7"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1448217"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8"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5005507"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9"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31146341"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A"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5239522"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B"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2452952"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C"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1522054"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D"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0564195"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E"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4819579"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6F"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7831792"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0"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2039"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1"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9262576"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2"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4697492"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3"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621511</w:t>
                              </w:r>
                            </w:p>
                          </w:txbxContent>
                        </wps:txbx>
                        <wps:bodyPr rot="0" vert="horz" wrap="square" lIns="0" tIns="0" rIns="0" bIns="0" anchor="t" anchorCtr="0" upright="1">
                          <a:noAutofit/>
                        </wps:bodyPr>
                      </wps:wsp>
                      <wps:wsp>
                        <wps:cNvPr id="1249346993"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4"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$41.5 Million</w:t>
                              </w:r>
                            </w:p>
                          </w:txbxContent>
                        </wps:txbx>
                        <wps:bodyPr rot="0" vert="horz" wrap="square" lIns="0" tIns="0" rIns="0" bIns="0" anchor="t" anchorCtr="0" upright="1">
                          <a:noAutofit/>
                        </wps:bodyPr>
                      </wps:wsp>
                      <wps:wsp>
                        <wps:cNvPr id="1680994626"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5"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Net 30 Days</w:t>
                              </w:r>
                            </w:p>
                          </w:txbxContent>
                        </wps:txbx>
                        <wps:bodyPr rot="0" vert="horz" wrap="square" lIns="0" tIns="0" rIns="0" bIns="0" anchor="t" anchorCtr="0" upright="1">
                          <a:noAutofit/>
                        </wps:bodyPr>
                      </wps:wsp>
                      <wps:wsp>
                        <wps:cNvPr id="628336889"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6"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9590915"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7"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5135390"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8"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1857736"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9"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5466722"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A"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9731183"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B" w14:textId="77777777" w:rsidR="00BD0422" w:rsidRDefault="004F2AF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257430478"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C"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5731391"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D"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7358049"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E"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59587762"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7F"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3680264"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0"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64837713"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1"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VISN 22 Healthcare Centers</w:t>
                              </w:r>
                            </w:p>
                          </w:txbxContent>
                        </wps:txbx>
                        <wps:bodyPr rot="0" vert="horz" wrap="square" lIns="0" tIns="0" rIns="0" bIns="0" anchor="t" anchorCtr="0" upright="1">
                          <a:noAutofit/>
                        </wps:bodyPr>
                      </wps:wsp>
                      <wps:wsp>
                        <wps:cNvPr id="129850685"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2" w14:textId="14607EEB"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See Section </w:t>
                              </w:r>
                              <w:r w:rsidR="00FE57D1">
                                <w:rPr>
                                  <w:rFonts w:ascii="Courier New" w:hAnsi="Courier New" w:cs="Courier New"/>
                                  <w:sz w:val="15"/>
                                  <w:szCs w:val="15"/>
                                </w:rPr>
                                <w:t>B number 5</w:t>
                              </w:r>
                            </w:p>
                          </w:txbxContent>
                        </wps:txbx>
                        <wps:bodyPr rot="0" vert="horz" wrap="square" lIns="0" tIns="0" rIns="0" bIns="0" anchor="t" anchorCtr="0" upright="1">
                          <a:noAutofit/>
                        </wps:bodyPr>
                      </wps:wsp>
                      <wps:wsp>
                        <wps:cNvPr id="1528538682"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3"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8387705"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4"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07800855"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5"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36C262</w:t>
                              </w:r>
                            </w:p>
                          </w:txbxContent>
                        </wps:txbx>
                        <wps:bodyPr rot="0" vert="horz" wrap="square" lIns="0" tIns="0" rIns="0" bIns="0" anchor="t" anchorCtr="0" upright="1">
                          <a:noAutofit/>
                        </wps:bodyPr>
                      </wps:wsp>
                      <wps:wsp>
                        <wps:cNvPr id="1470396486"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6"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9016717"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7"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Network Contracting Office – 22</w:t>
                              </w:r>
                            </w:p>
                          </w:txbxContent>
                        </wps:txbx>
                        <wps:bodyPr rot="0" vert="horz" wrap="square" lIns="0" tIns="0" rIns="0" bIns="0" anchor="t" anchorCtr="0" upright="1">
                          <a:noAutofit/>
                        </wps:bodyPr>
                      </wps:wsp>
                      <wps:wsp>
                        <wps:cNvPr id="992869431"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8"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wps:txbx>
                        <wps:bodyPr rot="0" vert="horz" wrap="square" lIns="0" tIns="0" rIns="0" bIns="0" anchor="t" anchorCtr="0" upright="1">
                          <a:noAutofit/>
                        </wps:bodyPr>
                      </wps:wsp>
                      <wps:wsp>
                        <wps:cNvPr id="702870093"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9"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Suite 600</w:t>
                              </w:r>
                            </w:p>
                          </w:txbxContent>
                        </wps:txbx>
                        <wps:bodyPr rot="0" vert="horz" wrap="square" lIns="0" tIns="0" rIns="0" bIns="0" anchor="t" anchorCtr="0" upright="1">
                          <a:noAutofit/>
                        </wps:bodyPr>
                      </wps:wsp>
                      <wps:wsp>
                        <wps:cNvPr id="58695510"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A"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wps:txbx>
                        <wps:bodyPr rot="0" vert="horz" wrap="square" lIns="0" tIns="0" rIns="0" bIns="0" anchor="t" anchorCtr="0" upright="1">
                          <a:noAutofit/>
                        </wps:bodyPr>
                      </wps:wsp>
                      <wps:wsp>
                        <wps:cNvPr id="735149173"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B" w14:textId="77777777" w:rsidR="00BD0422" w:rsidRDefault="00BD042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88863861"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C"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1623321"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D"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91216445"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E"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2624277"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8F"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7432734"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0"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0512157"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1"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5957528"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2"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5307506"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3"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7559479"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4"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81450741"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5"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2591893"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6"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6627106"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7"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0401111"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8"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9095422"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9"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3024463"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A"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5710966"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B"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036471673"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C"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742327246"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D"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Submit Invoices electronically to:</w:t>
                              </w:r>
                            </w:p>
                          </w:txbxContent>
                        </wps:txbx>
                        <wps:bodyPr rot="0" vert="horz" wrap="square" lIns="0" tIns="0" rIns="0" bIns="0" anchor="t" anchorCtr="0" upright="1">
                          <a:noAutofit/>
                        </wps:bodyPr>
                      </wps:wsp>
                      <wps:wsp>
                        <wps:cNvPr id="573036308"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E"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https://us.tungsten-network.com/customer</w:t>
                              </w:r>
                            </w:p>
                          </w:txbxContent>
                        </wps:txbx>
                        <wps:bodyPr rot="0" vert="horz" wrap="square" lIns="0" tIns="0" rIns="0" bIns="0" anchor="t" anchorCtr="0" upright="1">
                          <a:noAutofit/>
                        </wps:bodyPr>
                      </wps:wsp>
                      <wps:wsp>
                        <wps:cNvPr id="1681751878"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9F"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campaigns/veteransaffairs/  </w:t>
                              </w:r>
                            </w:p>
                          </w:txbxContent>
                        </wps:txbx>
                        <wps:bodyPr rot="0" vert="horz" wrap="square" lIns="0" tIns="0" rIns="0" bIns="0" anchor="t" anchorCtr="0" upright="1">
                          <a:noAutofit/>
                        </wps:bodyPr>
                      </wps:wsp>
                      <wps:wsp>
                        <wps:cNvPr id="570202505"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0"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1-877-489-6135</w:t>
                              </w:r>
                            </w:p>
                          </w:txbxContent>
                        </wps:txbx>
                        <wps:bodyPr rot="0" vert="horz" wrap="square" lIns="0" tIns="0" rIns="0" bIns="0" anchor="t" anchorCtr="0" upright="1">
                          <a:noAutofit/>
                        </wps:bodyPr>
                      </wps:wsp>
                      <wps:wsp>
                        <wps:cNvPr id="353459522"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1"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791514"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2"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4393135"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3"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862397599"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4"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9834901"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5"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VISN 22 Healthcare Centers require reference laboratory</w:t>
                              </w:r>
                            </w:p>
                          </w:txbxContent>
                        </wps:txbx>
                        <wps:bodyPr rot="0" vert="horz" wrap="square" lIns="0" tIns="0" rIns="0" bIns="0" anchor="t" anchorCtr="0" upright="1">
                          <a:noAutofit/>
                        </wps:bodyPr>
                      </wps:wsp>
                      <wps:wsp>
                        <wps:cNvPr id="1278217618"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6"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testing services in accordance with the schedule herein.</w:t>
                              </w:r>
                            </w:p>
                          </w:txbxContent>
                        </wps:txbx>
                        <wps:bodyPr rot="0" vert="horz" wrap="square" lIns="0" tIns="0" rIns="0" bIns="0" anchor="t" anchorCtr="0" upright="1">
                          <a:noAutofit/>
                        </wps:bodyPr>
                      </wps:wsp>
                      <wps:wsp>
                        <wps:cNvPr id="285382973"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7"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4451343"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8"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6159640"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9"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0266498"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A"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9004479"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B"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5992248"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C" w14:textId="5CB8A9C9"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Period of Performance: </w:t>
                              </w:r>
                              <w:r w:rsidR="00C42C28">
                                <w:rPr>
                                  <w:rFonts w:ascii="Courier New" w:hAnsi="Courier New" w:cs="Courier New"/>
                                  <w:sz w:val="15"/>
                                  <w:szCs w:val="15"/>
                                </w:rPr>
                                <w:t>04</w:t>
                              </w:r>
                              <w:r>
                                <w:rPr>
                                  <w:rFonts w:ascii="Courier New" w:hAnsi="Courier New" w:cs="Courier New"/>
                                  <w:sz w:val="15"/>
                                  <w:szCs w:val="15"/>
                                </w:rPr>
                                <w:t>/</w:t>
                              </w:r>
                              <w:r w:rsidR="00C42C28">
                                <w:rPr>
                                  <w:rFonts w:ascii="Courier New" w:hAnsi="Courier New" w:cs="Courier New"/>
                                  <w:sz w:val="15"/>
                                  <w:szCs w:val="15"/>
                                </w:rPr>
                                <w:t>0</w:t>
                              </w:r>
                              <w:r>
                                <w:rPr>
                                  <w:rFonts w:ascii="Courier New" w:hAnsi="Courier New" w:cs="Courier New"/>
                                  <w:sz w:val="15"/>
                                  <w:szCs w:val="15"/>
                                </w:rPr>
                                <w:t>1/202</w:t>
                              </w:r>
                              <w:r w:rsidR="00C42C28">
                                <w:rPr>
                                  <w:rFonts w:ascii="Courier New" w:hAnsi="Courier New" w:cs="Courier New"/>
                                  <w:sz w:val="15"/>
                                  <w:szCs w:val="15"/>
                                </w:rPr>
                                <w:t>6</w:t>
                              </w:r>
                              <w:r>
                                <w:rPr>
                                  <w:rFonts w:ascii="Courier New" w:hAnsi="Courier New" w:cs="Courier New"/>
                                  <w:sz w:val="15"/>
                                  <w:szCs w:val="15"/>
                                </w:rPr>
                                <w:t xml:space="preserve"> – 0</w:t>
                              </w:r>
                              <w:r w:rsidR="00C42C28">
                                <w:rPr>
                                  <w:rFonts w:ascii="Courier New" w:hAnsi="Courier New" w:cs="Courier New"/>
                                  <w:sz w:val="15"/>
                                  <w:szCs w:val="15"/>
                                </w:rPr>
                                <w:t>3</w:t>
                              </w:r>
                              <w:r>
                                <w:rPr>
                                  <w:rFonts w:ascii="Courier New" w:hAnsi="Courier New" w:cs="Courier New"/>
                                  <w:sz w:val="15"/>
                                  <w:szCs w:val="15"/>
                                </w:rPr>
                                <w:t>/3</w:t>
                              </w:r>
                              <w:r w:rsidR="00C42C28">
                                <w:rPr>
                                  <w:rFonts w:ascii="Courier New" w:hAnsi="Courier New" w:cs="Courier New"/>
                                  <w:sz w:val="15"/>
                                  <w:szCs w:val="15"/>
                                </w:rPr>
                                <w:t>1</w:t>
                              </w:r>
                              <w:r>
                                <w:rPr>
                                  <w:rFonts w:ascii="Courier New" w:hAnsi="Courier New" w:cs="Courier New"/>
                                  <w:sz w:val="15"/>
                                  <w:szCs w:val="15"/>
                                </w:rPr>
                                <w:t>/20</w:t>
                              </w:r>
                              <w:r w:rsidR="008C1CD8">
                                <w:rPr>
                                  <w:rFonts w:ascii="Courier New" w:hAnsi="Courier New" w:cs="Courier New"/>
                                  <w:sz w:val="15"/>
                                  <w:szCs w:val="15"/>
                                </w:rPr>
                                <w:t>3</w:t>
                              </w:r>
                              <w:r w:rsidR="00C42C28">
                                <w:rPr>
                                  <w:rFonts w:ascii="Courier New" w:hAnsi="Courier New" w:cs="Courier New"/>
                                  <w:sz w:val="15"/>
                                  <w:szCs w:val="15"/>
                                </w:rPr>
                                <w:t>1</w:t>
                              </w:r>
                            </w:p>
                          </w:txbxContent>
                        </wps:txbx>
                        <wps:bodyPr rot="0" vert="horz" wrap="square" lIns="0" tIns="0" rIns="0" bIns="0" anchor="t" anchorCtr="0" upright="1">
                          <a:noAutofit/>
                        </wps:bodyPr>
                      </wps:wsp>
                      <wps:wsp>
                        <wps:cNvPr id="743609426"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D"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5840356"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E"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7501474"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AF"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542361"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0"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2293296"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1"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9208662"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2"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6442531"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3"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4531487"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4"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2698828"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5"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833343"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6"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5389108"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7"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7076345"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8"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0290864"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9" w14:textId="77777777" w:rsidR="00BD0422" w:rsidRDefault="00BD042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69656583"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A"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309281856"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B"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2143255"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C"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3085659"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D"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3673123"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E"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3513221"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BF" w14:textId="6D08EDF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8167824"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0"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7954028"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1"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8050535"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2"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4739299"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3"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9087059"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4" w14:textId="507BD08A" w:rsidR="00BD0422" w:rsidRDefault="00A429DA">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90781038"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5" w14:textId="38FC2503" w:rsidR="00BD0422" w:rsidRDefault="00A429DA">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378815558"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6"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9420725"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7" w14:textId="77777777" w:rsidR="00BD0422" w:rsidRDefault="00BD042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67196292"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8"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1796946"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9"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1460240"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A"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4416687"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B"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9731103"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C"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5733967"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62CD" w14:textId="77777777" w:rsidR="00BD0422" w:rsidRDefault="00BD042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9461BC"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&#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&#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&#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&#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&#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" filled="f" stroked="f">
                  <v:textbox inset="0,0,0,0">
                    <w:txbxContent>
                      <w:p w14:paraId="659461E5" w14:textId="77777777" w:rsidR="00BD0422" w:rsidRDefault="004F2AF2">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" filled="f" stroked="f">
                  <v:textbox inset="0,0,0,0">
                    <w:txbxContent>
                      <w:p w14:paraId="659461E6" w14:textId="77777777" w:rsidR="00BD0422" w:rsidRDefault="004F2AF2">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" filled="f" stroked="f">
                  <v:textbox inset="0,0,0,0">
                    <w:txbxContent>
                      <w:p w14:paraId="659461E7" w14:textId="77777777" w:rsidR="00BD0422" w:rsidRDefault="004F2AF2">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" filled="f" stroked="f">
                  <v:textbox inset="0,0,0,0">
                    <w:txbxContent>
                      <w:p w14:paraId="659461E8" w14:textId="77777777" w:rsidR="00BD0422" w:rsidRDefault="004F2AF2">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" filled="f" stroked="f">
                  <v:textbox inset="0,0,0,0">
                    <w:txbxContent>
                      <w:p w14:paraId="659461E9" w14:textId="77777777" w:rsidR="00BD0422" w:rsidRDefault="004F2AF2">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" filled="f" stroked="f">
                  <v:textbox inset="0,0,0,0">
                    <w:txbxContent>
                      <w:p w14:paraId="659461EA" w14:textId="77777777" w:rsidR="00BD0422" w:rsidRDefault="004F2AF2">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" filled="f" stroked="f">
                  <v:textbox inset="0,0,0,0">
                    <w:txbxContent>
                      <w:p w14:paraId="659461EB" w14:textId="77777777" w:rsidR="00BD0422" w:rsidRDefault="004F2AF2">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" filled="f" stroked="f">
                  <v:textbox inset="0,0,0,0">
                    <w:txbxContent>
                      <w:p w14:paraId="659461EC" w14:textId="77777777" w:rsidR="00BD0422" w:rsidRDefault="004F2AF2">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" filled="f" stroked="f">
                  <v:textbox inset="0,0,0,0">
                    <w:txbxContent>
                      <w:p w14:paraId="659461ED" w14:textId="77777777" w:rsidR="00BD0422" w:rsidRDefault="004F2AF2">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" filled="f" stroked="f">
                  <v:textbox inset="0,0,0,0">
                    <w:txbxContent>
                      <w:p w14:paraId="659461EE" w14:textId="77777777" w:rsidR="00BD0422" w:rsidRDefault="004F2AF2">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" filled="f" stroked="f">
                  <v:textbox inset="0,0,0,0">
                    <w:txbxContent>
                      <w:p w14:paraId="659461EF" w14:textId="77777777" w:rsidR="00BD0422" w:rsidRDefault="004F2AF2">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" filled="f" stroked="f">
                  <v:textbox inset="0,0,0,0">
                    <w:txbxContent>
                      <w:p w14:paraId="659461F0" w14:textId="77777777" w:rsidR="00BD0422" w:rsidRDefault="004F2AF2">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" filled="f" stroked="f">
                  <v:textbox inset="0,0,0,0">
                    <w:txbxContent>
                      <w:p w14:paraId="659461F1" w14:textId="77777777" w:rsidR="00BD0422" w:rsidRDefault="004F2AF2">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" filled="f" stroked="f">
                  <v:textbox inset="0,0,0,0">
                    <w:txbxContent>
                      <w:p w14:paraId="659461F2" w14:textId="77777777" w:rsidR="00BD0422" w:rsidRDefault="004F2AF2">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" filled="f" stroked="f">
                  <v:textbox inset="0,0,0,0">
                    <w:txbxContent>
                      <w:p w14:paraId="659461F3" w14:textId="77777777" w:rsidR="00BD0422" w:rsidRDefault="004F2AF2">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" filled="f" stroked="f">
                  <v:textbox inset="0,0,0,0">
                    <w:txbxContent>
                      <w:p w14:paraId="659461F4" w14:textId="77777777" w:rsidR="00BD0422" w:rsidRDefault="004F2AF2">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" filled="f" stroked="f">
                  <v:textbox inset="0,0,0,0">
                    <w:txbxContent>
                      <w:p w14:paraId="659461F5" w14:textId="77777777" w:rsidR="00BD0422" w:rsidRDefault="004F2AF2">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" filled="f" stroked="f">
                  <v:textbox inset="0,0,0,0">
                    <w:txbxContent>
                      <w:p w14:paraId="659461F6" w14:textId="77777777" w:rsidR="00BD0422" w:rsidRDefault="004F2AF2">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" filled="f" stroked="f">
                  <v:textbox inset="0,0,0,0">
                    <w:txbxContent>
                      <w:p w14:paraId="659461F7" w14:textId="77777777" w:rsidR="00BD0422" w:rsidRDefault="004F2AF2">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" filled="f" stroked="f">
                  <v:textbox inset="0,0,0,0">
                    <w:txbxContent>
                      <w:p w14:paraId="659461F8" w14:textId="77777777" w:rsidR="00BD0422" w:rsidRDefault="004F2AF2">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" filled="f" stroked="f">
                  <v:textbox inset="0,0,0,0">
                    <w:txbxContent>
                      <w:p w14:paraId="659461F9" w14:textId="77777777" w:rsidR="00BD0422" w:rsidRDefault="004F2AF2">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" filled="f" stroked="f">
                  <v:textbox inset="0,0,0,0">
                    <w:txbxContent>
                      <w:p w14:paraId="659461FA" w14:textId="77777777" w:rsidR="00BD0422" w:rsidRDefault="004F2AF2">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" filled="f" stroked="f">
                  <v:textbox inset="0,0,0,0">
                    <w:txbxContent>
                      <w:p w14:paraId="659461FB" w14:textId="77777777" w:rsidR="00BD0422" w:rsidRDefault="004F2AF2">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" filled="f" stroked="f">
                  <v:textbox inset="0,0,0,0">
                    <w:txbxContent>
                      <w:p w14:paraId="659461FC" w14:textId="77777777" w:rsidR="00BD0422" w:rsidRDefault="004F2AF2">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" filled="f" stroked="f">
                  <v:textbox inset="0,0,0,0">
                    <w:txbxContent>
                      <w:p w14:paraId="659461FD" w14:textId="77777777" w:rsidR="00BD0422" w:rsidRDefault="004F2AF2">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" filled="f" stroked="f">
                  <v:textbox inset="0,0,0,0">
                    <w:txbxContent>
                      <w:p w14:paraId="659461FE" w14:textId="77777777" w:rsidR="00BD0422" w:rsidRDefault="004F2AF2">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" filled="f" stroked="f">
                  <v:textbox inset="0,0,0,0">
                    <w:txbxContent>
                      <w:p w14:paraId="659461FF" w14:textId="77777777" w:rsidR="00BD0422" w:rsidRDefault="004F2AF2">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" filled="f" stroked="f">
                  <v:textbox inset="0,0,0,0">
                    <w:txbxContent>
                      <w:p w14:paraId="65946200" w14:textId="77777777" w:rsidR="00BD0422" w:rsidRDefault="004F2AF2">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" filled="f" stroked="f">
                  <v:textbox inset="0,0,0,0">
                    <w:txbxContent>
                      <w:p w14:paraId="65946201" w14:textId="77777777" w:rsidR="00BD0422" w:rsidRDefault="004F2AF2">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" filled="f" stroked="f">
                  <v:textbox inset="0,0,0,0">
                    <w:txbxContent>
                      <w:p w14:paraId="65946202" w14:textId="77777777" w:rsidR="00BD0422" w:rsidRDefault="004F2AF2">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" filled="f" stroked="f">
                  <v:textbox inset="0,0,0,0">
                    <w:txbxContent>
                      <w:p w14:paraId="65946203" w14:textId="77777777" w:rsidR="00BD0422" w:rsidRDefault="004F2AF2">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" filled="f" stroked="f">
                  <v:textbox inset="0,0,0,0">
                    <w:txbxContent>
                      <w:p w14:paraId="65946204" w14:textId="77777777" w:rsidR="00BD0422" w:rsidRDefault="004F2AF2">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" filled="f" stroked="f">
                  <v:textbox inset="0,0,0,0">
                    <w:txbxContent>
                      <w:p w14:paraId="65946205" w14:textId="77777777" w:rsidR="00BD0422" w:rsidRDefault="004F2AF2">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" filled="f" stroked="f">
                  <v:textbox inset="0,0,0,0">
                    <w:txbxContent>
                      <w:p w14:paraId="65946206" w14:textId="77777777" w:rsidR="00BD0422" w:rsidRDefault="004F2AF2">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" filled="f" stroked="f">
                  <v:textbox inset="0,0,0,0">
                    <w:txbxContent>
                      <w:p w14:paraId="65946207" w14:textId="77777777" w:rsidR="00BD0422" w:rsidRDefault="004F2AF2">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" filled="f" stroked="f">
                  <v:textbox inset="0,0,0,0">
                    <w:txbxContent>
                      <w:p w14:paraId="65946208" w14:textId="77777777" w:rsidR="00BD0422" w:rsidRDefault="004F2AF2">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" filled="f" stroked="f">
                  <v:textbox inset="0,0,0,0">
                    <w:txbxContent>
                      <w:p w14:paraId="65946209" w14:textId="77777777" w:rsidR="00BD0422" w:rsidRDefault="004F2AF2">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" filled="f" stroked="f">
                  <v:textbox inset="0,0,0,0">
                    <w:txbxContent>
                      <w:p w14:paraId="6594620A" w14:textId="77777777" w:rsidR="00BD0422" w:rsidRDefault="004F2AF2">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" filled="f" stroked="f">
                  <v:textbox inset="0,0,0,0">
                    <w:txbxContent>
                      <w:p w14:paraId="6594620B" w14:textId="77777777" w:rsidR="00BD0422" w:rsidRDefault="004F2AF2">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" filled="f" stroked="f">
                  <v:textbox inset="0,0,0,0">
                    <w:txbxContent>
                      <w:p w14:paraId="6594620C" w14:textId="77777777" w:rsidR="00BD0422" w:rsidRDefault="004F2AF2">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" filled="f" stroked="f">
                  <v:textbox inset="0,0,0,0">
                    <w:txbxContent>
                      <w:p w14:paraId="6594620D" w14:textId="77777777" w:rsidR="00BD0422" w:rsidRDefault="004F2AF2">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" filled="f" stroked="f">
                  <v:textbox inset="0,0,0,0">
                    <w:txbxContent>
                      <w:p w14:paraId="6594620E" w14:textId="77777777" w:rsidR="00BD0422" w:rsidRDefault="004F2AF2">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" filled="f" stroked="f">
                  <v:textbox inset="0,0,0,0">
                    <w:txbxContent>
                      <w:p w14:paraId="6594620F" w14:textId="77777777" w:rsidR="00BD0422" w:rsidRDefault="004F2AF2">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" filled="f" stroked="f">
                  <v:textbox inset="0,0,0,0">
                    <w:txbxContent>
                      <w:p w14:paraId="65946210" w14:textId="77777777" w:rsidR="00BD0422" w:rsidRDefault="004F2AF2">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" filled="f" stroked="f">
                  <v:textbox inset="0,0,0,0">
                    <w:txbxContent>
                      <w:p w14:paraId="65946211" w14:textId="77777777" w:rsidR="00BD0422" w:rsidRDefault="004F2AF2">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" filled="f" stroked="f">
                  <v:textbox inset="0,0,0,0">
                    <w:txbxContent>
                      <w:p w14:paraId="65946212" w14:textId="77777777" w:rsidR="00BD0422" w:rsidRDefault="004F2AF2">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" filled="f" stroked="f">
                  <v:textbox inset="0,0,0,0">
                    <w:txbxContent>
                      <w:p w14:paraId="65946213" w14:textId="77777777" w:rsidR="00BD0422" w:rsidRDefault="004F2AF2">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" filled="f" stroked="f">
                  <v:textbox inset="0,0,0,0">
                    <w:txbxContent>
                      <w:p w14:paraId="65946214" w14:textId="77777777" w:rsidR="00BD0422" w:rsidRDefault="004F2AF2">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" filled="f" stroked="f">
                  <v:textbox inset="0,0,0,0">
                    <w:txbxContent>
                      <w:p w14:paraId="65946215" w14:textId="77777777" w:rsidR="00BD0422" w:rsidRDefault="004F2AF2">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" filled="f" stroked="f">
                  <v:textbox inset="0,0,0,0">
                    <w:txbxContent>
                      <w:p w14:paraId="65946216" w14:textId="77777777" w:rsidR="00BD0422" w:rsidRDefault="004F2AF2">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" filled="f" stroked="f">
                  <v:textbox inset="0,0,0,0">
                    <w:txbxContent>
                      <w:p w14:paraId="65946217" w14:textId="77777777" w:rsidR="00BD0422" w:rsidRDefault="004F2AF2">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" filled="f" stroked="f">
                  <v:textbox inset="0,0,0,0">
                    <w:txbxContent>
                      <w:p w14:paraId="65946218" w14:textId="77777777" w:rsidR="00BD0422" w:rsidRDefault="004F2AF2">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" filled="f" stroked="f">
                  <v:textbox inset="0,0,0,0">
                    <w:txbxContent>
                      <w:p w14:paraId="65946219" w14:textId="77777777" w:rsidR="00BD0422" w:rsidRDefault="004F2AF2">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" filled="f" stroked="f">
                  <v:textbox inset="0,0,0,0">
                    <w:txbxContent>
                      <w:p w14:paraId="6594621A" w14:textId="77777777" w:rsidR="00BD0422" w:rsidRDefault="004F2AF2">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" filled="f" stroked="f">
                  <v:textbox inset="0,0,0,0">
                    <w:txbxContent>
                      <w:p w14:paraId="6594621B" w14:textId="77777777" w:rsidR="00BD0422" w:rsidRDefault="004F2AF2">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" filled="f" stroked="f">
                  <v:textbox inset="0,0,0,0">
                    <w:txbxContent>
                      <w:p w14:paraId="6594621C" w14:textId="77777777" w:rsidR="00BD0422" w:rsidRDefault="004F2AF2">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" filled="f" stroked="f">
                  <v:textbox inset="0,0,0,0">
                    <w:txbxContent>
                      <w:p w14:paraId="6594621D" w14:textId="77777777" w:rsidR="00BD0422" w:rsidRDefault="004F2AF2">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" filled="f" stroked="f">
                  <v:textbox inset="0,0,0,0">
                    <w:txbxContent>
                      <w:p w14:paraId="6594621E" w14:textId="77777777" w:rsidR="00BD0422" w:rsidRDefault="004F2AF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" filled="f" stroked="f">
                  <v:textbox inset="0,0,0,0">
                    <w:txbxContent>
                      <w:p w14:paraId="6594621F" w14:textId="77777777" w:rsidR="00BD0422" w:rsidRDefault="004F2AF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" filled="f" stroked="f">
                  <v:textbox inset="0,0,0,0">
                    <w:txbxContent>
                      <w:p w14:paraId="65946220" w14:textId="77777777" w:rsidR="00BD0422" w:rsidRDefault="004F2AF2">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" filled="f" stroked="f">
                  <v:textbox inset="0,0,0,0">
                    <w:txbxContent>
                      <w:p w14:paraId="65946221" w14:textId="77777777" w:rsidR="00BD0422" w:rsidRDefault="004F2AF2">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" filled="f" stroked="f">
                  <v:textbox inset="0,0,0,0">
                    <w:txbxContent>
                      <w:p w14:paraId="65946222" w14:textId="77777777" w:rsidR="00BD0422" w:rsidRDefault="004F2AF2">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" filled="f" stroked="f">
                  <v:textbox inset="0,0,0,0">
                    <w:txbxContent>
                      <w:p w14:paraId="65946223" w14:textId="77777777" w:rsidR="00BD0422" w:rsidRDefault="004F2AF2">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" filled="f" stroked="f">
                  <v:textbox inset="0,0,0,0">
                    <w:txbxContent>
                      <w:p w14:paraId="65946224" w14:textId="77777777" w:rsidR="00BD0422" w:rsidRDefault="004F2AF2">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" filled="f" stroked="f">
                  <v:textbox inset="0,0,0,0">
                    <w:txbxContent>
                      <w:p w14:paraId="65946225" w14:textId="77777777" w:rsidR="00BD0422" w:rsidRDefault="004F2AF2">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" filled="f" stroked="f">
                  <v:textbox inset="0,0,0,0">
                    <w:txbxContent>
                      <w:p w14:paraId="65946226" w14:textId="77777777" w:rsidR="00BD0422" w:rsidRDefault="004F2AF2">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" filled="f" stroked="f">
                  <v:textbox inset="0,0,0,0">
                    <w:txbxContent>
                      <w:p w14:paraId="65946227" w14:textId="77777777" w:rsidR="00BD0422" w:rsidRDefault="004F2AF2">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" filled="f" stroked="f">
                  <v:textbox inset="0,0,0,0">
                    <w:txbxContent>
                      <w:p w14:paraId="65946228" w14:textId="77777777" w:rsidR="00BD0422" w:rsidRDefault="004F2AF2">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" filled="f" stroked="f">
                  <v:textbox inset="0,0,0,0">
                    <w:txbxContent>
                      <w:p w14:paraId="65946229" w14:textId="77777777" w:rsidR="00BD0422" w:rsidRDefault="004F2AF2">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" filled="f" stroked="f">
                  <v:textbox inset="0,0,0,0">
                    <w:txbxContent>
                      <w:p w14:paraId="6594622A" w14:textId="77777777" w:rsidR="00BD0422" w:rsidRDefault="004F2AF2">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" filled="f" stroked="f">
                  <v:textbox inset="0,0,0,0">
                    <w:txbxContent>
                      <w:p w14:paraId="6594622B" w14:textId="77777777" w:rsidR="00BD0422" w:rsidRDefault="004F2AF2">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" filled="f" stroked="f">
                  <v:textbox inset="0,0,0,0">
                    <w:txbxContent>
                      <w:p w14:paraId="6594622C" w14:textId="77777777" w:rsidR="00BD0422" w:rsidRDefault="004F2AF2">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" filled="f" stroked="f">
                  <v:textbox inset="0,0,0,0">
                    <w:txbxContent>
                      <w:p w14:paraId="6594622D" w14:textId="77777777" w:rsidR="00BD0422" w:rsidRDefault="004F2AF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" filled="f" stroked="f">
                  <v:textbox inset="0,0,0,0">
                    <w:txbxContent>
                      <w:p w14:paraId="6594622E" w14:textId="77777777" w:rsidR="00BD0422" w:rsidRDefault="004F2AF2">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" filled="f" stroked="f">
                  <v:textbox inset="0,0,0,0">
                    <w:txbxContent>
                      <w:p w14:paraId="6594622F" w14:textId="77777777" w:rsidR="00BD0422" w:rsidRDefault="004F2AF2">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" filled="f" stroked="f">
                  <v:textbox inset="0,0,0,0">
                    <w:txbxContent>
                      <w:p w14:paraId="65946230" w14:textId="77777777" w:rsidR="00BD0422" w:rsidRDefault="004F2AF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" filled="f" stroked="f">
                  <v:textbox inset="0,0,0,0">
                    <w:txbxContent>
                      <w:p w14:paraId="65946231" w14:textId="77777777" w:rsidR="00BD0422" w:rsidRDefault="004F2AF2">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" filled="f" stroked="f">
                  <v:textbox inset="0,0,0,0">
                    <w:txbxContent>
                      <w:p w14:paraId="65946232" w14:textId="77777777" w:rsidR="00BD0422" w:rsidRDefault="004F2AF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" filled="f" stroked="f">
                  <v:textbox inset="0,0,0,0">
                    <w:txbxContent>
                      <w:p w14:paraId="65946233" w14:textId="77777777" w:rsidR="00BD0422" w:rsidRDefault="004F2AF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" filled="f" stroked="f">
                  <v:textbox inset="0,0,0,0">
                    <w:txbxContent>
                      <w:p w14:paraId="65946234" w14:textId="77777777" w:rsidR="00BD0422" w:rsidRDefault="004F2AF2">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" filled="f" stroked="f">
                  <v:textbox inset="0,0,0,0">
                    <w:txbxContent>
                      <w:p w14:paraId="65946235" w14:textId="77777777" w:rsidR="00BD0422" w:rsidRDefault="004F2AF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" filled="f" stroked="f">
                  <v:textbox inset="0,0,0,0">
                    <w:txbxContent>
                      <w:p w14:paraId="65946236" w14:textId="77777777" w:rsidR="00BD0422" w:rsidRDefault="004F2AF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" filled="f" stroked="f">
                  <v:textbox inset="0,0,0,0">
                    <w:txbxContent>
                      <w:p w14:paraId="65946237" w14:textId="77777777" w:rsidR="00BD0422" w:rsidRDefault="004F2AF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" filled="f" stroked="f">
                  <v:textbox inset="0,0,0,0">
                    <w:txbxContent>
                      <w:p w14:paraId="65946238" w14:textId="77777777" w:rsidR="00BD0422" w:rsidRDefault="004F2AF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" filled="f" stroked="f">
                  <v:textbox inset="0,0,0,0">
                    <w:txbxContent>
                      <w:p w14:paraId="65946239" w14:textId="77777777" w:rsidR="00BD0422" w:rsidRDefault="004F2AF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" filled="f" stroked="f">
                  <v:textbox inset="0,0,0,0">
                    <w:txbxContent>
                      <w:p w14:paraId="6594623A" w14:textId="77777777" w:rsidR="00BD0422" w:rsidRDefault="004F2AF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" filled="f" stroked="f">
                  <v:textbox inset="0,0,0,0">
                    <w:txbxContent>
                      <w:p w14:paraId="6594623B" w14:textId="77777777" w:rsidR="00BD0422" w:rsidRDefault="004F2AF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" filled="f" stroked="f">
                  <v:textbox inset="0,0,0,0">
                    <w:txbxContent>
                      <w:p w14:paraId="6594623C" w14:textId="77777777" w:rsidR="00BD0422" w:rsidRDefault="004F2AF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" filled="f" stroked="f">
                  <v:textbox inset="0,0,0,0">
                    <w:txbxContent>
                      <w:p w14:paraId="6594623D" w14:textId="77777777" w:rsidR="00BD0422" w:rsidRDefault="004F2AF2">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" filled="f" stroked="f">
                  <v:textbox inset="0,0,0,0">
                    <w:txbxContent>
                      <w:p w14:paraId="6594623E" w14:textId="77777777" w:rsidR="00BD0422" w:rsidRDefault="004F2AF2">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" filled="f" stroked="f">
                  <v:textbox inset="0,0,0,0">
                    <w:txbxContent>
                      <w:p w14:paraId="6594623F" w14:textId="77777777" w:rsidR="00BD0422" w:rsidRDefault="004F2AF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" filled="f" stroked="f">
                  <v:textbox inset="0,0,0,0">
                    <w:txbxContent>
                      <w:p w14:paraId="65946240" w14:textId="77777777" w:rsidR="00BD0422" w:rsidRDefault="004F2AF2">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" filled="f" stroked="f">
                  <v:textbox inset="0,0,0,0">
                    <w:txbxContent>
                      <w:p w14:paraId="65946241" w14:textId="77777777" w:rsidR="00BD0422" w:rsidRDefault="004F2AF2">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" filled="f" stroked="f">
                  <v:textbox inset="0,0,0,0">
                    <w:txbxContent>
                      <w:p w14:paraId="65946242" w14:textId="77777777" w:rsidR="00BD0422" w:rsidRDefault="004F2AF2">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" filled="f" stroked="f">
                  <v:textbox inset="0,0,0,0">
                    <w:txbxContent>
                      <w:p w14:paraId="65946243" w14:textId="77777777" w:rsidR="00BD0422" w:rsidRDefault="004F2AF2">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" filled="f" stroked="f">
                  <v:textbox inset="0,0,0,0">
                    <w:txbxContent>
                      <w:p w14:paraId="65946244" w14:textId="77777777" w:rsidR="00BD0422" w:rsidRDefault="004F2AF2">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" filled="f" stroked="f">
                  <v:textbox inset="0,0,0,0">
                    <w:txbxContent>
                      <w:p w14:paraId="65946245" w14:textId="77777777" w:rsidR="00BD0422" w:rsidRDefault="004F2AF2">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" filled="f" stroked="f">
                  <v:textbox inset="0,0,0,0">
                    <w:txbxContent>
                      <w:p w14:paraId="65946246" w14:textId="77777777" w:rsidR="00BD0422" w:rsidRDefault="004F2AF2">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" filled="f" stroked="f">
                  <v:textbox inset="0,0,0,0">
                    <w:txbxContent>
                      <w:p w14:paraId="65946247" w14:textId="77777777" w:rsidR="00BD0422" w:rsidRDefault="004F2AF2">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" filled="f" stroked="f">
                  <v:textbox inset="0,0,0,0">
                    <w:txbxContent>
                      <w:p w14:paraId="65946248" w14:textId="77777777" w:rsidR="00BD0422" w:rsidRDefault="004F2AF2">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" filled="f" stroked="f">
                  <v:textbox inset="0,0,0,0">
                    <w:txbxContent>
                      <w:p w14:paraId="65946249" w14:textId="77777777" w:rsidR="00BD0422" w:rsidRDefault="004F2AF2">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" filled="f" stroked="f">
                  <v:textbox inset="0,0,0,0">
                    <w:txbxContent>
                      <w:p w14:paraId="6594624A" w14:textId="77777777" w:rsidR="00BD0422" w:rsidRDefault="004F2AF2">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" filled="f" stroked="f">
                  <v:textbox inset="0,0,0,0">
                    <w:txbxContent>
                      <w:p w14:paraId="6594624B" w14:textId="77777777" w:rsidR="00BD0422" w:rsidRDefault="004F2AF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" filled="f" stroked="f">
                  <v:textbox inset="0,0,0,0">
                    <w:txbxContent>
                      <w:p w14:paraId="6594624C" w14:textId="77777777" w:rsidR="00BD0422" w:rsidRDefault="004F2AF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" filled="f" stroked="f">
                  <v:textbox inset="0,0,0,0">
                    <w:txbxContent>
                      <w:p w14:paraId="6594624D" w14:textId="180CEF73" w:rsidR="00BD0422" w:rsidRDefault="00641794">
                        <w:pPr>
                          <w:spacing w:after="0" w:line="240" w:lineRule="auto"/>
                          <w:jc w:val="center"/>
                          <w:rPr>
                            <w:rFonts w:ascii="Courier New" w:hAnsi="Courier New" w:cs="Courier New"/>
                            <w:sz w:val="15"/>
                            <w:szCs w:val="15"/>
                          </w:rPr>
                        </w:pPr>
                        <w:r>
                          <w:rPr>
                            <w:rFonts w:ascii="Courier New" w:hAnsi="Courier New" w:cs="Courier New"/>
                            <w:sz w:val="15"/>
                            <w:szCs w:val="15"/>
                          </w:rPr>
                          <w:t>80</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" filled="f" stroked="f">
                  <v:textbox inset="0,0,0,0">
                    <w:txbxContent>
                      <w:p w14:paraId="6594624E" w14:textId="77777777" w:rsidR="00BD0422" w:rsidRDefault="00BD0422">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" filled="f" stroked="f">
                  <v:textbox inset="0,0,0,0">
                    <w:txbxContent>
                      <w:p w14:paraId="6594624F"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664-25-3-196-0002</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" filled="f" stroked="f">
                  <v:textbox inset="0,0,0,0">
                    <w:txbxContent>
                      <w:p w14:paraId="65946250" w14:textId="77777777" w:rsidR="00BD0422" w:rsidRDefault="00BD0422">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" filled="f" stroked="f">
                  <v:textbox inset="0,0,0,0">
                    <w:txbxContent>
                      <w:p w14:paraId="65946251" w14:textId="77777777" w:rsidR="00BD0422" w:rsidRDefault="00BD0422">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" filled="f" stroked="f">
                  <v:textbox inset="0,0,0,0">
                    <w:txbxContent>
                      <w:p w14:paraId="65946252" w14:textId="77777777" w:rsidR="00BD0422" w:rsidRDefault="00BD0422">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" filled="f" stroked="f">
                  <v:textbox inset="0,0,0,0">
                    <w:txbxContent>
                      <w:p w14:paraId="65946253" w14:textId="77777777" w:rsidR="00BD0422" w:rsidRDefault="00BD0422">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" filled="f" stroked="f">
                  <v:textbox inset="0,0,0,0">
                    <w:txbxContent>
                      <w:p w14:paraId="65946254" w14:textId="77777777" w:rsidR="00BD0422" w:rsidRDefault="00BD0422">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" filled="f" stroked="f">
                  <v:textbox inset="0,0,0,0">
                    <w:txbxContent>
                      <w:p w14:paraId="65946255" w14:textId="77777777" w:rsidR="00BD0422" w:rsidRDefault="00BD0422">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" filled="f" stroked="f">
                  <v:textbox inset="0,0,0,0">
                    <w:txbxContent>
                      <w:p w14:paraId="65946256" w14:textId="77777777" w:rsidR="00BD0422" w:rsidRDefault="00BD0422">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" filled="f" stroked="f">
                  <v:textbox inset="0,0,0,0">
                    <w:txbxContent>
                      <w:p w14:paraId="65946257" w14:textId="77777777" w:rsidR="00BD0422" w:rsidRDefault="00BD0422">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" filled="f" stroked="f">
                  <v:textbox inset="0,0,0,0">
                    <w:txbxContent>
                      <w:p w14:paraId="65946258" w14:textId="77777777" w:rsidR="00BD0422" w:rsidRDefault="00BD0422">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" filled="f" stroked="f">
                  <v:textbox inset="0,0,0,0">
                    <w:txbxContent>
                      <w:p w14:paraId="65946259" w14:textId="77777777" w:rsidR="00BD0422" w:rsidRDefault="00BD0422">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" filled="f" stroked="f">
                  <v:textbox inset="0,0,0,0">
                    <w:txbxContent>
                      <w:p w14:paraId="6594625A"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36C26226R0001</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" filled="f" stroked="f">
                  <v:textbox inset="0,0,0,0">
                    <w:txbxContent>
                      <w:p w14:paraId="6594625B" w14:textId="7A6F273F" w:rsidR="00BD0422" w:rsidRDefault="00E944B3">
                        <w:pPr>
                          <w:spacing w:after="0" w:line="240" w:lineRule="auto"/>
                          <w:rPr>
                            <w:rFonts w:ascii="Courier New" w:hAnsi="Courier New" w:cs="Courier New"/>
                            <w:sz w:val="15"/>
                            <w:szCs w:val="15"/>
                          </w:rPr>
                        </w:pPr>
                        <w:r>
                          <w:rPr>
                            <w:rFonts w:ascii="Courier New" w:hAnsi="Courier New" w:cs="Courier New"/>
                            <w:sz w:val="15"/>
                            <w:szCs w:val="15"/>
                          </w:rPr>
                          <w:t>01</w:t>
                        </w:r>
                        <w:r w:rsidR="004F2AF2">
                          <w:rPr>
                            <w:rFonts w:ascii="Courier New" w:hAnsi="Courier New" w:cs="Courier New"/>
                            <w:sz w:val="15"/>
                            <w:szCs w:val="15"/>
                          </w:rPr>
                          <w:t>-</w:t>
                        </w:r>
                        <w:r>
                          <w:rPr>
                            <w:rFonts w:ascii="Courier New" w:hAnsi="Courier New" w:cs="Courier New"/>
                            <w:sz w:val="15"/>
                            <w:szCs w:val="15"/>
                          </w:rPr>
                          <w:t>09</w:t>
                        </w:r>
                        <w:r w:rsidR="004F2AF2">
                          <w:rPr>
                            <w:rFonts w:ascii="Courier New" w:hAnsi="Courier New" w:cs="Courier New"/>
                            <w:sz w:val="15"/>
                            <w:szCs w:val="15"/>
                          </w:rPr>
                          <w:t>-202</w:t>
                        </w:r>
                        <w:r>
                          <w:rPr>
                            <w:rFonts w:ascii="Courier New" w:hAnsi="Courier New" w:cs="Courier New"/>
                            <w:sz w:val="15"/>
                            <w:szCs w:val="15"/>
                          </w:rPr>
                          <w:t>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" filled="f" stroked="f">
                  <v:textbox inset="0,0,0,0">
                    <w:txbxContent>
                      <w:p w14:paraId="6594625C"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Gaba, Rebecca</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" filled="f" stroked="f">
                  <v:textbox inset="0,0,0,0">
                    <w:txbxContent>
                      <w:p w14:paraId="6594625D"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480-466-7982</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" filled="f" stroked="f">
                  <v:textbox inset="0,0,0,0">
                    <w:txbxContent>
                      <w:p w14:paraId="6594625E" w14:textId="71075B93" w:rsidR="00BD0422" w:rsidRDefault="00D05206">
                        <w:pPr>
                          <w:spacing w:after="0" w:line="240" w:lineRule="auto"/>
                          <w:rPr>
                            <w:rFonts w:ascii="Courier New" w:hAnsi="Courier New" w:cs="Courier New"/>
                            <w:sz w:val="15"/>
                            <w:szCs w:val="15"/>
                          </w:rPr>
                        </w:pPr>
                        <w:r>
                          <w:rPr>
                            <w:rFonts w:ascii="Courier New" w:hAnsi="Courier New" w:cs="Courier New"/>
                            <w:sz w:val="15"/>
                            <w:szCs w:val="15"/>
                          </w:rPr>
                          <w:t>0</w:t>
                        </w:r>
                        <w:r w:rsidR="00E944B3">
                          <w:rPr>
                            <w:rFonts w:ascii="Courier New" w:hAnsi="Courier New" w:cs="Courier New"/>
                            <w:sz w:val="15"/>
                            <w:szCs w:val="15"/>
                          </w:rPr>
                          <w:t>2</w:t>
                        </w:r>
                        <w:r w:rsidR="004F2AF2">
                          <w:rPr>
                            <w:rFonts w:ascii="Courier New" w:hAnsi="Courier New" w:cs="Courier New"/>
                            <w:sz w:val="15"/>
                            <w:szCs w:val="15"/>
                          </w:rPr>
                          <w:t>-</w:t>
                        </w:r>
                        <w:r w:rsidR="0035490B">
                          <w:rPr>
                            <w:rFonts w:ascii="Courier New" w:hAnsi="Courier New" w:cs="Courier New"/>
                            <w:sz w:val="15"/>
                            <w:szCs w:val="15"/>
                          </w:rPr>
                          <w:t>09</w:t>
                        </w:r>
                        <w:r w:rsidR="004F2AF2">
                          <w:rPr>
                            <w:rFonts w:ascii="Courier New" w:hAnsi="Courier New" w:cs="Courier New"/>
                            <w:sz w:val="15"/>
                            <w:szCs w:val="15"/>
                          </w:rPr>
                          <w:t>-202</w:t>
                        </w:r>
                        <w:r>
                          <w:rPr>
                            <w:rFonts w:ascii="Courier New" w:hAnsi="Courier New" w:cs="Courier New"/>
                            <w:sz w:val="15"/>
                            <w:szCs w:val="15"/>
                          </w:rPr>
                          <w:t>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" filled="f" stroked="f">
                  <v:textbox inset="0,0,0,0">
                    <w:txbxContent>
                      <w:p w14:paraId="6594625F"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12pm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" filled="f" stroked="f">
                  <v:textbox inset="0,0,0,0">
                    <w:txbxContent>
                      <w:p w14:paraId="65946260"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" filled="f" stroked="f">
                  <v:textbox inset="0,0,0,0">
                    <w:txbxContent>
                      <w:p w14:paraId="65946261"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" filled="f" stroked="f">
                  <v:textbox inset="0,0,0,0">
                    <w:txbxContent>
                      <w:p w14:paraId="65946262"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" filled="f" stroked="f">
                  <v:textbox inset="0,0,0,0">
                    <w:txbxContent>
                      <w:p w14:paraId="65946263"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Network Contracting Office – 22</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" filled="f" stroked="f">
                  <v:textbox inset="0,0,0,0">
                    <w:txbxContent>
                      <w:p w14:paraId="65946264"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" filled="f" stroked="f">
                  <v:textbox inset="0,0,0,0">
                    <w:txbxContent>
                      <w:p w14:paraId="65946265"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" filled="f" stroked="f">
                  <v:textbox inset="0,0,0,0">
                    <w:txbxContent>
                      <w:p w14:paraId="65946266"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" filled="f" stroked="f">
                  <v:textbox inset="0,0,0,0">
                    <w:txbxContent>
                      <w:p w14:paraId="65946267" w14:textId="77777777" w:rsidR="00BD0422" w:rsidRDefault="00BD0422">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" filled="f" stroked="f">
                  <v:textbox inset="0,0,0,0">
                    <w:txbxContent>
                      <w:p w14:paraId="65946268" w14:textId="77777777" w:rsidR="00BD0422" w:rsidRDefault="00BD0422">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" filled="f" stroked="f">
                  <v:textbox inset="0,0,0,0">
                    <w:txbxContent>
                      <w:p w14:paraId="65946269"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" filled="f" stroked="f">
                  <v:textbox inset="0,0,0,0">
                    <w:txbxContent>
                      <w:p w14:paraId="6594626A" w14:textId="77777777" w:rsidR="00BD0422" w:rsidRDefault="00BD0422">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" filled="f" stroked="f">
                  <v:textbox inset="0,0,0,0">
                    <w:txbxContent>
                      <w:p w14:paraId="6594626B" w14:textId="77777777" w:rsidR="00BD0422" w:rsidRDefault="00BD0422">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" filled="f" stroked="f">
                  <v:textbox inset="0,0,0,0">
                    <w:txbxContent>
                      <w:p w14:paraId="6594626C" w14:textId="77777777" w:rsidR="00BD0422" w:rsidRDefault="00BD0422">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" filled="f" stroked="f">
                  <v:textbox inset="0,0,0,0">
                    <w:txbxContent>
                      <w:p w14:paraId="6594626D" w14:textId="77777777" w:rsidR="00BD0422" w:rsidRDefault="00BD0422">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" filled="f" stroked="f">
                  <v:textbox inset="0,0,0,0">
                    <w:txbxContent>
                      <w:p w14:paraId="6594626E" w14:textId="77777777" w:rsidR="00BD0422" w:rsidRDefault="00BD0422">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" filled="f" stroked="f">
                  <v:textbox inset="0,0,0,0">
                    <w:txbxContent>
                      <w:p w14:paraId="6594626F" w14:textId="77777777" w:rsidR="00BD0422" w:rsidRDefault="00BD0422">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" filled="f" stroked="f">
                  <v:textbox inset="0,0,0,0">
                    <w:txbxContent>
                      <w:p w14:paraId="65946270" w14:textId="77777777" w:rsidR="00BD0422" w:rsidRDefault="00BD0422">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" filled="f" stroked="f">
                  <v:textbox inset="0,0,0,0">
                    <w:txbxContent>
                      <w:p w14:paraId="65946271" w14:textId="77777777" w:rsidR="00BD0422" w:rsidRDefault="00BD0422">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" filled="f" stroked="f">
                  <v:textbox inset="0,0,0,0">
                    <w:txbxContent>
                      <w:p w14:paraId="65946272" w14:textId="77777777" w:rsidR="00BD0422" w:rsidRDefault="00BD0422">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" filled="f" stroked="f">
                  <v:textbox inset="0,0,0,0">
                    <w:txbxContent>
                      <w:p w14:paraId="65946273"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621511</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" filled="f" stroked="f">
                  <v:textbox inset="0,0,0,0">
                    <w:txbxContent>
                      <w:p w14:paraId="65946274"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$41.5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" filled="f" stroked="f">
                  <v:textbox inset="0,0,0,0">
                    <w:txbxContent>
                      <w:p w14:paraId="65946275"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Net 30 Days</w:t>
                        </w: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" filled="f" stroked="f">
                  <v:textbox inset="0,0,0,0">
                    <w:txbxContent>
                      <w:p w14:paraId="65946276" w14:textId="77777777" w:rsidR="00BD0422" w:rsidRDefault="00BD0422">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" filled="f" stroked="f">
                  <v:textbox inset="0,0,0,0">
                    <w:txbxContent>
                      <w:p w14:paraId="65946277" w14:textId="77777777" w:rsidR="00BD0422" w:rsidRDefault="00BD0422">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" filled="f" stroked="f">
                  <v:textbox inset="0,0,0,0">
                    <w:txbxContent>
                      <w:p w14:paraId="65946278" w14:textId="77777777" w:rsidR="00BD0422" w:rsidRDefault="00BD0422">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" filled="f" stroked="f">
                  <v:textbox inset="0,0,0,0">
                    <w:txbxContent>
                      <w:p w14:paraId="65946279" w14:textId="77777777" w:rsidR="00BD0422" w:rsidRDefault="00BD0422">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" filled="f" stroked="f">
                  <v:textbox inset="0,0,0,0">
                    <w:txbxContent>
                      <w:p w14:paraId="6594627A" w14:textId="77777777" w:rsidR="00BD0422" w:rsidRDefault="00BD0422">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" filled="f" stroked="f">
                  <v:textbox inset="0,0,0,0">
                    <w:txbxContent>
                      <w:p w14:paraId="6594627B" w14:textId="77777777" w:rsidR="00BD0422" w:rsidRDefault="004F2AF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" filled="f" stroked="f">
                  <v:textbox inset="0,0,0,0">
                    <w:txbxContent>
                      <w:p w14:paraId="6594627C" w14:textId="77777777" w:rsidR="00BD0422" w:rsidRDefault="00BD0422">
                        <w:pPr>
                          <w:spacing w:after="0" w:line="240" w:lineRule="auto"/>
                          <w:rPr>
                            <w:rFonts w:ascii="Courier New" w:hAnsi="Courier New" w:cs="Courier New"/>
                            <w:sz w:val="15"/>
                            <w:szCs w:val="15"/>
                          </w:rPr>
                        </w:pP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" filled="f" stroked="f">
                  <v:textbox inset="0,0,0,0">
                    <w:txbxContent>
                      <w:p w14:paraId="6594627D" w14:textId="77777777" w:rsidR="00BD0422" w:rsidRDefault="00BD0422">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" filled="f" stroked="f">
                  <v:textbox inset="0,0,0,0">
                    <w:txbxContent>
                      <w:p w14:paraId="6594627E"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" filled="f" stroked="f">
                  <v:textbox inset="0,0,0,0">
                    <w:txbxContent>
                      <w:p w14:paraId="6594627F" w14:textId="77777777" w:rsidR="00BD0422" w:rsidRDefault="00BD0422">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" filled="f" stroked="f">
                  <v:textbox inset="0,0,0,0">
                    <w:txbxContent>
                      <w:p w14:paraId="65946280"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" filled="f" stroked="f">
                  <v:textbox inset="0,0,0,0">
                    <w:txbxContent>
                      <w:p w14:paraId="65946281"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VISN 22 Healthcare Centers</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" filled="f" stroked="f">
                  <v:textbox inset="0,0,0,0">
                    <w:txbxContent>
                      <w:p w14:paraId="65946282" w14:textId="14607EEB"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See Section </w:t>
                        </w:r>
                        <w:r w:rsidR="00FE57D1">
                          <w:rPr>
                            <w:rFonts w:ascii="Courier New" w:hAnsi="Courier New" w:cs="Courier New"/>
                            <w:sz w:val="15"/>
                            <w:szCs w:val="15"/>
                          </w:rPr>
                          <w:t>B number 5</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" filled="f" stroked="f">
                  <v:textbox inset="0,0,0,0">
                    <w:txbxContent>
                      <w:p w14:paraId="65946283" w14:textId="77777777" w:rsidR="00BD0422" w:rsidRDefault="00BD0422">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" filled="f" stroked="f">
                  <v:textbox inset="0,0,0,0">
                    <w:txbxContent>
                      <w:p w14:paraId="65946284"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" filled="f" stroked="f">
                  <v:textbox inset="0,0,0,0">
                    <w:txbxContent>
                      <w:p w14:paraId="65946285"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" filled="f" stroked="f">
                  <v:textbox inset="0,0,0,0">
                    <w:txbxContent>
                      <w:p w14:paraId="65946286"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" filled="f" stroked="f">
                  <v:textbox inset="0,0,0,0">
                    <w:txbxContent>
                      <w:p w14:paraId="65946287"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Network Contracting Office – 22</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" filled="f" stroked="f">
                  <v:textbox inset="0,0,0,0">
                    <w:txbxContent>
                      <w:p w14:paraId="65946288"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" filled="f" stroked="f">
                  <v:textbox inset="0,0,0,0">
                    <w:txbxContent>
                      <w:p w14:paraId="65946289"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" filled="f" stroked="f">
                  <v:textbox inset="0,0,0,0">
                    <w:txbxContent>
                      <w:p w14:paraId="6594628A"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" filled="f" stroked="f">
                  <v:textbox inset="0,0,0,0">
                    <w:txbxContent>
                      <w:p w14:paraId="6594628B" w14:textId="77777777" w:rsidR="00BD0422" w:rsidRDefault="00BD0422">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" filled="f" stroked="f">
                  <v:textbox inset="0,0,0,0">
                    <w:txbxContent>
                      <w:p w14:paraId="6594628C" w14:textId="77777777" w:rsidR="00BD0422" w:rsidRDefault="00BD0422">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" filled="f" stroked="f">
                  <v:textbox inset="0,0,0,0">
                    <w:txbxContent>
                      <w:p w14:paraId="6594628D"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" filled="f" stroked="f">
                  <v:textbox inset="0,0,0,0">
                    <w:txbxContent>
                      <w:p w14:paraId="6594628E" w14:textId="77777777" w:rsidR="00BD0422" w:rsidRDefault="00BD0422">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" filled="f" stroked="f">
                  <v:textbox inset="0,0,0,0">
                    <w:txbxContent>
                      <w:p w14:paraId="6594628F" w14:textId="77777777" w:rsidR="00BD0422" w:rsidRDefault="00BD0422">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" filled="f" stroked="f">
                  <v:textbox inset="0,0,0,0">
                    <w:txbxContent>
                      <w:p w14:paraId="65946290" w14:textId="77777777" w:rsidR="00BD0422" w:rsidRDefault="00BD0422">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" filled="f" stroked="f">
                  <v:textbox inset="0,0,0,0">
                    <w:txbxContent>
                      <w:p w14:paraId="65946291" w14:textId="77777777" w:rsidR="00BD0422" w:rsidRDefault="00BD0422">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" filled="f" stroked="f">
                  <v:textbox inset="0,0,0,0">
                    <w:txbxContent>
                      <w:p w14:paraId="65946292" w14:textId="77777777" w:rsidR="00BD0422" w:rsidRDefault="00BD0422">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" filled="f" stroked="f">
                  <v:textbox inset="0,0,0,0">
                    <w:txbxContent>
                      <w:p w14:paraId="65946293" w14:textId="77777777" w:rsidR="00BD0422" w:rsidRDefault="00BD0422">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" filled="f" stroked="f">
                  <v:textbox inset="0,0,0,0">
                    <w:txbxContent>
                      <w:p w14:paraId="65946294"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" filled="f" stroked="f">
                  <v:textbox inset="0,0,0,0">
                    <w:txbxContent>
                      <w:p w14:paraId="65946295" w14:textId="77777777" w:rsidR="00BD0422" w:rsidRDefault="00BD0422">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" filled="f" stroked="f">
                  <v:textbox inset="0,0,0,0">
                    <w:txbxContent>
                      <w:p w14:paraId="65946296" w14:textId="77777777" w:rsidR="00BD0422" w:rsidRDefault="00BD0422">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" filled="f" stroked="f">
                  <v:textbox inset="0,0,0,0">
                    <w:txbxContent>
                      <w:p w14:paraId="65946297" w14:textId="77777777" w:rsidR="00BD0422" w:rsidRDefault="00BD0422">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" filled="f" stroked="f">
                  <v:textbox inset="0,0,0,0">
                    <w:txbxContent>
                      <w:p w14:paraId="65946298" w14:textId="77777777" w:rsidR="00BD0422" w:rsidRDefault="00BD0422">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" filled="f" stroked="f">
                  <v:textbox inset="0,0,0,0">
                    <w:txbxContent>
                      <w:p w14:paraId="65946299" w14:textId="77777777" w:rsidR="00BD0422" w:rsidRDefault="00BD0422">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" filled="f" stroked="f">
                  <v:textbox inset="0,0,0,0">
                    <w:txbxContent>
                      <w:p w14:paraId="6594629A" w14:textId="77777777" w:rsidR="00BD0422" w:rsidRDefault="00BD0422">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" filled="f" stroked="f">
                  <v:textbox inset="0,0,0,0">
                    <w:txbxContent>
                      <w:p w14:paraId="6594629B"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" filled="f" stroked="f">
                  <v:textbox inset="0,0,0,0">
                    <w:txbxContent>
                      <w:p w14:paraId="6594629C"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" filled="f" stroked="f">
                  <v:textbox inset="0,0,0,0">
                    <w:txbxContent>
                      <w:p w14:paraId="6594629D"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Submit Invoices electronically to:</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" filled="f" stroked="f">
                  <v:textbox inset="0,0,0,0">
                    <w:txbxContent>
                      <w:p w14:paraId="6594629E"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https://us.tungsten-network.com/customer</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" filled="f" stroked="f">
                  <v:textbox inset="0,0,0,0">
                    <w:txbxContent>
                      <w:p w14:paraId="6594629F"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campaigns/veteransaffairs/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" filled="f" stroked="f">
                  <v:textbox inset="0,0,0,0">
                    <w:txbxContent>
                      <w:p w14:paraId="659462A0"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1-877-489-6135</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" filled="f" stroked="f">
                  <v:textbox inset="0,0,0,0">
                    <w:txbxContent>
                      <w:p w14:paraId="659462A1" w14:textId="77777777" w:rsidR="00BD0422" w:rsidRDefault="00BD0422">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" filled="f" stroked="f">
                  <v:textbox inset="0,0,0,0">
                    <w:txbxContent>
                      <w:p w14:paraId="659462A2" w14:textId="77777777" w:rsidR="00BD0422" w:rsidRDefault="00BD0422">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" filled="f" stroked="f">
                  <v:textbox inset="0,0,0,0">
                    <w:txbxContent>
                      <w:p w14:paraId="659462A3"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" filled="f" stroked="f">
                  <v:textbox inset="0,0,0,0">
                    <w:txbxContent>
                      <w:p w14:paraId="659462A4" w14:textId="77777777" w:rsidR="00BD0422" w:rsidRDefault="00BD0422">
                        <w:pPr>
                          <w:spacing w:after="0" w:line="240" w:lineRule="auto"/>
                          <w:rPr>
                            <w:rFonts w:ascii="Courier New" w:hAnsi="Courier New" w:cs="Courier New"/>
                            <w:sz w:val="15"/>
                            <w:szCs w:val="15"/>
                          </w:rPr>
                        </w:pP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" filled="f" stroked="f">
                  <v:textbox inset="0,0,0,0">
                    <w:txbxContent>
                      <w:p w14:paraId="659462A5"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VISN 22 Healthcare Centers require reference laboratory</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" filled="f" stroked="f">
                  <v:textbox inset="0,0,0,0">
                    <w:txbxContent>
                      <w:p w14:paraId="659462A6"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testing services in accordance with the schedule herein.</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" filled="f" stroked="f">
                  <v:textbox inset="0,0,0,0">
                    <w:txbxContent>
                      <w:p w14:paraId="659462A7" w14:textId="77777777" w:rsidR="00BD0422" w:rsidRDefault="00BD0422">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" filled="f" stroked="f">
                  <v:textbox inset="0,0,0,0">
                    <w:txbxContent>
                      <w:p w14:paraId="659462A8" w14:textId="77777777" w:rsidR="00BD0422" w:rsidRDefault="00BD0422">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" filled="f" stroked="f">
                  <v:textbox inset="0,0,0,0">
                    <w:txbxContent>
                      <w:p w14:paraId="659462A9" w14:textId="77777777" w:rsidR="00BD0422" w:rsidRDefault="00BD0422">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" filled="f" stroked="f">
                  <v:textbox inset="0,0,0,0">
                    <w:txbxContent>
                      <w:p w14:paraId="659462AA" w14:textId="77777777" w:rsidR="00BD0422" w:rsidRDefault="00BD0422">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" filled="f" stroked="f">
                  <v:textbox inset="0,0,0,0">
                    <w:txbxContent>
                      <w:p w14:paraId="659462AB" w14:textId="77777777" w:rsidR="00BD0422" w:rsidRDefault="00BD0422">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" filled="f" stroked="f">
                  <v:textbox inset="0,0,0,0">
                    <w:txbxContent>
                      <w:p w14:paraId="659462AC" w14:textId="5CB8A9C9" w:rsidR="00BD0422" w:rsidRDefault="004F2AF2">
                        <w:pPr>
                          <w:spacing w:after="0" w:line="240" w:lineRule="auto"/>
                          <w:rPr>
                            <w:rFonts w:ascii="Courier New" w:hAnsi="Courier New" w:cs="Courier New"/>
                            <w:sz w:val="15"/>
                            <w:szCs w:val="15"/>
                          </w:rPr>
                        </w:pPr>
                        <w:r>
                          <w:rPr>
                            <w:rFonts w:ascii="Courier New" w:hAnsi="Courier New" w:cs="Courier New"/>
                            <w:sz w:val="15"/>
                            <w:szCs w:val="15"/>
                          </w:rPr>
                          <w:t xml:space="preserve">Period of Performance: </w:t>
                        </w:r>
                        <w:r w:rsidR="00C42C28">
                          <w:rPr>
                            <w:rFonts w:ascii="Courier New" w:hAnsi="Courier New" w:cs="Courier New"/>
                            <w:sz w:val="15"/>
                            <w:szCs w:val="15"/>
                          </w:rPr>
                          <w:t>04</w:t>
                        </w:r>
                        <w:r>
                          <w:rPr>
                            <w:rFonts w:ascii="Courier New" w:hAnsi="Courier New" w:cs="Courier New"/>
                            <w:sz w:val="15"/>
                            <w:szCs w:val="15"/>
                          </w:rPr>
                          <w:t>/</w:t>
                        </w:r>
                        <w:r w:rsidR="00C42C28">
                          <w:rPr>
                            <w:rFonts w:ascii="Courier New" w:hAnsi="Courier New" w:cs="Courier New"/>
                            <w:sz w:val="15"/>
                            <w:szCs w:val="15"/>
                          </w:rPr>
                          <w:t>0</w:t>
                        </w:r>
                        <w:r>
                          <w:rPr>
                            <w:rFonts w:ascii="Courier New" w:hAnsi="Courier New" w:cs="Courier New"/>
                            <w:sz w:val="15"/>
                            <w:szCs w:val="15"/>
                          </w:rPr>
                          <w:t>1/202</w:t>
                        </w:r>
                        <w:r w:rsidR="00C42C28">
                          <w:rPr>
                            <w:rFonts w:ascii="Courier New" w:hAnsi="Courier New" w:cs="Courier New"/>
                            <w:sz w:val="15"/>
                            <w:szCs w:val="15"/>
                          </w:rPr>
                          <w:t>6</w:t>
                        </w:r>
                        <w:r>
                          <w:rPr>
                            <w:rFonts w:ascii="Courier New" w:hAnsi="Courier New" w:cs="Courier New"/>
                            <w:sz w:val="15"/>
                            <w:szCs w:val="15"/>
                          </w:rPr>
                          <w:t xml:space="preserve"> – 0</w:t>
                        </w:r>
                        <w:r w:rsidR="00C42C28">
                          <w:rPr>
                            <w:rFonts w:ascii="Courier New" w:hAnsi="Courier New" w:cs="Courier New"/>
                            <w:sz w:val="15"/>
                            <w:szCs w:val="15"/>
                          </w:rPr>
                          <w:t>3</w:t>
                        </w:r>
                        <w:r>
                          <w:rPr>
                            <w:rFonts w:ascii="Courier New" w:hAnsi="Courier New" w:cs="Courier New"/>
                            <w:sz w:val="15"/>
                            <w:szCs w:val="15"/>
                          </w:rPr>
                          <w:t>/3</w:t>
                        </w:r>
                        <w:r w:rsidR="00C42C28">
                          <w:rPr>
                            <w:rFonts w:ascii="Courier New" w:hAnsi="Courier New" w:cs="Courier New"/>
                            <w:sz w:val="15"/>
                            <w:szCs w:val="15"/>
                          </w:rPr>
                          <w:t>1</w:t>
                        </w:r>
                        <w:r>
                          <w:rPr>
                            <w:rFonts w:ascii="Courier New" w:hAnsi="Courier New" w:cs="Courier New"/>
                            <w:sz w:val="15"/>
                            <w:szCs w:val="15"/>
                          </w:rPr>
                          <w:t>/20</w:t>
                        </w:r>
                        <w:r w:rsidR="008C1CD8">
                          <w:rPr>
                            <w:rFonts w:ascii="Courier New" w:hAnsi="Courier New" w:cs="Courier New"/>
                            <w:sz w:val="15"/>
                            <w:szCs w:val="15"/>
                          </w:rPr>
                          <w:t>3</w:t>
                        </w:r>
                        <w:r w:rsidR="00C42C28">
                          <w:rPr>
                            <w:rFonts w:ascii="Courier New" w:hAnsi="Courier New" w:cs="Courier New"/>
                            <w:sz w:val="15"/>
                            <w:szCs w:val="15"/>
                          </w:rPr>
                          <w:t>1</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" filled="f" stroked="f">
                  <v:textbox inset="0,0,0,0">
                    <w:txbxContent>
                      <w:p w14:paraId="659462AD" w14:textId="77777777" w:rsidR="00BD0422" w:rsidRDefault="00BD0422">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" filled="f" stroked="f">
                  <v:textbox inset="0,0,0,0">
                    <w:txbxContent>
                      <w:p w14:paraId="659462AE" w14:textId="77777777" w:rsidR="00BD0422" w:rsidRDefault="00BD0422">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" filled="f" stroked="f">
                  <v:textbox inset="0,0,0,0">
                    <w:txbxContent>
                      <w:p w14:paraId="659462AF" w14:textId="77777777" w:rsidR="00BD0422" w:rsidRDefault="00BD0422">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" filled="f" stroked="f">
                  <v:textbox inset="0,0,0,0">
                    <w:txbxContent>
                      <w:p w14:paraId="659462B0" w14:textId="77777777" w:rsidR="00BD0422" w:rsidRDefault="00BD0422">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" filled="f" stroked="f">
                  <v:textbox inset="0,0,0,0">
                    <w:txbxContent>
                      <w:p w14:paraId="659462B1" w14:textId="77777777" w:rsidR="00BD0422" w:rsidRDefault="00BD0422">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" filled="f" stroked="f">
                  <v:textbox inset="0,0,0,0">
                    <w:txbxContent>
                      <w:p w14:paraId="659462B2" w14:textId="77777777" w:rsidR="00BD0422" w:rsidRDefault="00BD0422">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" filled="f" stroked="f">
                  <v:textbox inset="0,0,0,0">
                    <w:txbxContent>
                      <w:p w14:paraId="659462B3" w14:textId="77777777" w:rsidR="00BD0422" w:rsidRDefault="00BD0422">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" filled="f" stroked="f">
                  <v:textbox inset="0,0,0,0">
                    <w:txbxContent>
                      <w:p w14:paraId="659462B4" w14:textId="77777777" w:rsidR="00BD0422" w:rsidRDefault="00BD0422">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" filled="f" stroked="f">
                  <v:textbox inset="0,0,0,0">
                    <w:txbxContent>
                      <w:p w14:paraId="659462B5" w14:textId="77777777" w:rsidR="00BD0422" w:rsidRDefault="00BD0422">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" filled="f" stroked="f">
                  <v:textbox inset="0,0,0,0">
                    <w:txbxContent>
                      <w:p w14:paraId="659462B6" w14:textId="77777777" w:rsidR="00BD0422" w:rsidRDefault="00BD0422">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" filled="f" stroked="f">
                  <v:textbox inset="0,0,0,0">
                    <w:txbxContent>
                      <w:p w14:paraId="659462B7" w14:textId="77777777" w:rsidR="00BD0422" w:rsidRDefault="00BD0422">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" filled="f" stroked="f">
                  <v:textbox inset="0,0,0,0">
                    <w:txbxContent>
                      <w:p w14:paraId="659462B8" w14:textId="77777777" w:rsidR="00BD0422" w:rsidRDefault="00BD0422">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" filled="f" stroked="f">
                  <v:textbox inset="0,0,0,0">
                    <w:txbxContent>
                      <w:p w14:paraId="659462B9" w14:textId="77777777" w:rsidR="00BD0422" w:rsidRDefault="00BD0422">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" filled="f" stroked="f">
                  <v:textbox inset="0,0,0,0">
                    <w:txbxContent>
                      <w:p w14:paraId="659462BA" w14:textId="77777777" w:rsidR="00BD0422" w:rsidRDefault="004F2AF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" filled="f" stroked="f">
                  <v:textbox inset="0,0,0,0">
                    <w:txbxContent>
                      <w:p w14:paraId="659462BB" w14:textId="77777777" w:rsidR="00BD0422" w:rsidRDefault="00BD0422">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" filled="f" stroked="f">
                  <v:textbox inset="0,0,0,0">
                    <w:txbxContent>
                      <w:p w14:paraId="659462BC" w14:textId="77777777" w:rsidR="00BD0422" w:rsidRDefault="00BD0422">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" filled="f" stroked="f">
                  <v:textbox inset="0,0,0,0">
                    <w:txbxContent>
                      <w:p w14:paraId="659462BD" w14:textId="77777777" w:rsidR="00BD0422" w:rsidRDefault="00BD0422">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" filled="f" stroked="f">
                  <v:textbox inset="0,0,0,0">
                    <w:txbxContent>
                      <w:p w14:paraId="659462BE" w14:textId="77777777" w:rsidR="00BD0422" w:rsidRDefault="00BD0422">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" filled="f" stroked="f">
                  <v:textbox inset="0,0,0,0">
                    <w:txbxContent>
                      <w:p w14:paraId="659462BF" w14:textId="6D08EDF7" w:rsidR="00BD0422" w:rsidRDefault="00BD0422">
                        <w:pPr>
                          <w:spacing w:after="0" w:line="240" w:lineRule="auto"/>
                          <w:rPr>
                            <w:rFonts w:ascii="Courier New" w:hAnsi="Courier New" w:cs="Courier New"/>
                            <w:sz w:val="15"/>
                            <w:szCs w:val="15"/>
                          </w:rPr>
                        </w:pP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" filled="f" stroked="f">
                  <v:textbox inset="0,0,0,0">
                    <w:txbxContent>
                      <w:p w14:paraId="659462C0" w14:textId="77777777" w:rsidR="00BD0422" w:rsidRDefault="00BD0422">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" filled="f" stroked="f">
                  <v:textbox inset="0,0,0,0">
                    <w:txbxContent>
                      <w:p w14:paraId="659462C1" w14:textId="77777777" w:rsidR="00BD0422" w:rsidRDefault="00BD0422">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" filled="f" stroked="f">
                  <v:textbox inset="0,0,0,0">
                    <w:txbxContent>
                      <w:p w14:paraId="659462C2" w14:textId="77777777" w:rsidR="00BD0422" w:rsidRDefault="00BD0422">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" filled="f" stroked="f">
                  <v:textbox inset="0,0,0,0">
                    <w:txbxContent>
                      <w:p w14:paraId="659462C3" w14:textId="77777777" w:rsidR="00BD0422" w:rsidRDefault="00BD0422">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" filled="f" stroked="f">
                  <v:textbox inset="0,0,0,0">
                    <w:txbxContent>
                      <w:p w14:paraId="659462C4" w14:textId="507BD08A" w:rsidR="00BD0422" w:rsidRDefault="00A429D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" filled="f" stroked="f">
                  <v:textbox inset="0,0,0,0">
                    <w:txbxContent>
                      <w:p w14:paraId="659462C5" w14:textId="38FC2503" w:rsidR="00BD0422" w:rsidRDefault="00A429DA">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" filled="f" stroked="f">
                  <v:textbox inset="0,0,0,0">
                    <w:txbxContent>
                      <w:p w14:paraId="659462C6" w14:textId="77777777" w:rsidR="00BD0422" w:rsidRDefault="00BD0422">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" filled="f" stroked="f">
                  <v:textbox inset="0,0,0,0">
                    <w:txbxContent>
                      <w:p w14:paraId="659462C7" w14:textId="77777777" w:rsidR="00BD0422" w:rsidRDefault="00BD0422">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" filled="f" stroked="f">
                  <v:textbox inset="0,0,0,0">
                    <w:txbxContent>
                      <w:p w14:paraId="659462C8" w14:textId="77777777" w:rsidR="00BD0422" w:rsidRDefault="00BD0422">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" filled="f" stroked="f">
                  <v:textbox inset="0,0,0,0">
                    <w:txbxContent>
                      <w:p w14:paraId="659462C9" w14:textId="77777777" w:rsidR="00BD0422" w:rsidRDefault="00BD0422">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" filled="f" stroked="f">
                  <v:textbox inset="0,0,0,0">
                    <w:txbxContent>
                      <w:p w14:paraId="659462CA" w14:textId="77777777" w:rsidR="00BD0422" w:rsidRDefault="00BD0422">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" filled="f" stroked="f">
                  <v:textbox inset="0,0,0,0">
                    <w:txbxContent>
                      <w:p w14:paraId="659462CB" w14:textId="77777777" w:rsidR="00BD0422" w:rsidRDefault="00BD0422">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" filled="f" stroked="f">
                  <v:textbox inset="0,0,0,0">
                    <w:txbxContent>
                      <w:p w14:paraId="659462CC" w14:textId="77777777" w:rsidR="00BD0422" w:rsidRDefault="00BD0422">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" filled="f" stroked="f">
                  <v:textbox inset="0,0,0,0">
                    <w:txbxContent>
                      <w:p w14:paraId="659462CD" w14:textId="77777777" w:rsidR="00BD0422" w:rsidRDefault="00BD0422">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65945BB0" w14:textId="77777777" w:rsidR="004F2AF2" w:rsidRDefault="004F2AF2">
          <w:pPr>
            <w:pStyle w:val="TOCHeading"/>
            <w:pageBreakBefore/>
          </w:pPr>
          <w:r>
            <w:t>Table of Contents</w:t>
          </w:r>
        </w:p>
        <w:p w14:paraId="1CD47FE7" w14:textId="1EE88271" w:rsidR="00094BB3" w:rsidRDefault="004F2AF2">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01052566" w:history="1">
            <w:r w:rsidR="00094BB3" w:rsidRPr="007E5830">
              <w:rPr>
                <w:rStyle w:val="Hyperlink"/>
                <w:noProof/>
              </w:rPr>
              <w:t>SECTION A</w:t>
            </w:r>
            <w:r w:rsidR="00094BB3">
              <w:rPr>
                <w:noProof/>
                <w:webHidden/>
              </w:rPr>
              <w:tab/>
            </w:r>
            <w:r w:rsidR="00094BB3">
              <w:rPr>
                <w:noProof/>
                <w:webHidden/>
              </w:rPr>
              <w:fldChar w:fldCharType="begin"/>
            </w:r>
            <w:r w:rsidR="00094BB3">
              <w:rPr>
                <w:noProof/>
                <w:webHidden/>
              </w:rPr>
              <w:instrText xml:space="preserve"> PAGEREF _Toc201052566 \h </w:instrText>
            </w:r>
            <w:r w:rsidR="00094BB3">
              <w:rPr>
                <w:noProof/>
                <w:webHidden/>
              </w:rPr>
            </w:r>
            <w:r w:rsidR="00094BB3">
              <w:rPr>
                <w:noProof/>
                <w:webHidden/>
              </w:rPr>
              <w:fldChar w:fldCharType="separate"/>
            </w:r>
            <w:r w:rsidR="00094BB3">
              <w:rPr>
                <w:noProof/>
                <w:webHidden/>
              </w:rPr>
              <w:t>1</w:t>
            </w:r>
            <w:r w:rsidR="00094BB3">
              <w:rPr>
                <w:noProof/>
                <w:webHidden/>
              </w:rPr>
              <w:fldChar w:fldCharType="end"/>
            </w:r>
          </w:hyperlink>
        </w:p>
        <w:p w14:paraId="1F3B7C7D" w14:textId="623381E4" w:rsidR="00094BB3" w:rsidRDefault="00094BB3">
          <w:pPr>
            <w:pStyle w:val="TOC2"/>
            <w:tabs>
              <w:tab w:val="right" w:leader="dot" w:pos="9350"/>
            </w:tabs>
            <w:rPr>
              <w:noProof/>
              <w:kern w:val="2"/>
              <w:sz w:val="24"/>
              <w:szCs w:val="24"/>
              <w14:ligatures w14:val="standardContextual"/>
            </w:rPr>
          </w:pPr>
          <w:hyperlink w:anchor="_Toc201052567" w:history="1">
            <w:r w:rsidRPr="007E5830">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_Toc201052567 \h </w:instrText>
            </w:r>
            <w:r>
              <w:rPr>
                <w:noProof/>
                <w:webHidden/>
              </w:rPr>
            </w:r>
            <w:r>
              <w:rPr>
                <w:noProof/>
                <w:webHidden/>
              </w:rPr>
              <w:fldChar w:fldCharType="separate"/>
            </w:r>
            <w:r>
              <w:rPr>
                <w:noProof/>
                <w:webHidden/>
              </w:rPr>
              <w:t>1</w:t>
            </w:r>
            <w:r>
              <w:rPr>
                <w:noProof/>
                <w:webHidden/>
              </w:rPr>
              <w:fldChar w:fldCharType="end"/>
            </w:r>
          </w:hyperlink>
        </w:p>
        <w:p w14:paraId="48238A65" w14:textId="4A87CA2E" w:rsidR="00094BB3" w:rsidRDefault="00094BB3">
          <w:pPr>
            <w:pStyle w:val="TOC1"/>
            <w:tabs>
              <w:tab w:val="right" w:leader="dot" w:pos="9350"/>
            </w:tabs>
            <w:rPr>
              <w:b w:val="0"/>
              <w:bCs w:val="0"/>
              <w:noProof/>
              <w:kern w:val="2"/>
              <w:sz w:val="24"/>
              <w:szCs w:val="24"/>
              <w14:ligatures w14:val="standardContextual"/>
            </w:rPr>
          </w:pPr>
          <w:hyperlink w:anchor="_Toc201052568" w:history="1">
            <w:r w:rsidRPr="007E5830">
              <w:rPr>
                <w:rStyle w:val="Hyperlink"/>
                <w:noProof/>
              </w:rPr>
              <w:t>SECTION B - CONTINUATION OF SF 1449 BLOCKS</w:t>
            </w:r>
            <w:r>
              <w:rPr>
                <w:noProof/>
                <w:webHidden/>
              </w:rPr>
              <w:tab/>
            </w:r>
            <w:r>
              <w:rPr>
                <w:noProof/>
                <w:webHidden/>
              </w:rPr>
              <w:fldChar w:fldCharType="begin"/>
            </w:r>
            <w:r>
              <w:rPr>
                <w:noProof/>
                <w:webHidden/>
              </w:rPr>
              <w:instrText xml:space="preserve"> PAGEREF _Toc201052568 \h </w:instrText>
            </w:r>
            <w:r>
              <w:rPr>
                <w:noProof/>
                <w:webHidden/>
              </w:rPr>
            </w:r>
            <w:r>
              <w:rPr>
                <w:noProof/>
                <w:webHidden/>
              </w:rPr>
              <w:fldChar w:fldCharType="separate"/>
            </w:r>
            <w:r>
              <w:rPr>
                <w:noProof/>
                <w:webHidden/>
              </w:rPr>
              <w:t>4</w:t>
            </w:r>
            <w:r>
              <w:rPr>
                <w:noProof/>
                <w:webHidden/>
              </w:rPr>
              <w:fldChar w:fldCharType="end"/>
            </w:r>
          </w:hyperlink>
        </w:p>
        <w:p w14:paraId="16812D5E" w14:textId="3266CAB1" w:rsidR="00094BB3" w:rsidRDefault="00094BB3">
          <w:pPr>
            <w:pStyle w:val="TOC2"/>
            <w:tabs>
              <w:tab w:val="right" w:leader="dot" w:pos="9350"/>
            </w:tabs>
            <w:rPr>
              <w:noProof/>
              <w:kern w:val="2"/>
              <w:sz w:val="24"/>
              <w:szCs w:val="24"/>
              <w14:ligatures w14:val="standardContextual"/>
            </w:rPr>
          </w:pPr>
          <w:hyperlink w:anchor="_Toc201052569" w:history="1">
            <w:r w:rsidRPr="007E5830">
              <w:rPr>
                <w:rStyle w:val="Hyperlink"/>
                <w:noProof/>
              </w:rPr>
              <w:t>B.1  CONTRACT ADMINISTRATION DATA</w:t>
            </w:r>
            <w:r>
              <w:rPr>
                <w:noProof/>
                <w:webHidden/>
              </w:rPr>
              <w:tab/>
            </w:r>
            <w:r>
              <w:rPr>
                <w:noProof/>
                <w:webHidden/>
              </w:rPr>
              <w:fldChar w:fldCharType="begin"/>
            </w:r>
            <w:r>
              <w:rPr>
                <w:noProof/>
                <w:webHidden/>
              </w:rPr>
              <w:instrText xml:space="preserve"> PAGEREF _Toc201052569 \h </w:instrText>
            </w:r>
            <w:r>
              <w:rPr>
                <w:noProof/>
                <w:webHidden/>
              </w:rPr>
            </w:r>
            <w:r>
              <w:rPr>
                <w:noProof/>
                <w:webHidden/>
              </w:rPr>
              <w:fldChar w:fldCharType="separate"/>
            </w:r>
            <w:r>
              <w:rPr>
                <w:noProof/>
                <w:webHidden/>
              </w:rPr>
              <w:t>4</w:t>
            </w:r>
            <w:r>
              <w:rPr>
                <w:noProof/>
                <w:webHidden/>
              </w:rPr>
              <w:fldChar w:fldCharType="end"/>
            </w:r>
          </w:hyperlink>
        </w:p>
        <w:p w14:paraId="74B63F78" w14:textId="046560A3" w:rsidR="00094BB3" w:rsidRDefault="00094BB3">
          <w:pPr>
            <w:pStyle w:val="TOC2"/>
            <w:tabs>
              <w:tab w:val="right" w:leader="dot" w:pos="9350"/>
            </w:tabs>
            <w:rPr>
              <w:noProof/>
              <w:kern w:val="2"/>
              <w:sz w:val="24"/>
              <w:szCs w:val="24"/>
              <w14:ligatures w14:val="standardContextual"/>
            </w:rPr>
          </w:pPr>
          <w:hyperlink w:anchor="_Toc201052570" w:history="1">
            <w:r w:rsidRPr="007E5830">
              <w:rPr>
                <w:rStyle w:val="Hyperlink"/>
                <w:noProof/>
              </w:rPr>
              <w:t>B.2  IT CONTRACT SECURITY</w:t>
            </w:r>
            <w:r>
              <w:rPr>
                <w:noProof/>
                <w:webHidden/>
              </w:rPr>
              <w:tab/>
            </w:r>
            <w:r>
              <w:rPr>
                <w:noProof/>
                <w:webHidden/>
              </w:rPr>
              <w:fldChar w:fldCharType="begin"/>
            </w:r>
            <w:r>
              <w:rPr>
                <w:noProof/>
                <w:webHidden/>
              </w:rPr>
              <w:instrText xml:space="preserve"> PAGEREF _Toc201052570 \h </w:instrText>
            </w:r>
            <w:r>
              <w:rPr>
                <w:noProof/>
                <w:webHidden/>
              </w:rPr>
            </w:r>
            <w:r>
              <w:rPr>
                <w:noProof/>
                <w:webHidden/>
              </w:rPr>
              <w:fldChar w:fldCharType="separate"/>
            </w:r>
            <w:r>
              <w:rPr>
                <w:noProof/>
                <w:webHidden/>
              </w:rPr>
              <w:t>5</w:t>
            </w:r>
            <w:r>
              <w:rPr>
                <w:noProof/>
                <w:webHidden/>
              </w:rPr>
              <w:fldChar w:fldCharType="end"/>
            </w:r>
          </w:hyperlink>
        </w:p>
        <w:p w14:paraId="3B1F4247" w14:textId="1AAE1B11" w:rsidR="00094BB3" w:rsidRDefault="00094BB3">
          <w:pPr>
            <w:pStyle w:val="TOC2"/>
            <w:tabs>
              <w:tab w:val="right" w:leader="dot" w:pos="9350"/>
            </w:tabs>
            <w:rPr>
              <w:noProof/>
              <w:kern w:val="2"/>
              <w:sz w:val="24"/>
              <w:szCs w:val="24"/>
              <w14:ligatures w14:val="standardContextual"/>
            </w:rPr>
          </w:pPr>
          <w:hyperlink w:anchor="_Toc201052574" w:history="1">
            <w:r w:rsidRPr="007E5830">
              <w:rPr>
                <w:rStyle w:val="Hyperlink"/>
                <w:noProof/>
              </w:rPr>
              <w:t>B.</w:t>
            </w:r>
            <w:r w:rsidR="00C42C28">
              <w:rPr>
                <w:rStyle w:val="Hyperlink"/>
                <w:noProof/>
              </w:rPr>
              <w:t>3</w:t>
            </w:r>
            <w:r w:rsidRPr="007E5830">
              <w:rPr>
                <w:rStyle w:val="Hyperlink"/>
                <w:noProof/>
              </w:rPr>
              <w:t xml:space="preserve"> STATEMENT OF WORK</w:t>
            </w:r>
            <w:r>
              <w:rPr>
                <w:noProof/>
                <w:webHidden/>
              </w:rPr>
              <w:tab/>
            </w:r>
            <w:r>
              <w:rPr>
                <w:noProof/>
                <w:webHidden/>
              </w:rPr>
              <w:fldChar w:fldCharType="begin"/>
            </w:r>
            <w:r>
              <w:rPr>
                <w:noProof/>
                <w:webHidden/>
              </w:rPr>
              <w:instrText xml:space="preserve"> PAGEREF _Toc201052574 \h </w:instrText>
            </w:r>
            <w:r>
              <w:rPr>
                <w:noProof/>
                <w:webHidden/>
              </w:rPr>
            </w:r>
            <w:r>
              <w:rPr>
                <w:noProof/>
                <w:webHidden/>
              </w:rPr>
              <w:fldChar w:fldCharType="separate"/>
            </w:r>
            <w:r>
              <w:rPr>
                <w:noProof/>
                <w:webHidden/>
              </w:rPr>
              <w:t>15</w:t>
            </w:r>
            <w:r>
              <w:rPr>
                <w:noProof/>
                <w:webHidden/>
              </w:rPr>
              <w:fldChar w:fldCharType="end"/>
            </w:r>
          </w:hyperlink>
        </w:p>
        <w:p w14:paraId="47711FF8" w14:textId="6C540F0D" w:rsidR="00094BB3" w:rsidRDefault="00094BB3">
          <w:pPr>
            <w:pStyle w:val="TOC1"/>
            <w:tabs>
              <w:tab w:val="right" w:leader="dot" w:pos="9350"/>
            </w:tabs>
            <w:rPr>
              <w:b w:val="0"/>
              <w:bCs w:val="0"/>
              <w:noProof/>
              <w:kern w:val="2"/>
              <w:sz w:val="24"/>
              <w:szCs w:val="24"/>
              <w14:ligatures w14:val="standardContextual"/>
            </w:rPr>
          </w:pPr>
          <w:hyperlink w:anchor="_Toc201052587" w:history="1">
            <w:r w:rsidRPr="007E5830">
              <w:rPr>
                <w:rStyle w:val="Hyperlink"/>
                <w:noProof/>
              </w:rPr>
              <w:t>SECTION C - CONTRACT CLAUSES</w:t>
            </w:r>
            <w:r>
              <w:rPr>
                <w:noProof/>
                <w:webHidden/>
              </w:rPr>
              <w:tab/>
            </w:r>
            <w:r w:rsidR="001401F0">
              <w:rPr>
                <w:noProof/>
                <w:webHidden/>
              </w:rPr>
              <w:t>29</w:t>
            </w:r>
          </w:hyperlink>
        </w:p>
        <w:p w14:paraId="59E456D1" w14:textId="699855B3" w:rsidR="00094BB3" w:rsidRDefault="00094BB3">
          <w:pPr>
            <w:pStyle w:val="TOC2"/>
            <w:tabs>
              <w:tab w:val="right" w:leader="dot" w:pos="9350"/>
            </w:tabs>
            <w:rPr>
              <w:noProof/>
              <w:kern w:val="2"/>
              <w:sz w:val="24"/>
              <w:szCs w:val="24"/>
              <w14:ligatures w14:val="standardContextual"/>
            </w:rPr>
          </w:pPr>
          <w:hyperlink w:anchor="_Toc201052588" w:history="1">
            <w:r w:rsidRPr="007E5830">
              <w:rPr>
                <w:rStyle w:val="Hyperlink"/>
                <w:noProof/>
              </w:rPr>
              <w:t>C.1  52.212-4  CONTRACT TERMS AND CONDITIONS—COMMERCIAL PRODUCTS AND COMMERCIAL SERVICES (NOV 2023)</w:t>
            </w:r>
            <w:r>
              <w:rPr>
                <w:noProof/>
                <w:webHidden/>
              </w:rPr>
              <w:tab/>
            </w:r>
            <w:r w:rsidR="001401F0">
              <w:rPr>
                <w:noProof/>
                <w:webHidden/>
              </w:rPr>
              <w:t>29</w:t>
            </w:r>
          </w:hyperlink>
        </w:p>
        <w:p w14:paraId="27E37515" w14:textId="27E1075A" w:rsidR="00094BB3" w:rsidRDefault="00094BB3">
          <w:pPr>
            <w:pStyle w:val="TOC2"/>
            <w:tabs>
              <w:tab w:val="right" w:leader="dot" w:pos="9350"/>
            </w:tabs>
            <w:rPr>
              <w:noProof/>
              <w:kern w:val="2"/>
              <w:sz w:val="24"/>
              <w:szCs w:val="24"/>
              <w14:ligatures w14:val="standardContextual"/>
            </w:rPr>
          </w:pPr>
          <w:hyperlink w:anchor="_Toc201052589" w:history="1">
            <w:r w:rsidRPr="007E5830">
              <w:rPr>
                <w:rStyle w:val="Hyperlink"/>
                <w:noProof/>
              </w:rPr>
              <w:t xml:space="preserve">C.2  </w:t>
            </w:r>
            <w:r w:rsidR="00704895" w:rsidRPr="00704895">
              <w:rPr>
                <w:rStyle w:val="Hyperlink"/>
                <w:noProof/>
              </w:rPr>
              <w:t>52.216-18 ORDERING (AUG 2020</w:t>
            </w:r>
            <w:r>
              <w:rPr>
                <w:noProof/>
                <w:webHidden/>
              </w:rPr>
              <w:tab/>
            </w:r>
            <w:r>
              <w:rPr>
                <w:noProof/>
                <w:webHidden/>
              </w:rPr>
              <w:fldChar w:fldCharType="begin"/>
            </w:r>
            <w:r>
              <w:rPr>
                <w:noProof/>
                <w:webHidden/>
              </w:rPr>
              <w:instrText xml:space="preserve"> PAGEREF _Toc201052589 \h </w:instrText>
            </w:r>
            <w:r>
              <w:rPr>
                <w:noProof/>
                <w:webHidden/>
              </w:rPr>
            </w:r>
            <w:r>
              <w:rPr>
                <w:noProof/>
                <w:webHidden/>
              </w:rPr>
              <w:fldChar w:fldCharType="separate"/>
            </w:r>
            <w:r>
              <w:rPr>
                <w:noProof/>
                <w:webHidden/>
              </w:rPr>
              <w:t>3</w:t>
            </w:r>
            <w:r w:rsidR="000E1F5D">
              <w:rPr>
                <w:noProof/>
                <w:webHidden/>
              </w:rPr>
              <w:t>6</w:t>
            </w:r>
            <w:r>
              <w:rPr>
                <w:noProof/>
                <w:webHidden/>
              </w:rPr>
              <w:fldChar w:fldCharType="end"/>
            </w:r>
          </w:hyperlink>
        </w:p>
        <w:p w14:paraId="5C0F6258" w14:textId="3F90D5DC" w:rsidR="00094BB3" w:rsidRDefault="00094BB3">
          <w:pPr>
            <w:pStyle w:val="TOC2"/>
            <w:tabs>
              <w:tab w:val="right" w:leader="dot" w:pos="9350"/>
            </w:tabs>
            <w:rPr>
              <w:noProof/>
              <w:kern w:val="2"/>
              <w:sz w:val="24"/>
              <w:szCs w:val="24"/>
              <w14:ligatures w14:val="standardContextual"/>
            </w:rPr>
          </w:pPr>
          <w:hyperlink w:anchor="_Toc201052590" w:history="1">
            <w:r w:rsidRPr="007E5830">
              <w:rPr>
                <w:rStyle w:val="Hyperlink"/>
                <w:noProof/>
              </w:rPr>
              <w:t xml:space="preserve">C.3  </w:t>
            </w:r>
            <w:r w:rsidR="00704895" w:rsidRPr="00704895">
              <w:rPr>
                <w:rStyle w:val="Hyperlink"/>
                <w:noProof/>
              </w:rPr>
              <w:t>52.216-22 INDEFINITE QUANTITY (OCT 1995)</w:t>
            </w:r>
            <w:r>
              <w:rPr>
                <w:noProof/>
                <w:webHidden/>
              </w:rPr>
              <w:tab/>
            </w:r>
            <w:r w:rsidR="000E1F5D">
              <w:rPr>
                <w:noProof/>
                <w:webHidden/>
              </w:rPr>
              <w:t>36</w:t>
            </w:r>
          </w:hyperlink>
        </w:p>
        <w:p w14:paraId="553CC141" w14:textId="6D27C8EC" w:rsidR="00094BB3" w:rsidRDefault="00094BB3">
          <w:pPr>
            <w:pStyle w:val="TOC2"/>
            <w:tabs>
              <w:tab w:val="right" w:leader="dot" w:pos="9350"/>
            </w:tabs>
            <w:rPr>
              <w:noProof/>
              <w:kern w:val="2"/>
              <w:sz w:val="24"/>
              <w:szCs w:val="24"/>
              <w14:ligatures w14:val="standardContextual"/>
            </w:rPr>
          </w:pPr>
          <w:hyperlink w:anchor="_Toc201052591" w:history="1">
            <w:r w:rsidRPr="007E5830">
              <w:rPr>
                <w:rStyle w:val="Hyperlink"/>
                <w:noProof/>
              </w:rPr>
              <w:t xml:space="preserve">C.4  </w:t>
            </w:r>
            <w:r w:rsidR="0085122C" w:rsidRPr="0085122C">
              <w:rPr>
                <w:rStyle w:val="Hyperlink"/>
                <w:noProof/>
              </w:rPr>
              <w:t>52.216-19 ORDER LIMITATIONS (OCT 1995)</w:t>
            </w:r>
            <w:r>
              <w:rPr>
                <w:noProof/>
                <w:webHidden/>
              </w:rPr>
              <w:tab/>
            </w:r>
            <w:r w:rsidR="000E1F5D">
              <w:rPr>
                <w:noProof/>
                <w:webHidden/>
              </w:rPr>
              <w:t>37</w:t>
            </w:r>
          </w:hyperlink>
        </w:p>
        <w:p w14:paraId="16CEBB0D" w14:textId="5E18CAE4" w:rsidR="00094BB3" w:rsidRDefault="00094BB3">
          <w:pPr>
            <w:pStyle w:val="TOC2"/>
            <w:tabs>
              <w:tab w:val="right" w:leader="dot" w:pos="9350"/>
            </w:tabs>
            <w:rPr>
              <w:noProof/>
              <w:kern w:val="2"/>
              <w:sz w:val="24"/>
              <w:szCs w:val="24"/>
              <w14:ligatures w14:val="standardContextual"/>
            </w:rPr>
          </w:pPr>
          <w:hyperlink w:anchor="_Toc201052592" w:history="1">
            <w:r w:rsidRPr="007E5830">
              <w:rPr>
                <w:rStyle w:val="Hyperlink"/>
                <w:noProof/>
              </w:rPr>
              <w:t xml:space="preserve">C.5  </w:t>
            </w:r>
            <w:r w:rsidR="0085122C" w:rsidRPr="0085122C">
              <w:rPr>
                <w:rStyle w:val="Hyperlink"/>
                <w:noProof/>
              </w:rPr>
              <w:t>52.217-8 OPTION TO EXTEND SERVICES (NOV 1999)</w:t>
            </w:r>
            <w:r>
              <w:rPr>
                <w:noProof/>
                <w:webHidden/>
              </w:rPr>
              <w:tab/>
            </w:r>
            <w:r w:rsidR="000E1F5D">
              <w:rPr>
                <w:noProof/>
                <w:webHidden/>
              </w:rPr>
              <w:t>37</w:t>
            </w:r>
          </w:hyperlink>
        </w:p>
        <w:p w14:paraId="13EA8C6F" w14:textId="4A2AB73C" w:rsidR="00094BB3" w:rsidRDefault="00094BB3">
          <w:pPr>
            <w:pStyle w:val="TOC2"/>
            <w:tabs>
              <w:tab w:val="right" w:leader="dot" w:pos="9350"/>
            </w:tabs>
          </w:pPr>
          <w:hyperlink w:anchor="_Toc201052593" w:history="1">
            <w:r w:rsidRPr="007E5830">
              <w:rPr>
                <w:rStyle w:val="Hyperlink"/>
                <w:noProof/>
              </w:rPr>
              <w:t>C.6  52.217-</w:t>
            </w:r>
            <w:r w:rsidR="0085122C">
              <w:rPr>
                <w:rStyle w:val="Hyperlink"/>
                <w:noProof/>
              </w:rPr>
              <w:t>9</w:t>
            </w:r>
            <w:r w:rsidRPr="007E5830">
              <w:rPr>
                <w:rStyle w:val="Hyperlink"/>
                <w:noProof/>
              </w:rPr>
              <w:t xml:space="preserve"> OPTION TO EXTEND </w:t>
            </w:r>
            <w:r w:rsidR="007D3DA8">
              <w:rPr>
                <w:rStyle w:val="Hyperlink"/>
                <w:noProof/>
              </w:rPr>
              <w:t>THE TERM OF THE CONTRACT (MAR 2000)</w:t>
            </w:r>
            <w:r>
              <w:rPr>
                <w:noProof/>
                <w:webHidden/>
              </w:rPr>
              <w:tab/>
            </w:r>
            <w:r w:rsidR="00DC63E2">
              <w:rPr>
                <w:noProof/>
                <w:webHidden/>
              </w:rPr>
              <w:t>37</w:t>
            </w:r>
          </w:hyperlink>
        </w:p>
        <w:p w14:paraId="281A4655" w14:textId="5918BAB5" w:rsidR="00094BB3" w:rsidRDefault="00C05598" w:rsidP="002A1CD2">
          <w:pPr>
            <w:ind w:left="720"/>
            <w:rPr>
              <w:noProof/>
              <w:kern w:val="2"/>
              <w:sz w:val="24"/>
              <w:szCs w:val="24"/>
              <w14:ligatures w14:val="standardContextual"/>
            </w:rPr>
          </w:pPr>
          <w:hyperlink r:id="rId7" w:anchor="_Toc201052589" w:history="1">
            <w:r w:rsidRPr="00C05598">
              <w:rPr>
                <w:rStyle w:val="Hyperlink"/>
              </w:rPr>
              <w:t xml:space="preserve">C.7  </w:t>
            </w:r>
          </w:hyperlink>
          <w:hyperlink w:anchor="_Toc201052594" w:history="1">
            <w:r w:rsidR="00094BB3" w:rsidRPr="007E5830">
              <w:rPr>
                <w:rStyle w:val="Hyperlink"/>
                <w:noProof/>
              </w:rPr>
              <w:t>52.232-19  AVAILABILITY OF FUNDS FOR THE NEXT FISCAL YEAR  (APR 1984)</w:t>
            </w:r>
            <w:r w:rsidR="007860D3">
              <w:rPr>
                <w:rStyle w:val="Hyperlink"/>
                <w:noProof/>
              </w:rPr>
              <w:t>.38</w:t>
            </w:r>
          </w:hyperlink>
        </w:p>
        <w:p w14:paraId="1308F3B6" w14:textId="5413A6A0" w:rsidR="00094BB3" w:rsidRDefault="00094BB3">
          <w:pPr>
            <w:pStyle w:val="TOC2"/>
            <w:tabs>
              <w:tab w:val="right" w:leader="dot" w:pos="9350"/>
            </w:tabs>
            <w:rPr>
              <w:noProof/>
              <w:kern w:val="2"/>
              <w:sz w:val="24"/>
              <w:szCs w:val="24"/>
              <w14:ligatures w14:val="standardContextual"/>
            </w:rPr>
          </w:pPr>
          <w:hyperlink w:anchor="_Toc201052595" w:history="1">
            <w:r w:rsidRPr="007E5830">
              <w:rPr>
                <w:rStyle w:val="Hyperlink"/>
                <w:noProof/>
              </w:rPr>
              <w:t>C.</w:t>
            </w:r>
            <w:r w:rsidR="007860D3">
              <w:rPr>
                <w:rStyle w:val="Hyperlink"/>
                <w:noProof/>
              </w:rPr>
              <w:t>8</w:t>
            </w:r>
            <w:r w:rsidRPr="007E5830">
              <w:rPr>
                <w:rStyle w:val="Hyperlink"/>
                <w:noProof/>
              </w:rPr>
              <w:t xml:space="preserve">  VAAR 852.232-72 ELECTRONIC SUBMISSION OF PAYMENT REQUESTS (NOV 2018)</w:t>
            </w:r>
            <w:r>
              <w:rPr>
                <w:noProof/>
                <w:webHidden/>
              </w:rPr>
              <w:tab/>
            </w:r>
            <w:r w:rsidR="007860D3">
              <w:rPr>
                <w:noProof/>
                <w:webHidden/>
              </w:rPr>
              <w:t>38</w:t>
            </w:r>
          </w:hyperlink>
        </w:p>
        <w:p w14:paraId="597A55DF" w14:textId="7DBA8520" w:rsidR="00094BB3" w:rsidRDefault="00094BB3">
          <w:pPr>
            <w:pStyle w:val="TOC2"/>
            <w:tabs>
              <w:tab w:val="right" w:leader="dot" w:pos="9350"/>
            </w:tabs>
          </w:pPr>
          <w:hyperlink w:anchor="_Toc201052596" w:history="1">
            <w:r w:rsidRPr="007E5830">
              <w:rPr>
                <w:rStyle w:val="Hyperlink"/>
                <w:noProof/>
              </w:rPr>
              <w:t>C.</w:t>
            </w:r>
            <w:r w:rsidR="007860D3">
              <w:rPr>
                <w:rStyle w:val="Hyperlink"/>
                <w:noProof/>
              </w:rPr>
              <w:t>9</w:t>
            </w:r>
            <w:r w:rsidRPr="007E5830">
              <w:rPr>
                <w:rStyle w:val="Hyperlink"/>
                <w:noProof/>
              </w:rPr>
              <w:t xml:space="preserve"> 52.252-2  CLAUSES INCORPORATED BY REFERENCE  (FEB 1998)</w:t>
            </w:r>
            <w:r>
              <w:rPr>
                <w:noProof/>
                <w:webHidden/>
              </w:rPr>
              <w:tab/>
            </w:r>
            <w:r w:rsidR="009F4DC1">
              <w:rPr>
                <w:noProof/>
                <w:webHidden/>
              </w:rPr>
              <w:t>39</w:t>
            </w:r>
          </w:hyperlink>
        </w:p>
        <w:p w14:paraId="37FABDDF" w14:textId="11658232" w:rsidR="002A1CD2" w:rsidRPr="002A1CD2" w:rsidRDefault="002A1CD2" w:rsidP="002A1CD2">
          <w:pPr>
            <w:ind w:left="720"/>
          </w:pPr>
          <w:r>
            <w:t xml:space="preserve">C.10 </w:t>
          </w:r>
          <w:r w:rsidRPr="002A1CD2">
            <w:t xml:space="preserve">52.212-5  CONTRACT TERMS AND CONDITIONS REQUIRED TO IMPLEMENT </w:t>
          </w:r>
          <w:r>
            <w:t xml:space="preserve"> </w:t>
          </w:r>
          <w:r w:rsidRPr="002A1CD2">
            <w:t>STATUTES OR EXECUTIVE ORDERS—COMMERCIAL PRODUCTS AND COMMERCIAL SERVICES (JAN 2025) (DEVIATION FEB 2025)…………</w:t>
          </w:r>
          <w:r w:rsidRPr="002A1CD2">
            <w:rPr>
              <w:webHidden/>
            </w:rPr>
            <w:t>…………</w:t>
          </w:r>
          <w:r w:rsidR="009F4DC1">
            <w:rPr>
              <w:webHidden/>
            </w:rPr>
            <w:t>…..40</w:t>
          </w:r>
        </w:p>
        <w:p w14:paraId="453D3429" w14:textId="63AF0FF3" w:rsidR="00094BB3" w:rsidRDefault="00094BB3">
          <w:pPr>
            <w:pStyle w:val="TOC2"/>
            <w:tabs>
              <w:tab w:val="right" w:leader="dot" w:pos="9350"/>
            </w:tabs>
            <w:rPr>
              <w:noProof/>
              <w:kern w:val="2"/>
              <w:sz w:val="24"/>
              <w:szCs w:val="24"/>
              <w14:ligatures w14:val="standardContextual"/>
            </w:rPr>
          </w:pPr>
          <w:hyperlink w:anchor="_Toc201052597" w:history="1">
            <w:r w:rsidRPr="007E5830">
              <w:rPr>
                <w:rStyle w:val="Hyperlink"/>
                <w:noProof/>
              </w:rPr>
              <w:t>C.1</w:t>
            </w:r>
            <w:r w:rsidR="000244CC">
              <w:rPr>
                <w:rStyle w:val="Hyperlink"/>
                <w:noProof/>
              </w:rPr>
              <w:t>1</w:t>
            </w:r>
            <w:r w:rsidRPr="007E5830">
              <w:rPr>
                <w:rStyle w:val="Hyperlink"/>
                <w:noProof/>
              </w:rPr>
              <w:t xml:space="preserve"> MANDATORY WRITTEN DISCLOSURES</w:t>
            </w:r>
            <w:r>
              <w:rPr>
                <w:noProof/>
                <w:webHidden/>
              </w:rPr>
              <w:tab/>
            </w:r>
            <w:r>
              <w:rPr>
                <w:noProof/>
                <w:webHidden/>
              </w:rPr>
              <w:fldChar w:fldCharType="begin"/>
            </w:r>
            <w:r>
              <w:rPr>
                <w:noProof/>
                <w:webHidden/>
              </w:rPr>
              <w:instrText xml:space="preserve"> PAGEREF _Toc201052597 \h </w:instrText>
            </w:r>
            <w:r>
              <w:rPr>
                <w:noProof/>
                <w:webHidden/>
              </w:rPr>
            </w:r>
            <w:r>
              <w:rPr>
                <w:noProof/>
                <w:webHidden/>
              </w:rPr>
              <w:fldChar w:fldCharType="separate"/>
            </w:r>
            <w:r>
              <w:rPr>
                <w:noProof/>
                <w:webHidden/>
              </w:rPr>
              <w:t>4</w:t>
            </w:r>
            <w:r w:rsidR="00B112F1">
              <w:rPr>
                <w:noProof/>
                <w:webHidden/>
              </w:rPr>
              <w:t>8</w:t>
            </w:r>
            <w:r>
              <w:rPr>
                <w:noProof/>
                <w:webHidden/>
              </w:rPr>
              <w:fldChar w:fldCharType="end"/>
            </w:r>
          </w:hyperlink>
        </w:p>
        <w:p w14:paraId="5806F52A" w14:textId="6D8F4224" w:rsidR="00094BB3" w:rsidRDefault="00094BB3">
          <w:pPr>
            <w:pStyle w:val="TOC1"/>
            <w:tabs>
              <w:tab w:val="right" w:leader="dot" w:pos="9350"/>
            </w:tabs>
            <w:rPr>
              <w:b w:val="0"/>
              <w:bCs w:val="0"/>
              <w:noProof/>
              <w:kern w:val="2"/>
              <w:sz w:val="24"/>
              <w:szCs w:val="24"/>
              <w14:ligatures w14:val="standardContextual"/>
            </w:rPr>
          </w:pPr>
          <w:hyperlink w:anchor="_Toc201052598" w:history="1">
            <w:r w:rsidRPr="007E5830">
              <w:rPr>
                <w:rStyle w:val="Hyperlink"/>
                <w:noProof/>
              </w:rPr>
              <w:t>SECTION D - CONTRACT DOCUMENTS, EXHIBITS, OR ATTACHMENTS</w:t>
            </w:r>
            <w:r>
              <w:rPr>
                <w:noProof/>
                <w:webHidden/>
              </w:rPr>
              <w:tab/>
            </w:r>
            <w:r w:rsidR="004855F8">
              <w:rPr>
                <w:noProof/>
                <w:webHidden/>
              </w:rPr>
              <w:t>4</w:t>
            </w:r>
            <w:r w:rsidR="006E3096">
              <w:rPr>
                <w:noProof/>
                <w:webHidden/>
              </w:rPr>
              <w:t>9</w:t>
            </w:r>
          </w:hyperlink>
        </w:p>
        <w:p w14:paraId="1DF83828" w14:textId="2FCBA36E" w:rsidR="00094BB3" w:rsidRDefault="00094BB3">
          <w:pPr>
            <w:pStyle w:val="TOC1"/>
            <w:tabs>
              <w:tab w:val="right" w:leader="dot" w:pos="9350"/>
            </w:tabs>
            <w:rPr>
              <w:b w:val="0"/>
              <w:bCs w:val="0"/>
              <w:noProof/>
              <w:kern w:val="2"/>
              <w:sz w:val="24"/>
              <w:szCs w:val="24"/>
              <w14:ligatures w14:val="standardContextual"/>
            </w:rPr>
          </w:pPr>
          <w:hyperlink w:anchor="_Toc201052599" w:history="1">
            <w:r w:rsidRPr="007E5830">
              <w:rPr>
                <w:rStyle w:val="Hyperlink"/>
                <w:noProof/>
              </w:rPr>
              <w:t>SECTION E - SOLICITATION PROVISIONS</w:t>
            </w:r>
            <w:r>
              <w:rPr>
                <w:noProof/>
                <w:webHidden/>
              </w:rPr>
              <w:tab/>
            </w:r>
            <w:r w:rsidR="000E4DAF">
              <w:rPr>
                <w:noProof/>
                <w:webHidden/>
              </w:rPr>
              <w:t>5</w:t>
            </w:r>
            <w:r w:rsidR="006E3096">
              <w:rPr>
                <w:noProof/>
                <w:webHidden/>
              </w:rPr>
              <w:t>0</w:t>
            </w:r>
          </w:hyperlink>
        </w:p>
        <w:p w14:paraId="568F1F96" w14:textId="304F295D" w:rsidR="00094BB3" w:rsidRDefault="00094BB3">
          <w:pPr>
            <w:pStyle w:val="TOC2"/>
            <w:tabs>
              <w:tab w:val="right" w:leader="dot" w:pos="9350"/>
            </w:tabs>
            <w:rPr>
              <w:noProof/>
              <w:kern w:val="2"/>
              <w:sz w:val="24"/>
              <w:szCs w:val="24"/>
              <w14:ligatures w14:val="standardContextual"/>
            </w:rPr>
          </w:pPr>
          <w:hyperlink w:anchor="_Toc201052600" w:history="1">
            <w:r w:rsidRPr="00C335AC">
              <w:rPr>
                <w:rStyle w:val="Hyperlink"/>
                <w:noProof/>
              </w:rPr>
              <w:t xml:space="preserve">E.1  </w:t>
            </w:r>
            <w:r w:rsidR="00C335AC" w:rsidRPr="00C335AC">
              <w:rPr>
                <w:rStyle w:val="Hyperlink"/>
                <w:noProof/>
              </w:rPr>
              <w:t>52.212-1  INSTRUCTIONS TO OFFERORS—COMMERCIAL PRODUCTS AND COMMERCIAL SERVICES (SEP 2023)</w:t>
            </w:r>
            <w:r w:rsidRPr="00C335AC">
              <w:rPr>
                <w:rStyle w:val="Hyperlink"/>
                <w:rFonts w:asciiTheme="minorHAnsi" w:hAnsiTheme="minorHAnsi" w:cstheme="minorBidi"/>
                <w:noProof/>
                <w:webHidden/>
              </w:rPr>
              <w:tab/>
            </w:r>
            <w:r w:rsidR="000E4DAF">
              <w:rPr>
                <w:rStyle w:val="Hyperlink"/>
                <w:rFonts w:asciiTheme="minorHAnsi" w:hAnsiTheme="minorHAnsi" w:cstheme="minorBidi"/>
                <w:noProof/>
                <w:webHidden/>
              </w:rPr>
              <w:t>5</w:t>
            </w:r>
            <w:r w:rsidR="00943669">
              <w:rPr>
                <w:rStyle w:val="Hyperlink"/>
                <w:rFonts w:asciiTheme="minorHAnsi" w:hAnsiTheme="minorHAnsi" w:cstheme="minorBidi"/>
                <w:noProof/>
                <w:webHidden/>
              </w:rPr>
              <w:t>0</w:t>
            </w:r>
          </w:hyperlink>
        </w:p>
        <w:p w14:paraId="4BBB9B27" w14:textId="63226D92" w:rsidR="00094BB3" w:rsidRDefault="00094BB3">
          <w:pPr>
            <w:pStyle w:val="TOC2"/>
            <w:tabs>
              <w:tab w:val="right" w:leader="dot" w:pos="9350"/>
            </w:tabs>
            <w:rPr>
              <w:noProof/>
              <w:kern w:val="2"/>
              <w:sz w:val="24"/>
              <w:szCs w:val="24"/>
              <w14:ligatures w14:val="standardContextual"/>
            </w:rPr>
          </w:pPr>
          <w:hyperlink w:anchor="_Toc201052601" w:history="1">
            <w:r w:rsidRPr="007E5830">
              <w:rPr>
                <w:rStyle w:val="Hyperlink"/>
                <w:noProof/>
              </w:rPr>
              <w:t>E.2 52.2</w:t>
            </w:r>
            <w:r w:rsidR="00D055DF">
              <w:rPr>
                <w:rStyle w:val="Hyperlink"/>
                <w:noProof/>
              </w:rPr>
              <w:t xml:space="preserve">12-2  </w:t>
            </w:r>
            <w:r w:rsidR="00A533F8">
              <w:rPr>
                <w:rStyle w:val="Hyperlink"/>
                <w:noProof/>
              </w:rPr>
              <w:t>ADDENDUM TO FAR 21.212-1 INSTRU</w:t>
            </w:r>
            <w:r w:rsidR="004F0BCE">
              <w:rPr>
                <w:rStyle w:val="Hyperlink"/>
                <w:noProof/>
              </w:rPr>
              <w:t>CTIONS</w:t>
            </w:r>
            <w:r w:rsidR="00807A96">
              <w:rPr>
                <w:rStyle w:val="Hyperlink"/>
                <w:noProof/>
              </w:rPr>
              <w:t xml:space="preserve"> TO OFFERORS </w:t>
            </w:r>
            <w:r w:rsidR="00296AF1">
              <w:rPr>
                <w:rStyle w:val="Hyperlink"/>
                <w:noProof/>
              </w:rPr>
              <w:t>–</w:t>
            </w:r>
            <w:r w:rsidR="00807A96">
              <w:rPr>
                <w:rStyle w:val="Hyperlink"/>
                <w:noProof/>
              </w:rPr>
              <w:t xml:space="preserve"> </w:t>
            </w:r>
            <w:r w:rsidR="00296AF1">
              <w:rPr>
                <w:rStyle w:val="Hyperlink"/>
                <w:noProof/>
              </w:rPr>
              <w:t>COMMERCIAL PRODUCTS AND COMMERCIAL SERVICES</w:t>
            </w:r>
            <w:r>
              <w:rPr>
                <w:noProof/>
                <w:webHidden/>
              </w:rPr>
              <w:tab/>
            </w:r>
            <w:r w:rsidR="00943669">
              <w:rPr>
                <w:noProof/>
                <w:webHidden/>
              </w:rPr>
              <w:t>54</w:t>
            </w:r>
          </w:hyperlink>
        </w:p>
        <w:p w14:paraId="773C02F4" w14:textId="74142572" w:rsidR="00094BB3" w:rsidRDefault="00094BB3">
          <w:pPr>
            <w:pStyle w:val="TOC2"/>
            <w:tabs>
              <w:tab w:val="right" w:leader="dot" w:pos="9350"/>
            </w:tabs>
            <w:rPr>
              <w:noProof/>
              <w:kern w:val="2"/>
              <w:sz w:val="24"/>
              <w:szCs w:val="24"/>
              <w14:ligatures w14:val="standardContextual"/>
            </w:rPr>
          </w:pPr>
          <w:hyperlink w:anchor="_Toc201052602" w:history="1">
            <w:r w:rsidRPr="009A405B">
              <w:rPr>
                <w:rStyle w:val="Hyperlink"/>
                <w:noProof/>
              </w:rPr>
              <w:t xml:space="preserve">E.3  </w:t>
            </w:r>
            <w:r w:rsidR="009A405B" w:rsidRPr="009A405B">
              <w:rPr>
                <w:rStyle w:val="Hyperlink"/>
                <w:noProof/>
              </w:rPr>
              <w:t>52.212-2  EVALUATION—COMMERCIAL PRODUCTS AND COMMERCIAL SERVICES (NOV 2021</w:t>
            </w:r>
            <w:r w:rsidRPr="009A405B">
              <w:rPr>
                <w:rStyle w:val="Hyperlink"/>
                <w:rFonts w:asciiTheme="minorHAnsi" w:hAnsiTheme="minorHAnsi" w:cstheme="minorBidi"/>
                <w:noProof/>
                <w:webHidden/>
              </w:rPr>
              <w:tab/>
            </w:r>
            <w:r w:rsidR="00943669">
              <w:rPr>
                <w:rStyle w:val="Hyperlink"/>
                <w:rFonts w:asciiTheme="minorHAnsi" w:hAnsiTheme="minorHAnsi" w:cstheme="minorBidi"/>
                <w:noProof/>
                <w:webHidden/>
              </w:rPr>
              <w:t>57</w:t>
            </w:r>
          </w:hyperlink>
        </w:p>
        <w:p w14:paraId="1AF45A14" w14:textId="4BB5F412" w:rsidR="00BF15D2" w:rsidRPr="00BF15D2" w:rsidRDefault="00094BB3" w:rsidP="00BF15D2">
          <w:pPr>
            <w:pStyle w:val="TOC2"/>
            <w:tabs>
              <w:tab w:val="right" w:leader="dot" w:pos="9350"/>
            </w:tabs>
            <w:rPr>
              <w:rFonts w:ascii="Times New Roman" w:hAnsi="Times New Roman" w:cs="Times New Roman"/>
              <w:noProof/>
              <w:color w:val="0000FF"/>
              <w:u w:val="single"/>
            </w:rPr>
          </w:pPr>
          <w:r>
            <w:fldChar w:fldCharType="begin"/>
          </w:r>
          <w:r>
            <w:instrText>HYPERLINK \l "_Toc201052603"</w:instrText>
          </w:r>
          <w:r>
            <w:fldChar w:fldCharType="separate"/>
          </w:r>
          <w:r w:rsidRPr="007E5830">
            <w:rPr>
              <w:rStyle w:val="Hyperlink"/>
              <w:noProof/>
            </w:rPr>
            <w:t xml:space="preserve">E.4 </w:t>
          </w:r>
          <w:r w:rsidRPr="00BF15D2">
            <w:rPr>
              <w:rStyle w:val="Hyperlink"/>
              <w:noProof/>
              <w:color w:val="auto"/>
              <w:u w:val="none"/>
            </w:rPr>
            <w:t xml:space="preserve"> </w:t>
          </w:r>
          <w:hyperlink r:id="rId8" w:anchor="_Toc201052600" w:history="1">
            <w:r w:rsidR="00BF15D2" w:rsidRPr="00BF15D2">
              <w:rPr>
                <w:rStyle w:val="Hyperlink"/>
                <w:noProof/>
                <w:color w:val="auto"/>
                <w:u w:val="none"/>
              </w:rPr>
              <w:t>52.204-29  FEDERAL ACQUISITION SUPPLY CHAIN SECURITY ACT ORDERS—REPRESENTATION AND DISCLOSURES (DEC 2023)</w:t>
            </w:r>
            <w:r w:rsidR="00BF15D2" w:rsidRPr="00BF15D2">
              <w:rPr>
                <w:rStyle w:val="Hyperlink"/>
                <w:noProof/>
                <w:webHidden/>
                <w:color w:val="auto"/>
                <w:u w:val="none"/>
              </w:rPr>
              <w:tab/>
            </w:r>
            <w:r w:rsidR="00943669">
              <w:rPr>
                <w:rStyle w:val="Hyperlink"/>
                <w:noProof/>
                <w:webHidden/>
                <w:color w:val="auto"/>
                <w:u w:val="none"/>
              </w:rPr>
              <w:t>58</w:t>
            </w:r>
          </w:hyperlink>
        </w:p>
        <w:p w14:paraId="3E54929A" w14:textId="24F62BBF" w:rsidR="00094BB3" w:rsidRDefault="00094BB3">
          <w:pPr>
            <w:pStyle w:val="TOC2"/>
            <w:tabs>
              <w:tab w:val="right" w:leader="dot" w:pos="9350"/>
            </w:tabs>
            <w:rPr>
              <w:noProof/>
              <w:kern w:val="2"/>
              <w:sz w:val="24"/>
              <w:szCs w:val="24"/>
              <w14:ligatures w14:val="standardContextual"/>
            </w:rPr>
          </w:pPr>
          <w:r>
            <w:fldChar w:fldCharType="end"/>
          </w:r>
          <w:hyperlink w:anchor="_Toc201052604" w:history="1">
            <w:r w:rsidRPr="001A6F7B">
              <w:rPr>
                <w:rStyle w:val="Hyperlink"/>
                <w:noProof/>
              </w:rPr>
              <w:t xml:space="preserve">E.5  </w:t>
            </w:r>
            <w:r w:rsidR="001A6F7B" w:rsidRPr="001A6F7B">
              <w:rPr>
                <w:rStyle w:val="Hyperlink"/>
                <w:noProof/>
              </w:rPr>
              <w:t>52.209-7 INFORMATION REGARDING RESPONSIBILITY MATTERS (OCT 2018)</w:t>
            </w:r>
            <w:r w:rsidR="001A6F7B" w:rsidRPr="001A6F7B">
              <w:rPr>
                <w:rStyle w:val="Hyperlink"/>
                <w:noProof/>
                <w:webHidden/>
              </w:rPr>
              <w:tab/>
            </w:r>
            <w:r w:rsidR="00943669">
              <w:rPr>
                <w:rStyle w:val="Hyperlink"/>
                <w:noProof/>
                <w:webHidden/>
              </w:rPr>
              <w:t>59</w:t>
            </w:r>
          </w:hyperlink>
        </w:p>
        <w:p w14:paraId="4D88F5E9" w14:textId="4856079B" w:rsidR="00094BB3" w:rsidRDefault="00094BB3">
          <w:pPr>
            <w:pStyle w:val="TOC2"/>
            <w:tabs>
              <w:tab w:val="right" w:leader="dot" w:pos="9350"/>
            </w:tabs>
            <w:rPr>
              <w:noProof/>
              <w:kern w:val="2"/>
              <w:sz w:val="24"/>
              <w:szCs w:val="24"/>
              <w14:ligatures w14:val="standardContextual"/>
            </w:rPr>
          </w:pPr>
          <w:hyperlink w:anchor="_Toc201052605" w:history="1">
            <w:r w:rsidRPr="000641B8">
              <w:rPr>
                <w:rStyle w:val="Hyperlink"/>
                <w:noProof/>
              </w:rPr>
              <w:t xml:space="preserve">E.6  </w:t>
            </w:r>
            <w:r w:rsidR="000641B8" w:rsidRPr="000641B8">
              <w:rPr>
                <w:rStyle w:val="Hyperlink"/>
                <w:noProof/>
              </w:rPr>
              <w:t>52.216-1 TYPE OF CONTRACT (APR 1984)</w:t>
            </w:r>
            <w:r w:rsidR="000641B8" w:rsidRPr="000641B8">
              <w:rPr>
                <w:rStyle w:val="Hyperlink"/>
                <w:noProof/>
                <w:webHidden/>
              </w:rPr>
              <w:tab/>
            </w:r>
            <w:r w:rsidR="00CF5073">
              <w:rPr>
                <w:rStyle w:val="Hyperlink"/>
                <w:noProof/>
                <w:webHidden/>
              </w:rPr>
              <w:t>61</w:t>
            </w:r>
          </w:hyperlink>
        </w:p>
        <w:p w14:paraId="1A4ECEED" w14:textId="375BAAFE" w:rsidR="00094BB3" w:rsidRDefault="00094BB3">
          <w:pPr>
            <w:pStyle w:val="TOC2"/>
            <w:tabs>
              <w:tab w:val="right" w:leader="dot" w:pos="9350"/>
            </w:tabs>
            <w:rPr>
              <w:noProof/>
              <w:kern w:val="2"/>
              <w:sz w:val="24"/>
              <w:szCs w:val="24"/>
              <w14:ligatures w14:val="standardContextual"/>
            </w:rPr>
          </w:pPr>
          <w:hyperlink w:anchor="_Toc201052606" w:history="1">
            <w:r w:rsidRPr="00F954F6">
              <w:rPr>
                <w:rStyle w:val="Hyperlink"/>
                <w:noProof/>
              </w:rPr>
              <w:t xml:space="preserve">E.7  </w:t>
            </w:r>
            <w:r w:rsidR="00F954F6" w:rsidRPr="00F954F6">
              <w:rPr>
                <w:rStyle w:val="Hyperlink"/>
                <w:noProof/>
              </w:rPr>
              <w:t>52.233-2  SERVICE OF PROTEST  (SEP 2006)</w:t>
            </w:r>
            <w:r w:rsidR="00F954F6" w:rsidRPr="00F954F6">
              <w:rPr>
                <w:rStyle w:val="Hyperlink"/>
                <w:noProof/>
                <w:webHidden/>
              </w:rPr>
              <w:tab/>
            </w:r>
            <w:r w:rsidR="00CF5073">
              <w:rPr>
                <w:rStyle w:val="Hyperlink"/>
                <w:noProof/>
                <w:webHidden/>
              </w:rPr>
              <w:t>67</w:t>
            </w:r>
          </w:hyperlink>
        </w:p>
        <w:p w14:paraId="5C65276C" w14:textId="04A9E781" w:rsidR="00094BB3" w:rsidRDefault="00094BB3">
          <w:pPr>
            <w:pStyle w:val="TOC2"/>
            <w:tabs>
              <w:tab w:val="right" w:leader="dot" w:pos="9350"/>
            </w:tabs>
            <w:rPr>
              <w:noProof/>
              <w:kern w:val="2"/>
              <w:sz w:val="24"/>
              <w:szCs w:val="24"/>
              <w14:ligatures w14:val="standardContextual"/>
            </w:rPr>
          </w:pPr>
          <w:hyperlink w:anchor="_Toc201052607" w:history="1">
            <w:r w:rsidRPr="00BD6898">
              <w:rPr>
                <w:rStyle w:val="Hyperlink"/>
                <w:noProof/>
              </w:rPr>
              <w:t>E.</w:t>
            </w:r>
            <w:r w:rsidR="00E60DF4" w:rsidRPr="00BD6898">
              <w:rPr>
                <w:rStyle w:val="Hyperlink"/>
                <w:noProof/>
              </w:rPr>
              <w:t>8</w:t>
            </w:r>
            <w:r w:rsidRPr="00BD6898">
              <w:rPr>
                <w:rStyle w:val="Hyperlink"/>
                <w:noProof/>
              </w:rPr>
              <w:t xml:space="preserve">  </w:t>
            </w:r>
            <w:r w:rsidR="00BD6898" w:rsidRPr="00BD6898">
              <w:rPr>
                <w:rStyle w:val="Hyperlink"/>
                <w:noProof/>
              </w:rPr>
              <w:t xml:space="preserve">  VAAR 852.233-70  PROTEST CONTENT/ALTERNATIVE DISPUTE RESOLUTION (OCT 2018</w:t>
            </w:r>
            <w:r w:rsidRPr="00BD6898">
              <w:rPr>
                <w:rStyle w:val="Hyperlink"/>
                <w:rFonts w:asciiTheme="minorHAnsi" w:hAnsiTheme="minorHAnsi" w:cstheme="minorBidi"/>
                <w:noProof/>
                <w:webHidden/>
              </w:rPr>
              <w:tab/>
            </w:r>
            <w:r w:rsidR="005747E8">
              <w:rPr>
                <w:rStyle w:val="Hyperlink"/>
                <w:rFonts w:asciiTheme="minorHAnsi" w:hAnsiTheme="minorHAnsi" w:cstheme="minorBidi"/>
                <w:noProof/>
                <w:webHidden/>
              </w:rPr>
              <w:t>6</w:t>
            </w:r>
            <w:r w:rsidR="00CF5073">
              <w:rPr>
                <w:rStyle w:val="Hyperlink"/>
                <w:rFonts w:asciiTheme="minorHAnsi" w:hAnsiTheme="minorHAnsi" w:cstheme="minorBidi"/>
                <w:noProof/>
                <w:webHidden/>
              </w:rPr>
              <w:t>1</w:t>
            </w:r>
          </w:hyperlink>
        </w:p>
        <w:p w14:paraId="2FA64575" w14:textId="4C36FACA" w:rsidR="00094BB3" w:rsidRDefault="00094BB3">
          <w:pPr>
            <w:pStyle w:val="TOC2"/>
            <w:tabs>
              <w:tab w:val="right" w:leader="dot" w:pos="9350"/>
            </w:tabs>
            <w:rPr>
              <w:noProof/>
              <w:kern w:val="2"/>
              <w:sz w:val="24"/>
              <w:szCs w:val="24"/>
              <w14:ligatures w14:val="standardContextual"/>
            </w:rPr>
          </w:pPr>
          <w:hyperlink w:anchor="_Toc201052608" w:history="1">
            <w:r w:rsidRPr="00EA0B4F">
              <w:rPr>
                <w:rStyle w:val="Hyperlink"/>
                <w:noProof/>
              </w:rPr>
              <w:t>E.</w:t>
            </w:r>
            <w:r w:rsidR="00E60DF4" w:rsidRPr="00EA0B4F">
              <w:rPr>
                <w:rStyle w:val="Hyperlink"/>
                <w:noProof/>
              </w:rPr>
              <w:t>9</w:t>
            </w:r>
            <w:r w:rsidRPr="00EA0B4F">
              <w:rPr>
                <w:rStyle w:val="Hyperlink"/>
                <w:noProof/>
              </w:rPr>
              <w:t xml:space="preserve">  </w:t>
            </w:r>
            <w:r w:rsidR="00EA0B4F" w:rsidRPr="00EA0B4F">
              <w:rPr>
                <w:rStyle w:val="Hyperlink"/>
                <w:noProof/>
              </w:rPr>
              <w:t>VAAR 852.233-71  ALTERNATE PROTEST PROCEDURE (OCT 2018)</w:t>
            </w:r>
            <w:r w:rsidR="00EA0B4F" w:rsidRPr="00EA0B4F">
              <w:rPr>
                <w:rStyle w:val="Hyperlink"/>
                <w:noProof/>
                <w:webHidden/>
              </w:rPr>
              <w:tab/>
            </w:r>
            <w:r w:rsidR="00CF5073">
              <w:rPr>
                <w:rStyle w:val="Hyperlink"/>
                <w:noProof/>
                <w:webHidden/>
              </w:rPr>
              <w:t>62</w:t>
            </w:r>
          </w:hyperlink>
        </w:p>
        <w:p w14:paraId="18C37093" w14:textId="0B6159D4" w:rsidR="00094BB3" w:rsidRDefault="00094BB3">
          <w:pPr>
            <w:pStyle w:val="TOC2"/>
            <w:tabs>
              <w:tab w:val="right" w:leader="dot" w:pos="9350"/>
            </w:tabs>
          </w:pPr>
          <w:hyperlink w:anchor="_Toc201052609" w:history="1">
            <w:r w:rsidRPr="00F86032">
              <w:rPr>
                <w:rStyle w:val="Hyperlink"/>
                <w:noProof/>
              </w:rPr>
              <w:t xml:space="preserve">E.10  </w:t>
            </w:r>
            <w:r w:rsidR="00F86032" w:rsidRPr="00F86032">
              <w:rPr>
                <w:rStyle w:val="Hyperlink"/>
                <w:noProof/>
              </w:rPr>
              <w:t>52.252-1  SOLICITATION PROVISIONS INCORPORATED BY REFERENCE  (FEB 1998)</w:t>
            </w:r>
            <w:r w:rsidR="00F86032" w:rsidRPr="00F86032">
              <w:rPr>
                <w:rStyle w:val="Hyperlink"/>
                <w:noProof/>
                <w:webHidden/>
              </w:rPr>
              <w:tab/>
            </w:r>
            <w:r w:rsidR="00CF5073">
              <w:rPr>
                <w:rStyle w:val="Hyperlink"/>
                <w:noProof/>
                <w:webHidden/>
              </w:rPr>
              <w:t>62</w:t>
            </w:r>
          </w:hyperlink>
        </w:p>
        <w:p w14:paraId="78BA21BD" w14:textId="5EA2C700" w:rsidR="000C2FC6" w:rsidRPr="008F5A58" w:rsidRDefault="000C2FC6" w:rsidP="008F5A58">
          <w:pPr>
            <w:ind w:left="720"/>
            <w:rPr>
              <w:rFonts w:ascii="Times New Roman" w:hAnsi="Times New Roman" w:cs="Times New Roman"/>
            </w:rPr>
          </w:pPr>
          <w:r w:rsidRPr="008F5A58">
            <w:rPr>
              <w:rFonts w:ascii="Times New Roman" w:hAnsi="Times New Roman" w:cs="Times New Roman"/>
            </w:rPr>
            <w:t xml:space="preserve">E.11 </w:t>
          </w:r>
          <w:r w:rsidR="008F5A58" w:rsidRPr="008F5A58">
            <w:rPr>
              <w:rFonts w:ascii="Times New Roman" w:hAnsi="Times New Roman" w:cs="Times New Roman"/>
            </w:rPr>
            <w:t>52.212-3  OFFEROR REPRESENTATIONS AND CERTIFICATIONS—COMMERCIAL PRODUCTS AND COMMERCIAL SERVICES (MAY 2024) (DEVIATION FEB 2025)</w:t>
          </w:r>
          <w:r w:rsidR="008F5A58" w:rsidRPr="008F5A58">
            <w:rPr>
              <w:rFonts w:ascii="Times New Roman" w:hAnsi="Times New Roman" w:cs="Times New Roman"/>
              <w:webHidden/>
            </w:rPr>
            <w:tab/>
          </w:r>
          <w:r w:rsidR="008F5A58">
            <w:rPr>
              <w:rFonts w:ascii="Times New Roman" w:hAnsi="Times New Roman" w:cs="Times New Roman"/>
              <w:webHidden/>
            </w:rPr>
            <w:t>……</w:t>
          </w:r>
          <w:r w:rsidR="00A04B41">
            <w:rPr>
              <w:rFonts w:ascii="Times New Roman" w:hAnsi="Times New Roman" w:cs="Times New Roman"/>
              <w:webHidden/>
            </w:rPr>
            <w:t>.</w:t>
          </w:r>
          <w:r w:rsidR="004476C6">
            <w:rPr>
              <w:rFonts w:ascii="Times New Roman" w:hAnsi="Times New Roman" w:cs="Times New Roman"/>
              <w:webHidden/>
            </w:rPr>
            <w:t>63</w:t>
          </w:r>
        </w:p>
        <w:p w14:paraId="65945BDC" w14:textId="1CC26D6E" w:rsidR="00BD0422" w:rsidRDefault="004F2AF2">
          <w:pPr>
            <w:rPr>
              <w:b/>
              <w:bCs/>
              <w:noProof/>
            </w:rPr>
            <w:sectPr w:rsidR="00BD0422">
              <w:headerReference w:type="even" r:id="rId9"/>
              <w:headerReference w:type="default" r:id="rId10"/>
              <w:footerReference w:type="even" r:id="rId11"/>
              <w:footerReference w:type="default" r:id="rId12"/>
              <w:headerReference w:type="first" r:id="rId13"/>
              <w:footerReference w:type="first" r:id="rId14"/>
              <w:type w:val="continuous"/>
              <w:pgSz w:w="12240" w:h="15840"/>
              <w:pgMar w:top="1080" w:right="1440" w:bottom="1080" w:left="1440" w:header="360" w:footer="360" w:gutter="0"/>
              <w:cols w:space="720"/>
            </w:sectPr>
          </w:pPr>
          <w:r>
            <w:rPr>
              <w:b/>
              <w:bCs/>
              <w:noProof/>
            </w:rPr>
            <w:fldChar w:fldCharType="end"/>
          </w:r>
        </w:p>
      </w:sdtContent>
    </w:sdt>
    <w:p w14:paraId="65945BDD" w14:textId="77777777" w:rsidR="004F2AF2" w:rsidRDefault="004F2AF2" w:rsidP="00872B91">
      <w:pPr>
        <w:pStyle w:val="Heading1"/>
        <w:pageBreakBefore/>
      </w:pPr>
      <w:bookmarkStart w:id="2" w:name="_Toc201052568"/>
      <w:r>
        <w:t>SECTION B - CONTINUATION OF SF 1449 BLOCKS</w:t>
      </w:r>
      <w:bookmarkEnd w:id="2"/>
    </w:p>
    <w:p w14:paraId="65945BDE" w14:textId="77777777" w:rsidR="004F2AF2" w:rsidRPr="00F5343B" w:rsidRDefault="004F2AF2" w:rsidP="00872B91">
      <w:pPr>
        <w:tabs>
          <w:tab w:val="left" w:pos="1620"/>
        </w:tabs>
        <w:rPr>
          <w:rFonts w:ascii="Calibri" w:hAnsi="Calibri"/>
          <w:szCs w:val="20"/>
        </w:rPr>
      </w:pPr>
      <w:r>
        <w:rPr>
          <w:rFonts w:ascii="Calibri" w:hAnsi="Calibri"/>
          <w:szCs w:val="20"/>
        </w:rPr>
        <w:tab/>
      </w:r>
    </w:p>
    <w:p w14:paraId="65945BDF" w14:textId="77777777" w:rsidR="004F2AF2" w:rsidRDefault="004F2AF2" w:rsidP="00872B91">
      <w:pPr>
        <w:pStyle w:val="Heading2"/>
      </w:pPr>
      <w:bookmarkStart w:id="3" w:name="_Toc201052569"/>
      <w:r>
        <w:t>B.1  CONTRACT ADMINISTRATION DATA</w:t>
      </w:r>
      <w:bookmarkEnd w:id="3"/>
    </w:p>
    <w:p w14:paraId="65945BE0" w14:textId="77777777" w:rsidR="004F2AF2" w:rsidRDefault="004F2AF2" w:rsidP="00872B91">
      <w:r>
        <w:t xml:space="preserve">  1.  Contract Administration:  All contract administration matters will be handled by the following individuals:</w:t>
      </w:r>
    </w:p>
    <w:p w14:paraId="65945BE1" w14:textId="77777777" w:rsidR="004F2AF2" w:rsidRPr="00707463" w:rsidRDefault="004F2AF2" w:rsidP="00872B91">
      <w:pPr>
        <w:rPr>
          <w:rStyle w:val="AAMSKBFill-InHighlight"/>
          <w:color w:val="auto"/>
        </w:rPr>
      </w:pPr>
      <w:r>
        <w:t xml:space="preserve">    a.  CONTRACTOR:  </w:t>
      </w:r>
    </w:p>
    <w:p w14:paraId="65945BE2" w14:textId="77777777" w:rsidR="004F2AF2" w:rsidRPr="00903A68" w:rsidRDefault="004F2AF2" w:rsidP="00872B91">
      <w:pPr>
        <w:tabs>
          <w:tab w:val="left" w:pos="2700"/>
        </w:tabs>
        <w:ind w:left="2610" w:hanging="810"/>
        <w:rPr>
          <w:rStyle w:val="AAMSKBFill-InHighlight"/>
          <w:color w:val="auto"/>
        </w:rPr>
      </w:pPr>
    </w:p>
    <w:p w14:paraId="65945BE3" w14:textId="77777777" w:rsidR="004F2AF2" w:rsidRDefault="004F2AF2" w:rsidP="00872B91">
      <w:pPr>
        <w:tabs>
          <w:tab w:val="left" w:pos="2700"/>
        </w:tabs>
        <w:ind w:left="2610" w:hanging="810"/>
      </w:pPr>
    </w:p>
    <w:p w14:paraId="65945BE4" w14:textId="77777777" w:rsidR="004F2AF2" w:rsidRDefault="004F2AF2" w:rsidP="00872B91">
      <w:pPr>
        <w:tabs>
          <w:tab w:val="left" w:pos="2700"/>
        </w:tabs>
        <w:ind w:left="2610" w:hanging="810"/>
      </w:pPr>
    </w:p>
    <w:p w14:paraId="65945BE5" w14:textId="0DB6D1A2" w:rsidR="004F2AF2" w:rsidRPr="008F3EA1" w:rsidRDefault="004F2AF2" w:rsidP="00872B91">
      <w:pPr>
        <w:rPr>
          <w:rStyle w:val="AAMSKBFill-InHighlight"/>
          <w:color w:val="auto"/>
        </w:rPr>
      </w:pPr>
      <w:r>
        <w:t xml:space="preserve">    b.  GOVERNMENT:  Contracting Officer </w:t>
      </w:r>
      <w:r>
        <w:rPr>
          <w:rStyle w:val="AAMSKBFill-InHighlight"/>
          <w:color w:val="auto"/>
        </w:rPr>
        <w:t>36C262</w:t>
      </w:r>
      <w:r w:rsidR="00221114">
        <w:rPr>
          <w:rStyle w:val="AAMSKBFill-InHighlight"/>
          <w:color w:val="auto"/>
        </w:rPr>
        <w:t xml:space="preserve">, Kevin Ceponis at </w:t>
      </w:r>
      <w:hyperlink r:id="rId15" w:history="1">
        <w:r w:rsidR="00221114" w:rsidRPr="0072515A">
          <w:rPr>
            <w:rStyle w:val="Hyperlink"/>
            <w:rFonts w:asciiTheme="minorHAnsi" w:hAnsiTheme="minorHAnsi" w:cstheme="minorBidi"/>
          </w:rPr>
          <w:t>Kevin.Ceponis@va.gov</w:t>
        </w:r>
      </w:hyperlink>
      <w:r w:rsidR="00221114">
        <w:rPr>
          <w:rStyle w:val="AAMSKBFill-InHighlight"/>
          <w:color w:val="auto"/>
        </w:rPr>
        <w:t xml:space="preserve"> </w:t>
      </w:r>
      <w:r>
        <w:t xml:space="preserve"> </w:t>
      </w:r>
    </w:p>
    <w:p w14:paraId="65945BE6" w14:textId="77777777" w:rsidR="004F2AF2" w:rsidRDefault="004F2AF2" w:rsidP="00872B91">
      <w:pPr>
        <w:tabs>
          <w:tab w:val="left" w:pos="2700"/>
        </w:tabs>
        <w:ind w:left="2700" w:hanging="900"/>
      </w:pPr>
      <w:r>
        <w:t>Department of Veterans Affairs</w:t>
      </w:r>
    </w:p>
    <w:p w14:paraId="65945BE7" w14:textId="77777777" w:rsidR="004F2AF2" w:rsidRDefault="004F2AF2" w:rsidP="00872B91">
      <w:pPr>
        <w:tabs>
          <w:tab w:val="left" w:pos="2700"/>
        </w:tabs>
        <w:ind w:left="2700" w:hanging="900"/>
      </w:pPr>
      <w:r>
        <w:t>Network Contracting Office – 22</w:t>
      </w:r>
    </w:p>
    <w:p w14:paraId="65945BE8" w14:textId="77777777" w:rsidR="004F2AF2" w:rsidRDefault="004F2AF2" w:rsidP="00872B91">
      <w:pPr>
        <w:tabs>
          <w:tab w:val="left" w:pos="2700"/>
        </w:tabs>
        <w:ind w:left="2700" w:hanging="900"/>
      </w:pPr>
      <w:r>
        <w:t>4811 Airport Plaza Drive</w:t>
      </w:r>
    </w:p>
    <w:p w14:paraId="65945BE9" w14:textId="77777777" w:rsidR="004F2AF2" w:rsidRDefault="004F2AF2" w:rsidP="00872B91">
      <w:pPr>
        <w:tabs>
          <w:tab w:val="left" w:pos="2700"/>
        </w:tabs>
        <w:ind w:left="2700" w:hanging="900"/>
      </w:pPr>
      <w:r>
        <w:t>Suite 600</w:t>
      </w:r>
    </w:p>
    <w:p w14:paraId="65945BEA" w14:textId="77777777" w:rsidR="004F2AF2" w:rsidRPr="00E5483D" w:rsidRDefault="004F2AF2" w:rsidP="00872B91">
      <w:pPr>
        <w:tabs>
          <w:tab w:val="left" w:pos="2700"/>
        </w:tabs>
        <w:ind w:left="2700" w:hanging="900"/>
      </w:pPr>
      <w:r>
        <w:t>Long Beach</w:t>
      </w:r>
      <w:r w:rsidRPr="00E5483D">
        <w:t xml:space="preserve"> </w:t>
      </w:r>
      <w:r>
        <w:t>CA</w:t>
      </w:r>
      <w:r w:rsidRPr="00E5483D">
        <w:t xml:space="preserve"> </w:t>
      </w:r>
      <w:r>
        <w:t>90815</w:t>
      </w:r>
    </w:p>
    <w:p w14:paraId="65945BEB" w14:textId="77777777" w:rsidR="004F2AF2" w:rsidRPr="00FD54A7" w:rsidRDefault="004F2AF2" w:rsidP="00872B91">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BD0422" w14:paraId="65945BEE" w14:textId="77777777" w:rsidTr="00872B91">
        <w:tc>
          <w:tcPr>
            <w:tcW w:w="1548" w:type="dxa"/>
          </w:tcPr>
          <w:p w14:paraId="65945BEC" w14:textId="77777777" w:rsidR="004F2AF2" w:rsidRPr="00FD54A7" w:rsidRDefault="004F2AF2" w:rsidP="00872B91">
            <w:r w:rsidRPr="00FD54A7">
              <w:t>[</w:t>
            </w:r>
            <w:r>
              <w:t>X</w:t>
            </w:r>
            <w:r w:rsidRPr="00FD54A7">
              <w:t>]</w:t>
            </w:r>
          </w:p>
        </w:tc>
        <w:tc>
          <w:tcPr>
            <w:tcW w:w="8028" w:type="dxa"/>
          </w:tcPr>
          <w:p w14:paraId="65945BED" w14:textId="77777777" w:rsidR="004F2AF2" w:rsidRPr="00FD54A7" w:rsidRDefault="004F2AF2" w:rsidP="00872B91">
            <w:r w:rsidRPr="00FD54A7">
              <w:t>52.232-33, Payment by Electronic Funds Transfer—System For Award Management, or</w:t>
            </w:r>
          </w:p>
        </w:tc>
      </w:tr>
      <w:tr w:rsidR="00BD0422" w14:paraId="65945BF1" w14:textId="77777777" w:rsidTr="00872B91">
        <w:tc>
          <w:tcPr>
            <w:tcW w:w="1548" w:type="dxa"/>
          </w:tcPr>
          <w:p w14:paraId="65945BEF" w14:textId="77777777" w:rsidR="004F2AF2" w:rsidRPr="00FD54A7" w:rsidRDefault="004F2AF2" w:rsidP="00872B91">
            <w:r w:rsidRPr="00FD54A7">
              <w:t>[]</w:t>
            </w:r>
          </w:p>
        </w:tc>
        <w:tc>
          <w:tcPr>
            <w:tcW w:w="8028" w:type="dxa"/>
          </w:tcPr>
          <w:p w14:paraId="65945BF0" w14:textId="77777777" w:rsidR="004F2AF2" w:rsidRPr="00FD54A7" w:rsidRDefault="004F2AF2" w:rsidP="00872B91">
            <w:r w:rsidRPr="00FD54A7">
              <w:t>52.232-36, Payment by Third Party</w:t>
            </w:r>
          </w:p>
        </w:tc>
      </w:tr>
    </w:tbl>
    <w:p w14:paraId="65945BF2" w14:textId="77777777" w:rsidR="004F2AF2" w:rsidRPr="00FD54A7" w:rsidRDefault="004F2AF2" w:rsidP="00872B91">
      <w:r w:rsidRPr="00FD54A7">
        <w:t xml:space="preserve">  3.  INVOICES:  Invoices shall be submitted in arrears:</w:t>
      </w:r>
    </w:p>
    <w:p w14:paraId="65945BF3" w14:textId="77777777" w:rsidR="004F2AF2" w:rsidRPr="00FD54A7" w:rsidRDefault="004F2AF2" w:rsidP="00872B91">
      <w:pPr>
        <w:tabs>
          <w:tab w:val="left" w:pos="3240"/>
        </w:tabs>
      </w:pPr>
      <w:r w:rsidRPr="00FD54A7">
        <w:t xml:space="preserve">    </w:t>
      </w:r>
      <w:r>
        <w:t>a</w:t>
      </w:r>
      <w:r w:rsidRPr="00FD54A7">
        <w:t xml:space="preserve">.  </w:t>
      </w:r>
      <w:r>
        <w:t>Quarterly</w:t>
      </w:r>
      <w:r w:rsidRPr="00FD54A7">
        <w:tab/>
      </w:r>
      <w:r>
        <w:t>[</w:t>
      </w:r>
      <w:r w:rsidRPr="00FD54A7">
        <w:t>]</w:t>
      </w:r>
    </w:p>
    <w:p w14:paraId="65945BF4" w14:textId="77777777" w:rsidR="004F2AF2" w:rsidRPr="00FD54A7" w:rsidRDefault="004F2AF2">
      <w:pPr>
        <w:tabs>
          <w:tab w:val="left" w:pos="3240"/>
        </w:tabs>
      </w:pPr>
      <w:r w:rsidRPr="00FD54A7">
        <w:t xml:space="preserve">    b.  Semi-Annually</w:t>
      </w:r>
      <w:r w:rsidRPr="00FD54A7">
        <w:tab/>
        <w:t>[]</w:t>
      </w:r>
    </w:p>
    <w:p w14:paraId="65945BF5" w14:textId="77777777" w:rsidR="004F2AF2" w:rsidRDefault="004F2AF2">
      <w:pPr>
        <w:tabs>
          <w:tab w:val="left" w:pos="3240"/>
        </w:tabs>
      </w:pPr>
      <w:r>
        <w:t xml:space="preserve">    c.  Other</w:t>
      </w:r>
      <w:r>
        <w:tab/>
        <w:t>[X]  Monthly</w:t>
      </w:r>
    </w:p>
    <w:p w14:paraId="65945BF6" w14:textId="77777777" w:rsidR="004F2AF2" w:rsidRDefault="004F2AF2" w:rsidP="00872B91">
      <w:r>
        <w:t xml:space="preserve">  4.  GOVERNMENT INVOICE ADDRESS:  All Invoices from the contractor shall be submitted electronically in accordance with VAAR Clause 852.232-72 Electronic Submission of Payment Requests.</w:t>
      </w:r>
    </w:p>
    <w:p w14:paraId="65945BF7" w14:textId="77777777" w:rsidR="004F2AF2" w:rsidRDefault="004F2AF2" w:rsidP="00872B91">
      <w:r>
        <w:t>Department of Veterans Affairs</w:t>
      </w:r>
    </w:p>
    <w:p w14:paraId="65945BF8" w14:textId="77777777" w:rsidR="004F2AF2" w:rsidRDefault="004F2AF2" w:rsidP="00872B91">
      <w:pPr>
        <w:spacing w:line="240" w:lineRule="auto"/>
      </w:pPr>
      <w:r>
        <w:t>Financial Services Center via Tungsten Network</w:t>
      </w:r>
    </w:p>
    <w:p w14:paraId="65945BF9" w14:textId="77777777" w:rsidR="004F2AF2" w:rsidRDefault="004F2AF2">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BD0422" w14:paraId="65945BFC" w14:textId="77777777" w:rsidTr="00872B91">
        <w:tc>
          <w:tcPr>
            <w:tcW w:w="4788" w:type="dxa"/>
          </w:tcPr>
          <w:p w14:paraId="65945BFA" w14:textId="77777777" w:rsidR="004F2AF2" w:rsidRDefault="004F2AF2" w:rsidP="00872B91">
            <w:pPr>
              <w:jc w:val="center"/>
            </w:pPr>
            <w:bookmarkStart w:id="4" w:name="ColumnTitle"/>
            <w:bookmarkEnd w:id="4"/>
            <w:r>
              <w:t>AMENDMENT NO</w:t>
            </w:r>
          </w:p>
        </w:tc>
        <w:tc>
          <w:tcPr>
            <w:tcW w:w="4788" w:type="dxa"/>
          </w:tcPr>
          <w:p w14:paraId="65945BFB" w14:textId="77777777" w:rsidR="004F2AF2" w:rsidRDefault="004F2AF2" w:rsidP="00872B91">
            <w:pPr>
              <w:jc w:val="center"/>
            </w:pPr>
            <w:r>
              <w:t>DATE</w:t>
            </w:r>
          </w:p>
        </w:tc>
      </w:tr>
      <w:tr w:rsidR="00BD0422" w14:paraId="65945BFF" w14:textId="77777777" w:rsidTr="00872B91">
        <w:tc>
          <w:tcPr>
            <w:tcW w:w="4788" w:type="dxa"/>
          </w:tcPr>
          <w:p w14:paraId="65945BFD" w14:textId="77777777" w:rsidR="004F2AF2" w:rsidRDefault="004F2AF2"/>
        </w:tc>
        <w:tc>
          <w:tcPr>
            <w:tcW w:w="4788" w:type="dxa"/>
          </w:tcPr>
          <w:p w14:paraId="65945BFE" w14:textId="77777777" w:rsidR="004F2AF2" w:rsidRDefault="004F2AF2"/>
        </w:tc>
      </w:tr>
      <w:tr w:rsidR="00BD0422" w14:paraId="65945C02" w14:textId="77777777" w:rsidTr="00872B91">
        <w:tc>
          <w:tcPr>
            <w:tcW w:w="4788" w:type="dxa"/>
          </w:tcPr>
          <w:p w14:paraId="65945C00" w14:textId="77777777" w:rsidR="004F2AF2" w:rsidRDefault="004F2AF2"/>
        </w:tc>
        <w:tc>
          <w:tcPr>
            <w:tcW w:w="4788" w:type="dxa"/>
          </w:tcPr>
          <w:p w14:paraId="65945C01" w14:textId="77777777" w:rsidR="004F2AF2" w:rsidRDefault="004F2AF2"/>
        </w:tc>
      </w:tr>
      <w:tr w:rsidR="00BD0422" w14:paraId="65945C05" w14:textId="77777777" w:rsidTr="00872B91">
        <w:tc>
          <w:tcPr>
            <w:tcW w:w="4788" w:type="dxa"/>
          </w:tcPr>
          <w:p w14:paraId="65945C03" w14:textId="77777777" w:rsidR="004F2AF2" w:rsidRDefault="004F2AF2"/>
        </w:tc>
        <w:tc>
          <w:tcPr>
            <w:tcW w:w="4788" w:type="dxa"/>
          </w:tcPr>
          <w:p w14:paraId="65945C04" w14:textId="77777777" w:rsidR="004F2AF2" w:rsidRDefault="004F2AF2"/>
        </w:tc>
      </w:tr>
    </w:tbl>
    <w:p w14:paraId="65945C06" w14:textId="77777777" w:rsidR="004F2AF2" w:rsidRDefault="004F2AF2">
      <w:pPr>
        <w:pStyle w:val="NoSpacing"/>
      </w:pPr>
    </w:p>
    <w:p w14:paraId="65945C07" w14:textId="77777777" w:rsidR="004F2AF2" w:rsidRDefault="004F2AF2">
      <w:pPr>
        <w:pStyle w:val="Heading2"/>
      </w:pPr>
      <w:bookmarkStart w:id="5" w:name="_Toc201052570"/>
      <w:r>
        <w:t>B.2  IT CONTRACT SECURITY</w:t>
      </w:r>
      <w:bookmarkEnd w:id="5"/>
    </w:p>
    <w:p w14:paraId="65945C08" w14:textId="77777777" w:rsidR="004F2AF2" w:rsidRDefault="004F2AF2">
      <w:r>
        <w:t xml:space="preserve">    VA INFORMATION AND INFORMATION SYSTEM SECURITY/PRIVACY</w:t>
      </w:r>
    </w:p>
    <w:p w14:paraId="65945C09" w14:textId="77777777" w:rsidR="004F2AF2" w:rsidRDefault="004F2AF2">
      <w:r>
        <w:t xml:space="preserve">  1.  GENERAL</w:t>
      </w:r>
    </w:p>
    <w:p w14:paraId="65945C0A" w14:textId="77777777" w:rsidR="004F2AF2" w:rsidRDefault="004F2AF2">
      <w:r>
        <w:t xml:space="preserve">  Contractors, contractor personnel, subcontractors, and subcontractor personnel shall be subject to the same Federal laws, regulations, standards, and VA Directives and Handbooks as VA and VA personnel regarding information and information system security.</w:t>
      </w:r>
    </w:p>
    <w:p w14:paraId="65945C0B" w14:textId="77777777" w:rsidR="004F2AF2" w:rsidRDefault="004F2AF2">
      <w:r>
        <w:t xml:space="preserve">  2.  ACCESS TO VA INFORMATION AND VA INFORMATION SYSTEMS</w:t>
      </w:r>
    </w:p>
    <w:p w14:paraId="65945C0C" w14:textId="77777777" w:rsidR="004F2AF2" w:rsidRDefault="004F2AF2">
      <w:r>
        <w:t xml:space="preserve">  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65945C0D" w14:textId="77777777" w:rsidR="004F2AF2" w:rsidRDefault="004F2AF2">
      <w:r>
        <w:t xml:space="preserve">  b.  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65945C0E" w14:textId="77777777" w:rsidR="004F2AF2" w:rsidRDefault="004F2AF2">
      <w:r>
        <w:t xml:space="preserve">  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65945C0F" w14:textId="77777777" w:rsidR="004F2AF2" w:rsidRDefault="004F2AF2">
      <w:r>
        <w:t xml:space="preserve">  </w:t>
      </w:r>
      <w:proofErr w:type="spellStart"/>
      <w:r>
        <w:t>d.</w:t>
      </w:r>
      <w:proofErr w:type="spellEnd"/>
      <w:r>
        <w:t xml:space="preserve">  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65945C10" w14:textId="77777777" w:rsidR="004F2AF2" w:rsidRDefault="004F2AF2">
      <w:r>
        <w:t xml:space="preserve">  e.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65945C11" w14:textId="77777777" w:rsidR="004F2AF2" w:rsidRDefault="004F2AF2">
      <w:r>
        <w:t xml:space="preserve">  3.  VA INFORMATION CUSTODIAL LANGUAGE</w:t>
      </w:r>
    </w:p>
    <w:p w14:paraId="65945C12" w14:textId="77777777" w:rsidR="004F2AF2" w:rsidRDefault="004F2AF2">
      <w:r>
        <w:t xml:space="preserve">  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65945C13" w14:textId="77777777" w:rsidR="004F2AF2" w:rsidRDefault="004F2AF2">
      <w:r>
        <w:t xml:space="preserve">  b.  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w:t>
      </w:r>
      <w:proofErr w:type="spellStart"/>
      <w:r>
        <w:t>on site</w:t>
      </w:r>
      <w:proofErr w:type="spellEnd"/>
      <w:r>
        <w:t xml:space="preserve"> inspections of contractor and subcontractor IT resources to ensure data security controls, separation of data and job duties, and destruction/media sanitization procedures are in compliance with VA directive requirements.</w:t>
      </w:r>
    </w:p>
    <w:p w14:paraId="65945C14" w14:textId="77777777" w:rsidR="004F2AF2" w:rsidRDefault="004F2AF2">
      <w:r>
        <w:t xml:space="preserve">  c.  Prior to termination or completion of this contract, contractor/ subcontractor must not destroy information received from VA, or gathered/ 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65945C15" w14:textId="77777777" w:rsidR="004F2AF2" w:rsidRDefault="004F2AF2">
      <w:r>
        <w:t xml:space="preserve">  </w:t>
      </w:r>
      <w:proofErr w:type="spellStart"/>
      <w:r>
        <w:t>d.</w:t>
      </w:r>
      <w:proofErr w:type="spellEnd"/>
      <w:r>
        <w:t xml:space="preserve">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65945C16" w14:textId="77777777" w:rsidR="004F2AF2" w:rsidRDefault="004F2AF2">
      <w:r>
        <w:t xml:space="preserve">  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65945C17" w14:textId="77777777" w:rsidR="004F2AF2" w:rsidRDefault="004F2AF2">
      <w:r>
        <w:t xml:space="preserve">  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65945C18" w14:textId="77777777" w:rsidR="004F2AF2" w:rsidRDefault="004F2AF2">
      <w:r>
        <w:t xml:space="preserve">  g.  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65945C19" w14:textId="77777777" w:rsidR="004F2AF2" w:rsidRDefault="004F2AF2">
      <w:r>
        <w:t xml:space="preserve">  h.  The contractor/subcontractor must store, transport, or transmit VA sensitive information in an encrypted form, using VA-approved encryption tools that are, at a minimum, FIPS 140-2 validated.</w:t>
      </w:r>
    </w:p>
    <w:p w14:paraId="65945C1A" w14:textId="77777777" w:rsidR="004F2AF2" w:rsidRDefault="004F2AF2">
      <w:r>
        <w:t xml:space="preserve">  i.  The contractor/subcontractor's firewall and Web services security controls, if applicable, shall meet or exceed VA's minimum requirements.  VA Configuration Guidelines are available upon request.</w:t>
      </w:r>
    </w:p>
    <w:p w14:paraId="65945C1B" w14:textId="77777777" w:rsidR="004F2AF2" w:rsidRDefault="004F2AF2">
      <w:r>
        <w:t xml:space="preserve">  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refer all requests for, demands for production of, or inquiries about, VA information and information systems to the VA contracting officer for response.</w:t>
      </w:r>
    </w:p>
    <w:p w14:paraId="65945C1C" w14:textId="77777777" w:rsidR="004F2AF2" w:rsidRDefault="004F2AF2">
      <w:r>
        <w:t xml:space="preserve">  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 mentioned information, that contractor/subcontractor shall immediately refer such court orders or other requests to the VA contracting officer for response.</w:t>
      </w:r>
    </w:p>
    <w:p w14:paraId="65945C1D" w14:textId="77777777" w:rsidR="004F2AF2" w:rsidRDefault="004F2AF2">
      <w:r>
        <w:t xml:space="preserve">  l.  For service that involves the storage, generating, transmitting, or exchanging of VA sensitive information but does not require C&amp;A or an MOU-ISA for system interconnection, the contractor/subcontractor must complete a Contractor Security Control Assessment (CSCA) on a yearly basis and provide it to the COR.</w:t>
      </w:r>
    </w:p>
    <w:p w14:paraId="65945C1E" w14:textId="77777777" w:rsidR="004F2AF2" w:rsidRDefault="004F2AF2">
      <w:r>
        <w:t xml:space="preserve">  4.  INFORMATION SYSTEM DESIGN AND DEVELOPMENT</w:t>
      </w:r>
    </w:p>
    <w:p w14:paraId="65945C1F" w14:textId="77777777" w:rsidR="004F2AF2" w:rsidRDefault="004F2AF2">
      <w:r>
        <w:t xml:space="preserve">  a.  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VA Information Security Program).  During the development cycle a Privacy Impact Assessment (PIA) must be completed, provided to the COR, and approved by the VA Privacy Service in accordance with Directive 6507, VA Privacy Impact Assessment.</w:t>
      </w:r>
    </w:p>
    <w:p w14:paraId="65945C20" w14:textId="77777777" w:rsidR="004F2AF2" w:rsidRDefault="004F2AF2">
      <w:r>
        <w:t xml:space="preserve">  b.  The contractor/subcontractor shall certify to the COR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w:t>
      </w:r>
    </w:p>
    <w:p w14:paraId="65945C21" w14:textId="77777777" w:rsidR="004F2AF2" w:rsidRDefault="004F2AF2">
      <w:r>
        <w:t xml:space="preserve">  c.  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14:paraId="65945C22" w14:textId="77777777" w:rsidR="004F2AF2" w:rsidRDefault="004F2AF2">
      <w:r>
        <w:t xml:space="preserve">  </w:t>
      </w:r>
      <w:proofErr w:type="spellStart"/>
      <w:r>
        <w:t>d.</w:t>
      </w:r>
      <w:proofErr w:type="spellEnd"/>
      <w:r>
        <w:t xml:space="preserve">  Applications designed for normal end users shall run in the standard user context without elevated system administration privileges.</w:t>
      </w:r>
    </w:p>
    <w:p w14:paraId="65945C23" w14:textId="77777777" w:rsidR="004F2AF2" w:rsidRDefault="004F2AF2">
      <w:r>
        <w:t xml:space="preserve">  e.  The security controls must be designed, developed, approved by VA, and implemented in accordance with the provisions of VA security system development life cycle as outlined in NIST Special Publication 800-37, Guide for Applying the Risk Management Framework to Federal Information Systems, VA Handbook 6500, Information Security Program and VA Handbook 6500.5, Incorporating Security and Privacy in System Development Lifecycle.</w:t>
      </w:r>
    </w:p>
    <w:p w14:paraId="65945C24" w14:textId="77777777" w:rsidR="004F2AF2" w:rsidRDefault="004F2AF2">
      <w:r>
        <w:t xml:space="preserve">  f.  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w:t>
      </w:r>
    </w:p>
    <w:p w14:paraId="65945C25" w14:textId="77777777" w:rsidR="004F2AF2" w:rsidRDefault="004F2AF2">
      <w:r>
        <w:t xml:space="preserve">  g.  The contractor/subcontractor agrees to:</w:t>
      </w:r>
    </w:p>
    <w:p w14:paraId="65945C26" w14:textId="77777777" w:rsidR="004F2AF2" w:rsidRDefault="004F2AF2">
      <w:r>
        <w:t xml:space="preserve">    (1)   Comply with the Privacy Act of 1974 (the Act) and the agency rules and regulations issued under the Act in the design, development, or operation of any system of records on individuals to accomplish an agency function when the contract specifically identifies:</w:t>
      </w:r>
    </w:p>
    <w:p w14:paraId="65945C27" w14:textId="77777777" w:rsidR="004F2AF2" w:rsidRDefault="004F2AF2">
      <w:r>
        <w:t xml:space="preserve">      (a)  The Systems of Records (SOR); and</w:t>
      </w:r>
    </w:p>
    <w:p w14:paraId="65945C28" w14:textId="77777777" w:rsidR="004F2AF2" w:rsidRDefault="004F2AF2">
      <w:r>
        <w:t xml:space="preserve">      (b)  The design, development, or operation work that the contractor/ subcontractor is to perform;</w:t>
      </w:r>
    </w:p>
    <w:p w14:paraId="65945C29" w14:textId="77777777" w:rsidR="004F2AF2" w:rsidRDefault="004F2AF2">
      <w:r>
        <w:t xml:space="preserve">        (1)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14:paraId="65945C2A" w14:textId="77777777" w:rsidR="004F2AF2" w:rsidRDefault="004F2AF2">
      <w:r>
        <w:t xml:space="preserve">        (2)   Include this Privacy Act clause, including this subparagraph (3), in all subcontracts awarded under this contract which requires the design, development, or operation of such a SOR.</w:t>
      </w:r>
    </w:p>
    <w:p w14:paraId="65945C2B" w14:textId="77777777" w:rsidR="004F2AF2" w:rsidRDefault="004F2AF2">
      <w:r>
        <w:t xml:space="preserve">  h.  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is considered to be an employee of the agency.</w:t>
      </w:r>
    </w:p>
    <w:p w14:paraId="65945C2C" w14:textId="77777777" w:rsidR="004F2AF2" w:rsidRDefault="004F2AF2">
      <w:r>
        <w:t xml:space="preserve">    (1)   "Operation of a System of Records" means performance of any of the activities associated with maintaining the SOR, including the collection, use, maintenance, and dissemination of records.</w:t>
      </w:r>
    </w:p>
    <w:p w14:paraId="65945C2D" w14:textId="77777777" w:rsidR="004F2AF2" w:rsidRDefault="004F2AF2">
      <w:r>
        <w:t xml:space="preserve">    (2)   "Record"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w:t>
      </w:r>
    </w:p>
    <w:p w14:paraId="65945C2E" w14:textId="77777777" w:rsidR="004F2AF2" w:rsidRDefault="004F2AF2">
      <w:r>
        <w:t xml:space="preserve">    (3)   "System of Records" means a group of any records under the control of any agency from which information is retrieved by the name of the individual or by some identifying number, symbol, or other identifying particular assigned to the individual.</w:t>
      </w:r>
    </w:p>
    <w:p w14:paraId="65945C2F" w14:textId="77777777" w:rsidR="004F2AF2" w:rsidRDefault="004F2AF2">
      <w:r>
        <w:t xml:space="preserve">  i.  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w:t>
      </w:r>
    </w:p>
    <w:p w14:paraId="65945C30" w14:textId="77777777" w:rsidR="004F2AF2" w:rsidRDefault="004F2AF2">
      <w:r>
        <w:t xml:space="preserve">  j.  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days.</w:t>
      </w:r>
    </w:p>
    <w:p w14:paraId="65945C31" w14:textId="77777777" w:rsidR="004F2AF2" w:rsidRDefault="004F2AF2">
      <w:r>
        <w:t xml:space="preserve">  k.  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days.</w:t>
      </w:r>
    </w:p>
    <w:p w14:paraId="65945C32" w14:textId="77777777" w:rsidR="004F2AF2" w:rsidRDefault="004F2AF2">
      <w:r>
        <w:t xml:space="preserve">  l.  All other vulnerabilities shall be remediated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14:paraId="65945C33" w14:textId="77777777" w:rsidR="004F2AF2" w:rsidRDefault="004F2AF2">
      <w:r>
        <w:t xml:space="preserve">  5.  INFORMATION SYSTEM HOSTING, OPERATION, MAINTENANCE, OR USE</w:t>
      </w:r>
    </w:p>
    <w:p w14:paraId="65945C34" w14:textId="77777777" w:rsidR="004F2AF2" w:rsidRDefault="004F2AF2">
      <w:r>
        <w:t xml:space="preserve">  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w:t>
      </w:r>
      <w:proofErr w:type="spellStart"/>
      <w:r>
        <w:t>vulnerablity</w:t>
      </w:r>
      <w:proofErr w:type="spellEnd"/>
      <w:r>
        <w:t xml:space="preserve"> scanning, system patching and change management procedures, and the completion of an acceptable contingency plan for each system.  The contractor's security control procedures must be equivalent, to those procedures used to secure VA systems.  A Privacy Impact Assessment (PIA) must also be provided to the COR and approved by VA Privacy Service prior to operational approval.  All external Internet connections to VA's network involving VA information must be reviewed and approved by VA prior to implementation.</w:t>
      </w:r>
    </w:p>
    <w:p w14:paraId="65945C35" w14:textId="77777777" w:rsidR="004F2AF2" w:rsidRDefault="004F2AF2">
      <w:r>
        <w:t xml:space="preserve">  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p>
    <w:p w14:paraId="65945C36" w14:textId="77777777" w:rsidR="004F2AF2" w:rsidRDefault="004F2AF2">
      <w:r>
        <w:t xml:space="preserve">  c.  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Certification and Accreditation and/or the VA OCS Certification Program Office.  Government- 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p>
    <w:p w14:paraId="65945C37" w14:textId="77777777" w:rsidR="004F2AF2" w:rsidRDefault="004F2AF2">
      <w:r>
        <w:t xml:space="preserve">  </w:t>
      </w:r>
      <w:proofErr w:type="spellStart"/>
      <w:r>
        <w:t>d.</w:t>
      </w:r>
      <w:proofErr w:type="spellEnd"/>
      <w:r>
        <w:t xml:space="preserve">  The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 subcontractor activities must also be subject to such assessments.  If major changes to the system occur that may affect the privacy or security of the data or the system, the C&amp;A of the system may need to be reviewed, retested and re- authorized per VA Handbook 6500.3.  This may require reviewing and updating all of the documentation (PIA, System Security Plan, Contingency Plan).  The Certification Program Office can provide guidance on whether a new C&amp;A would be necessary.</w:t>
      </w:r>
    </w:p>
    <w:p w14:paraId="65945C38" w14:textId="77777777" w:rsidR="004F2AF2" w:rsidRDefault="004F2AF2">
      <w:r>
        <w:t xml:space="preserve">  e.  The contractor/subcontractor must conduct an annual </w:t>
      </w:r>
      <w:proofErr w:type="spellStart"/>
      <w:r>
        <w:t>self assessment</w:t>
      </w:r>
      <w:proofErr w:type="spellEnd"/>
      <w:r>
        <w:t xml:space="preserve"> on all systems and outsourced services as required.  Both hard copy and electronic copies of the assessment must be provided to the COR.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w:t>
      </w:r>
    </w:p>
    <w:p w14:paraId="65945C39" w14:textId="77777777" w:rsidR="004F2AF2" w:rsidRDefault="004F2AF2">
      <w:r>
        <w:t xml:space="preserve">  f.  VA prohibits the installation and use of personally-owned or contractor/ subcontractor-owned equipment or software on VA's network.  If non-VA owned equipment must be used to fulfill the requirements of a contract, it must be stated in the service agreement, SOW or contract.  All of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w:t>
      </w:r>
    </w:p>
    <w:p w14:paraId="65945C3A" w14:textId="77777777" w:rsidR="004F2AF2" w:rsidRDefault="004F2AF2">
      <w:r>
        <w:t xml:space="preserve">  g.  All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 subcontractors that contain VA information must be returned to the VA for sanitization or destruction or the contractor/subcontractor must self-certify that the media has been disposed of per 6500.1 requirements.  This must be completed within 30 days of termination of the contract.</w:t>
      </w:r>
    </w:p>
    <w:p w14:paraId="65945C3B" w14:textId="77777777" w:rsidR="004F2AF2" w:rsidRDefault="004F2AF2">
      <w:r>
        <w:t xml:space="preserve">  h.  Bio-Medical devices and other equipment or systems containing media (hard drives, optical disks, etc.) with VA sensitive information must not be returned to the vendor at the end of lease, for trade-in, or other purposes.  The options are:</w:t>
      </w:r>
    </w:p>
    <w:p w14:paraId="65945C3C" w14:textId="77777777" w:rsidR="004F2AF2" w:rsidRDefault="004F2AF2">
      <w:r>
        <w:t xml:space="preserve">    (1)   Vendor must accept the system without the drive;</w:t>
      </w:r>
    </w:p>
    <w:p w14:paraId="65945C3D" w14:textId="77777777" w:rsidR="004F2AF2" w:rsidRDefault="004F2AF2">
      <w:r>
        <w:t xml:space="preserve">    (2)   VA's initial medical device purchase includes a spare drive which must be installed in place of the original drive at time of turn-in; or</w:t>
      </w:r>
    </w:p>
    <w:p w14:paraId="65945C3E" w14:textId="77777777" w:rsidR="004F2AF2" w:rsidRDefault="004F2AF2">
      <w:r>
        <w:t xml:space="preserve">    (3)   VA must reimburse the company for media at a reasonable open market replacement cost at time of purchase.</w:t>
      </w:r>
    </w:p>
    <w:p w14:paraId="65945C3F" w14:textId="77777777" w:rsidR="004F2AF2" w:rsidRDefault="004F2AF2">
      <w:r>
        <w:t xml:space="preserve">    (4)   Due to the highly specialized and sometimes proprietary hardware and software associated with medical equipment/systems, if it is not possible for the VA to retain the hard drive, then;</w:t>
      </w:r>
    </w:p>
    <w:p w14:paraId="65945C40" w14:textId="77777777" w:rsidR="004F2AF2" w:rsidRDefault="004F2AF2">
      <w:r>
        <w:t xml:space="preserve">      (a)   The equipment vendor must have an existing BAA if the device being traded in has sensitive information stored on it and hard drive(s) from the system are being returned physically intact; and</w:t>
      </w:r>
    </w:p>
    <w:p w14:paraId="65945C41" w14:textId="77777777" w:rsidR="004F2AF2" w:rsidRDefault="004F2AF2">
      <w:r>
        <w:t xml:space="preserve">      (b)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65945C42" w14:textId="77777777" w:rsidR="004F2AF2" w:rsidRDefault="004F2AF2">
      <w:r>
        <w:t xml:space="preserve">      (c)   A statement needs to be signed by the Director (System Owner) that states that the drive could not be removed and that (a) and (b) controls above are in place and completed.  The ISO needs to maintain the documentation.</w:t>
      </w:r>
    </w:p>
    <w:p w14:paraId="65945C43" w14:textId="77777777" w:rsidR="004F2AF2" w:rsidRDefault="004F2AF2">
      <w:r>
        <w:t xml:space="preserve">  6.  SECURITY INCIDENT INVESTIGATION</w:t>
      </w:r>
    </w:p>
    <w:p w14:paraId="65945C44" w14:textId="77777777" w:rsidR="004F2AF2" w:rsidRDefault="004F2AF2">
      <w:r>
        <w:t xml:space="preserve">  a.  The term "security incident" means an event that has, or could have, resulted in unauthorized access to, loss or damage to VA assets, or sensitive information, or an action that breaches VA security procedures.  The contractor/ 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 subcontractor has access.</w:t>
      </w:r>
    </w:p>
    <w:p w14:paraId="65945C45" w14:textId="77777777" w:rsidR="004F2AF2" w:rsidRDefault="004F2AF2">
      <w:r>
        <w:t xml:space="preserve">  b.  To the extent known by the contractor/subcontractor, the contractor/ 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65945C46" w14:textId="77777777" w:rsidR="004F2AF2" w:rsidRDefault="004F2AF2">
      <w:r>
        <w:t xml:space="preserve">  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65945C47" w14:textId="77777777" w:rsidR="004F2AF2" w:rsidRDefault="004F2AF2">
      <w:r>
        <w:t xml:space="preserve">  </w:t>
      </w:r>
      <w:proofErr w:type="spellStart"/>
      <w:r>
        <w:t>d.</w:t>
      </w:r>
      <w:proofErr w:type="spellEnd"/>
      <w:r>
        <w:t xml:space="preserve">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5945C48" w14:textId="77777777" w:rsidR="004F2AF2" w:rsidRDefault="004F2AF2">
      <w:r>
        <w:t xml:space="preserve">  7.  LIQUIDATED DAMAGES FOR DATA BREACH</w:t>
      </w:r>
    </w:p>
    <w:p w14:paraId="65945C49" w14:textId="77777777" w:rsidR="004F2AF2" w:rsidRDefault="004F2AF2">
      <w:r>
        <w:t xml:space="preserve">  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65945C4A" w14:textId="77777777" w:rsidR="004F2AF2" w:rsidRDefault="004F2AF2">
      <w:r>
        <w:t xml:space="preserve">  b.  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65945C4B" w14:textId="77777777" w:rsidR="004F2AF2" w:rsidRDefault="004F2AF2">
      <w:r>
        <w:t xml:space="preserve">  c.  Each risk analysis shall address all relevant information concerning the data breach, including the following:</w:t>
      </w:r>
    </w:p>
    <w:p w14:paraId="65945C4C" w14:textId="77777777" w:rsidR="004F2AF2" w:rsidRDefault="004F2AF2">
      <w:r>
        <w:t xml:space="preserve">    (1)   Nature of the event (loss, theft, unauthorized access);</w:t>
      </w:r>
    </w:p>
    <w:p w14:paraId="65945C4D" w14:textId="77777777" w:rsidR="004F2AF2" w:rsidRDefault="004F2AF2">
      <w:r>
        <w:t xml:space="preserve">    (2)   Description of the event, including:</w:t>
      </w:r>
    </w:p>
    <w:p w14:paraId="65945C4E" w14:textId="77777777" w:rsidR="004F2AF2" w:rsidRDefault="004F2AF2">
      <w:r>
        <w:t xml:space="preserve">      (a)  date of occurrence;</w:t>
      </w:r>
    </w:p>
    <w:p w14:paraId="65945C4F" w14:textId="77777777" w:rsidR="004F2AF2" w:rsidRDefault="004F2AF2">
      <w:r>
        <w:t xml:space="preserve">      (b)  data elements involved, including any PII, such as full name, social security number, date of birth, home address, account number, disability code;</w:t>
      </w:r>
    </w:p>
    <w:p w14:paraId="65945C50" w14:textId="77777777" w:rsidR="004F2AF2" w:rsidRDefault="004F2AF2">
      <w:r>
        <w:t xml:space="preserve">    (3)  Number of individuals affected or potentially affected;</w:t>
      </w:r>
    </w:p>
    <w:p w14:paraId="65945C51" w14:textId="77777777" w:rsidR="004F2AF2" w:rsidRDefault="004F2AF2">
      <w:r>
        <w:t xml:space="preserve">    (4)  Names of individuals or groups affected or potentially affected;</w:t>
      </w:r>
    </w:p>
    <w:p w14:paraId="65945C52" w14:textId="77777777" w:rsidR="004F2AF2" w:rsidRDefault="004F2AF2">
      <w:r>
        <w:t xml:space="preserve">    (5)  Ease of logical data access to the lost, stolen or improperly accessed data in light of the degree of protection for the data, e.g., unencrypted, plain text;</w:t>
      </w:r>
    </w:p>
    <w:p w14:paraId="65945C53" w14:textId="77777777" w:rsidR="004F2AF2" w:rsidRDefault="004F2AF2">
      <w:r>
        <w:t xml:space="preserve">    (6)  Amount of time the data has been out of VA control;</w:t>
      </w:r>
    </w:p>
    <w:p w14:paraId="65945C54" w14:textId="77777777" w:rsidR="004F2AF2" w:rsidRDefault="004F2AF2">
      <w:r>
        <w:t xml:space="preserve">    (7)  The likelihood that the sensitive personal information will or has been compromised (made accessible to and usable by unauthorized persons);</w:t>
      </w:r>
    </w:p>
    <w:p w14:paraId="65945C55" w14:textId="77777777" w:rsidR="004F2AF2" w:rsidRDefault="004F2AF2">
      <w:r>
        <w:t xml:space="preserve">    (8)  Known misuses of data containing sensitive personal information, if any;</w:t>
      </w:r>
    </w:p>
    <w:p w14:paraId="65945C56" w14:textId="77777777" w:rsidR="004F2AF2" w:rsidRDefault="004F2AF2">
      <w:r>
        <w:t xml:space="preserve">    (9)  Assessment of the potential harm to the affected individuals;</w:t>
      </w:r>
    </w:p>
    <w:p w14:paraId="65945C57" w14:textId="77777777" w:rsidR="004F2AF2" w:rsidRDefault="004F2AF2">
      <w:r>
        <w:t xml:space="preserve">    (10)  Data breach analysis as outlined in 6500.2 Handbook, Management of Security and Privacy Incidents, as appropriate; and</w:t>
      </w:r>
    </w:p>
    <w:p w14:paraId="65945C58" w14:textId="77777777" w:rsidR="004F2AF2" w:rsidRDefault="004F2AF2">
      <w:r>
        <w:t xml:space="preserve">    (11)  Whether credit protection services may assist record subjects in avoiding or mitigating the results of identity theft based on the sensitive personal information that may have been compromised.</w:t>
      </w:r>
    </w:p>
    <w:p w14:paraId="65945C59" w14:textId="77777777" w:rsidR="004F2AF2" w:rsidRDefault="004F2AF2">
      <w:r>
        <w:t xml:space="preserve">  </w:t>
      </w:r>
      <w:proofErr w:type="spellStart"/>
      <w:r>
        <w:t>d.</w:t>
      </w:r>
      <w:proofErr w:type="spellEnd"/>
      <w:r>
        <w:t xml:space="preserve">  Based on the determinations of the independent risk analysis, the contractor shall be responsible for paying to the VA liquidated damages in the amount of  per affected individual to cover the cost of providing credit protection services to affected individuals consisting of the following:</w:t>
      </w:r>
    </w:p>
    <w:p w14:paraId="65945C5A" w14:textId="77777777" w:rsidR="004F2AF2" w:rsidRDefault="004F2AF2">
      <w:r>
        <w:t xml:space="preserve">   (1)  Notification;</w:t>
      </w:r>
    </w:p>
    <w:p w14:paraId="65945C5B" w14:textId="77777777" w:rsidR="004F2AF2" w:rsidRDefault="004F2AF2">
      <w:r>
        <w:t xml:space="preserve">   (2)  One year of credit monitoring services consisting of automatic daily monitoring of at least 3 relevant credit bureau reports;</w:t>
      </w:r>
    </w:p>
    <w:p w14:paraId="65945C5C" w14:textId="77777777" w:rsidR="004F2AF2" w:rsidRDefault="004F2AF2">
      <w:r>
        <w:t xml:space="preserve">   (3)  Data breach analysis;</w:t>
      </w:r>
    </w:p>
    <w:p w14:paraId="65945C5D" w14:textId="77777777" w:rsidR="004F2AF2" w:rsidRDefault="004F2AF2">
      <w:r>
        <w:t xml:space="preserve">   (4)  Fraud resolution services, including writing dispute letters, initiating fraud alerts and credit freezes, to assist affected individuals to bring matters to resolution;</w:t>
      </w:r>
    </w:p>
    <w:p w14:paraId="65945C5E" w14:textId="77777777" w:rsidR="004F2AF2" w:rsidRDefault="004F2AF2">
      <w:r>
        <w:t xml:space="preserve">   (5)  One year of identity theft insurance with $20,000.00 coverage at $0 deductible; and</w:t>
      </w:r>
    </w:p>
    <w:p w14:paraId="65945C5F" w14:textId="77777777" w:rsidR="004F2AF2" w:rsidRDefault="004F2AF2">
      <w:r>
        <w:t xml:space="preserve">   (6)  Necessary legal expenses the subjects may incur to repair falsified or damaged credit records, histories, or financial affairs.</w:t>
      </w:r>
    </w:p>
    <w:p w14:paraId="65945C60" w14:textId="77777777" w:rsidR="004F2AF2" w:rsidRDefault="004F2AF2">
      <w:r>
        <w:t xml:space="preserve">  8.  SECURITY CONTROLS COMPLIANCE TESTING</w:t>
      </w:r>
    </w:p>
    <w:p w14:paraId="65945C61" w14:textId="77777777" w:rsidR="004F2AF2" w:rsidRDefault="004F2AF2">
      <w:r>
        <w:t xml:space="preserve">  On a periodic basis, VA, including the Office of Inspector General, reserves the right to evaluate any or all of the security controls and privacy practices implemented by the contractor under the clauses contained within the contract. With 10 working-</w:t>
      </w:r>
      <w:proofErr w:type="spellStart"/>
      <w:r>
        <w:t>day's notice</w:t>
      </w:r>
      <w:proofErr w:type="spellEnd"/>
      <w:r>
        <w:t>,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14:paraId="65945C62" w14:textId="77777777" w:rsidR="004F2AF2" w:rsidRDefault="004F2AF2">
      <w:r>
        <w:t xml:space="preserve">  9.  TRAINING</w:t>
      </w:r>
    </w:p>
    <w:p w14:paraId="65945C63" w14:textId="77777777" w:rsidR="004F2AF2" w:rsidRDefault="004F2AF2">
      <w:r>
        <w:t xml:space="preserve">  a.  All contractor employees and subcontractor employees requiring access to VA information and VA information systems shall complete the following before being granted access to VA information and its systems:</w:t>
      </w:r>
    </w:p>
    <w:p w14:paraId="65945C64" w14:textId="77777777" w:rsidR="004F2AF2" w:rsidRDefault="004F2AF2">
      <w:r>
        <w:t xml:space="preserve">    (1)   Sign and acknowledge (either manually or electronically) understanding of and responsibilities for compliance with the  Contractor Rules of Behavior, Appendix E relating to access to VA information and information systems;</w:t>
      </w:r>
    </w:p>
    <w:p w14:paraId="65945C65" w14:textId="77777777" w:rsidR="004F2AF2" w:rsidRDefault="004F2AF2">
      <w:r>
        <w:t xml:space="preserve">    (2)   Successfully complete the VA Cyber Security Awareness and Rules of Behavior training and annually complete required security training;</w:t>
      </w:r>
    </w:p>
    <w:p w14:paraId="65945C66" w14:textId="77777777" w:rsidR="004F2AF2" w:rsidRDefault="004F2AF2">
      <w:r>
        <w:t xml:space="preserve">    (3)   Successfully complete the appropriate VA privacy training and annually complete required privacy training; and</w:t>
      </w:r>
    </w:p>
    <w:p w14:paraId="65945C67" w14:textId="77777777" w:rsidR="004F2AF2" w:rsidRDefault="004F2AF2">
      <w:r>
        <w:t xml:space="preserve">    (4)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65945C68" w14:textId="77777777" w:rsidR="004F2AF2" w:rsidRDefault="004F2AF2">
      <w:r>
        <w:t xml:space="preserve">  b.  The contractor shall provide to the contracting officer and/or the COR a copy of the training certificates and certification of signing the Contractor Rules of Behavior for each applicable employee within 1 week of the initiation of the contract and annually thereafter, as required.</w:t>
      </w:r>
    </w:p>
    <w:p w14:paraId="65945C69" w14:textId="77777777" w:rsidR="004F2AF2" w:rsidRDefault="004F2AF2">
      <w:r>
        <w:t xml:space="preserve">  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14:paraId="65945C6A" w14:textId="16E77286" w:rsidR="004F2AF2" w:rsidRDefault="004F2AF2" w:rsidP="00872B91">
      <w:pPr>
        <w:jc w:val="center"/>
      </w:pPr>
      <w:r>
        <w:t>(End of Clause)</w:t>
      </w:r>
    </w:p>
    <w:p w14:paraId="65945C7B" w14:textId="77777777" w:rsidR="004F2AF2" w:rsidRDefault="004F2AF2"/>
    <w:p w14:paraId="65945C7D" w14:textId="77777777" w:rsidR="004F2AF2" w:rsidRPr="00B72566" w:rsidRDefault="004F2AF2" w:rsidP="00872B91"/>
    <w:p w14:paraId="65945C83" w14:textId="77777777" w:rsidR="004F2AF2" w:rsidRDefault="004F2AF2"/>
    <w:p w14:paraId="54A489F6" w14:textId="54D9EC45" w:rsidR="00094BB3" w:rsidRDefault="00094BB3" w:rsidP="00094BB3">
      <w:pPr>
        <w:pStyle w:val="Heading2"/>
      </w:pPr>
      <w:bookmarkStart w:id="6" w:name="_Toc201052574"/>
      <w:r>
        <w:t>B.</w:t>
      </w:r>
      <w:r w:rsidR="00C42C28">
        <w:t>3</w:t>
      </w:r>
      <w:r>
        <w:t xml:space="preserve"> STATEMENT OF WORK</w:t>
      </w:r>
      <w:bookmarkEnd w:id="6"/>
    </w:p>
    <w:p w14:paraId="65945C84" w14:textId="5EE2A375" w:rsidR="004F2AF2" w:rsidRPr="00432ABB" w:rsidRDefault="00C42C28" w:rsidP="00872B91">
      <w:pPr>
        <w:pStyle w:val="Heading2"/>
        <w:spacing w:before="0" w:after="0" w:line="240" w:lineRule="auto"/>
        <w:jc w:val="both"/>
        <w:rPr>
          <w:rFonts w:ascii="Times New Roman" w:hAnsi="Times New Roman" w:cs="Times New Roman"/>
          <w:smallCaps/>
          <w:sz w:val="22"/>
          <w:szCs w:val="22"/>
        </w:rPr>
      </w:pPr>
      <w:bookmarkStart w:id="7" w:name="_Toc201052575"/>
      <w:r>
        <w:rPr>
          <w:rFonts w:ascii="Times New Roman" w:hAnsi="Times New Roman" w:cs="Times New Roman"/>
          <w:smallCaps/>
          <w:sz w:val="22"/>
          <w:szCs w:val="22"/>
        </w:rPr>
        <w:t>3</w:t>
      </w:r>
      <w:r w:rsidR="00094BB3">
        <w:rPr>
          <w:rFonts w:ascii="Times New Roman" w:hAnsi="Times New Roman" w:cs="Times New Roman"/>
          <w:smallCaps/>
          <w:sz w:val="22"/>
          <w:szCs w:val="22"/>
        </w:rPr>
        <w:t>.</w:t>
      </w:r>
      <w:r w:rsidR="004F2AF2">
        <w:rPr>
          <w:rFonts w:ascii="Times New Roman" w:hAnsi="Times New Roman" w:cs="Times New Roman"/>
          <w:smallCaps/>
          <w:sz w:val="22"/>
          <w:szCs w:val="22"/>
        </w:rPr>
        <w:t xml:space="preserve">1.  </w:t>
      </w:r>
      <w:r w:rsidR="004F2AF2" w:rsidRPr="00432ABB">
        <w:rPr>
          <w:rFonts w:ascii="Times New Roman" w:hAnsi="Times New Roman" w:cs="Times New Roman"/>
          <w:smallCaps/>
          <w:sz w:val="22"/>
          <w:szCs w:val="22"/>
        </w:rPr>
        <w:t>Objective</w:t>
      </w:r>
      <w:bookmarkEnd w:id="7"/>
    </w:p>
    <w:p w14:paraId="65945C85" w14:textId="77777777" w:rsidR="004F2AF2" w:rsidRPr="00432ABB" w:rsidRDefault="004F2AF2" w:rsidP="00872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rPr>
      </w:pPr>
    </w:p>
    <w:p w14:paraId="65945C86" w14:textId="77777777" w:rsidR="004F2AF2" w:rsidRPr="00CD47CD" w:rsidRDefault="004F2AF2" w:rsidP="00872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r w:rsidRPr="00CD47CD">
        <w:rPr>
          <w:rFonts w:cstheme="minorHAnsi"/>
        </w:rPr>
        <w:t xml:space="preserve">The specific objective of this contract is to award a single IDIQ contract to provide reference laboratory testing for all facilities within VISN22 West and East sites.  </w:t>
      </w:r>
    </w:p>
    <w:p w14:paraId="65945C87" w14:textId="77777777" w:rsidR="004F2AF2" w:rsidRPr="00CD47CD" w:rsidRDefault="004F2AF2" w:rsidP="00872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p>
    <w:p w14:paraId="65945C88" w14:textId="77777777" w:rsidR="004F2AF2" w:rsidRPr="00CD47CD" w:rsidRDefault="004F2AF2" w:rsidP="00872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r w:rsidRPr="00CD47CD">
        <w:rPr>
          <w:rFonts w:cstheme="minorHAnsi"/>
        </w:rPr>
        <w:t xml:space="preserve"> The Contractor shall provide the following services to each healthcare system: </w:t>
      </w:r>
    </w:p>
    <w:p w14:paraId="65945C89" w14:textId="77777777" w:rsidR="004F2AF2" w:rsidRPr="00CD47CD" w:rsidRDefault="004F2AF2" w:rsidP="00872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p>
    <w:p w14:paraId="65945C8A" w14:textId="4BB4AECF" w:rsidR="004F2AF2" w:rsidRPr="00CD47CD" w:rsidRDefault="004F2AF2" w:rsidP="00C42C28">
      <w:pPr>
        <w:pStyle w:val="ListParagraph"/>
        <w:numPr>
          <w:ilvl w:val="2"/>
          <w:numId w:val="28"/>
        </w:numPr>
        <w:tabs>
          <w:tab w:val="left" w:pos="916"/>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r w:rsidRPr="00CD47CD">
        <w:rPr>
          <w:rFonts w:cstheme="minorHAnsi"/>
        </w:rPr>
        <w:t xml:space="preserve">Sample Processing: Provide specimen collection materials, appropriate transportation, and storage of specimens which to ensure specimen integrity for all test orders. Safety Data Sheets will be provided to sites as appropriate for supplies containing hazardous chemicals.  </w:t>
      </w:r>
    </w:p>
    <w:p w14:paraId="65945C8B" w14:textId="464BA75D" w:rsidR="004F2AF2" w:rsidRPr="00CD47CD" w:rsidRDefault="004F2AF2" w:rsidP="00C42C28">
      <w:pPr>
        <w:pStyle w:val="ListParagraph"/>
        <w:numPr>
          <w:ilvl w:val="2"/>
          <w:numId w:val="28"/>
        </w:numPr>
        <w:tabs>
          <w:tab w:val="left" w:pos="916"/>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r w:rsidRPr="00CD47CD">
        <w:rPr>
          <w:rFonts w:cstheme="minorHAnsi"/>
        </w:rPr>
        <w:t>Specimen Testing:  Provide minimum and maximum turnaround times (TAT) and event reports for tests which have exceeded established TAT.</w:t>
      </w:r>
    </w:p>
    <w:p w14:paraId="65945C8C" w14:textId="2409905D" w:rsidR="004F2AF2" w:rsidRPr="00CD47CD" w:rsidRDefault="004F2AF2" w:rsidP="00C42C28">
      <w:pPr>
        <w:pStyle w:val="ListParagraph"/>
        <w:numPr>
          <w:ilvl w:val="2"/>
          <w:numId w:val="28"/>
        </w:numPr>
        <w:tabs>
          <w:tab w:val="left" w:pos="916"/>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r w:rsidRPr="00CD47CD">
        <w:rPr>
          <w:rFonts w:cstheme="minorHAnsi"/>
        </w:rPr>
        <w:t>Courier:  Provide courier transportation with established pick-up times for all facilities</w:t>
      </w:r>
    </w:p>
    <w:p w14:paraId="65945C8D" w14:textId="3C4DACB0" w:rsidR="004F2AF2" w:rsidRPr="00CD47CD" w:rsidRDefault="004F2AF2" w:rsidP="00C42C28">
      <w:pPr>
        <w:pStyle w:val="ListParagraph"/>
        <w:numPr>
          <w:ilvl w:val="2"/>
          <w:numId w:val="28"/>
        </w:numPr>
        <w:tabs>
          <w:tab w:val="left" w:pos="916"/>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r w:rsidRPr="00CD47CD">
        <w:rPr>
          <w:rFonts w:cstheme="minorHAnsi"/>
        </w:rPr>
        <w:t>Interface:  Satisfy a</w:t>
      </w:r>
      <w:r w:rsidRPr="00CD47CD">
        <w:rPr>
          <w:rFonts w:cstheme="minorHAnsi"/>
          <w:spacing w:val="-3"/>
        </w:rPr>
        <w:t>ll VA Enterprise Cyber Security Infrastructure Project (ECSIP) requirements to establish an interconnection/interface with the VA</w:t>
      </w:r>
    </w:p>
    <w:p w14:paraId="65945C8E" w14:textId="3C6FAD08" w:rsidR="004F2AF2" w:rsidRPr="00CD47CD" w:rsidRDefault="004F2AF2" w:rsidP="00C42C28">
      <w:pPr>
        <w:pStyle w:val="ListParagraph"/>
        <w:numPr>
          <w:ilvl w:val="2"/>
          <w:numId w:val="28"/>
        </w:numPr>
        <w:tabs>
          <w:tab w:val="left" w:pos="916"/>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r w:rsidRPr="00CD47CD">
        <w:rPr>
          <w:rFonts w:cstheme="minorHAnsi"/>
        </w:rPr>
        <w:t>Monthly Reports and Biannual Business Review:  Provide a statistical analysis of the VISN22 facilities’ workload test volumes and assist in the monitoring of ordering trends and utilization patterns.</w:t>
      </w:r>
    </w:p>
    <w:p w14:paraId="65945C8F" w14:textId="3738E45B" w:rsidR="004F2AF2" w:rsidRPr="00CD47CD" w:rsidRDefault="004F2AF2" w:rsidP="00C42C28">
      <w:pPr>
        <w:pStyle w:val="ListParagraph"/>
        <w:numPr>
          <w:ilvl w:val="2"/>
          <w:numId w:val="28"/>
        </w:numPr>
        <w:tabs>
          <w:tab w:val="left" w:pos="916"/>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r w:rsidRPr="00CD47CD">
        <w:rPr>
          <w:rFonts w:cstheme="minorHAnsi"/>
        </w:rPr>
        <w:t xml:space="preserve">The Contractor must be CLIA certified and confirm that they are a covered entity.  No Business Associate Agreement is required.  </w:t>
      </w:r>
    </w:p>
    <w:p w14:paraId="65945C90" w14:textId="45A4B5C9" w:rsidR="004F2AF2" w:rsidRPr="00CD47CD" w:rsidRDefault="004F2AF2" w:rsidP="00C42C28">
      <w:pPr>
        <w:pStyle w:val="ListParagraph"/>
        <w:numPr>
          <w:ilvl w:val="2"/>
          <w:numId w:val="28"/>
        </w:numPr>
        <w:tabs>
          <w:tab w:val="left" w:pos="916"/>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r w:rsidRPr="00CD47CD">
        <w:rPr>
          <w:rFonts w:cstheme="minorHAnsi"/>
        </w:rPr>
        <w:t xml:space="preserve">In accordance with Appendix A, Handbook 6500.6 Checklist blocks 6 and 7, the C&amp;A requirements do not apply to this requirement, and that a Security Accreditation Package is not required since the Contractor is a covered entity and therefore protects all sensitive patient information. </w:t>
      </w:r>
    </w:p>
    <w:p w14:paraId="65945C91" w14:textId="77777777" w:rsidR="004F2AF2" w:rsidRPr="00CD47CD" w:rsidRDefault="004F2AF2" w:rsidP="00872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p>
    <w:p w14:paraId="65945C92" w14:textId="77777777" w:rsidR="004F2AF2" w:rsidRPr="00CD47CD" w:rsidRDefault="004F2AF2" w:rsidP="00C42C28">
      <w:pPr>
        <w:pStyle w:val="Heading2"/>
        <w:numPr>
          <w:ilvl w:val="0"/>
          <w:numId w:val="28"/>
        </w:numPr>
        <w:spacing w:before="0" w:after="0" w:line="240" w:lineRule="auto"/>
        <w:jc w:val="both"/>
        <w:rPr>
          <w:rFonts w:asciiTheme="minorHAnsi" w:hAnsiTheme="minorHAnsi" w:cstheme="minorHAnsi"/>
          <w:smallCaps/>
          <w:sz w:val="22"/>
          <w:szCs w:val="22"/>
        </w:rPr>
      </w:pPr>
      <w:bookmarkStart w:id="8" w:name="_Toc507504136"/>
      <w:bookmarkStart w:id="9" w:name="_Toc201052576"/>
      <w:r w:rsidRPr="00CD47CD">
        <w:rPr>
          <w:rFonts w:asciiTheme="minorHAnsi" w:hAnsiTheme="minorHAnsi" w:cstheme="minorHAnsi"/>
          <w:smallCaps/>
          <w:sz w:val="22"/>
          <w:szCs w:val="22"/>
        </w:rPr>
        <w:t>Scope of Work</w:t>
      </w:r>
      <w:bookmarkStart w:id="10" w:name="SOW"/>
      <w:bookmarkEnd w:id="8"/>
      <w:bookmarkEnd w:id="9"/>
      <w:bookmarkEnd w:id="10"/>
    </w:p>
    <w:p w14:paraId="65945C93" w14:textId="77777777" w:rsidR="004F2AF2" w:rsidRPr="00CD47CD" w:rsidRDefault="004F2AF2" w:rsidP="00872B91">
      <w:pPr>
        <w:tabs>
          <w:tab w:val="left" w:pos="204"/>
        </w:tabs>
        <w:spacing w:after="0" w:line="240" w:lineRule="auto"/>
        <w:jc w:val="both"/>
        <w:rPr>
          <w:rFonts w:cstheme="minorHAnsi"/>
        </w:rPr>
      </w:pPr>
    </w:p>
    <w:p w14:paraId="65945C94" w14:textId="77777777" w:rsidR="004F2AF2" w:rsidRPr="00CD47CD" w:rsidRDefault="004F2AF2" w:rsidP="00872B91">
      <w:pPr>
        <w:tabs>
          <w:tab w:val="left" w:pos="204"/>
        </w:tabs>
        <w:spacing w:after="0" w:line="240" w:lineRule="auto"/>
        <w:jc w:val="both"/>
        <w:rPr>
          <w:rFonts w:cstheme="minorHAnsi"/>
          <w:spacing w:val="-5"/>
        </w:rPr>
      </w:pPr>
      <w:r w:rsidRPr="00CD47CD">
        <w:rPr>
          <w:rFonts w:cstheme="minorHAnsi"/>
        </w:rPr>
        <w:t xml:space="preserve">The Contractors shall provide in accordance with the specifications outlined below a </w:t>
      </w:r>
      <w:r w:rsidRPr="00CD47CD">
        <w:rPr>
          <w:rFonts w:cstheme="minorHAnsi"/>
          <w:spacing w:val="-5"/>
        </w:rPr>
        <w:t>full range of reference laboratory services for VISN 22.</w:t>
      </w:r>
    </w:p>
    <w:p w14:paraId="65945C95" w14:textId="77777777" w:rsidR="004F2AF2" w:rsidRPr="00CD47CD" w:rsidRDefault="004F2AF2" w:rsidP="00872B91">
      <w:pPr>
        <w:tabs>
          <w:tab w:val="left" w:pos="204"/>
        </w:tabs>
        <w:spacing w:after="0" w:line="240" w:lineRule="auto"/>
        <w:jc w:val="both"/>
        <w:rPr>
          <w:rFonts w:cstheme="minorHAnsi"/>
          <w:color w:val="000000"/>
        </w:rPr>
      </w:pPr>
    </w:p>
    <w:p w14:paraId="65945C96" w14:textId="77777777" w:rsidR="004F2AF2" w:rsidRPr="00CD47CD" w:rsidRDefault="004F2AF2" w:rsidP="00C42C28">
      <w:pPr>
        <w:pStyle w:val="ListParagraph"/>
        <w:numPr>
          <w:ilvl w:val="1"/>
          <w:numId w:val="28"/>
        </w:numPr>
        <w:spacing w:after="0" w:line="240" w:lineRule="auto"/>
        <w:jc w:val="both"/>
        <w:rPr>
          <w:rFonts w:cstheme="minorHAnsi"/>
          <w:spacing w:val="1"/>
        </w:rPr>
      </w:pPr>
      <w:r w:rsidRPr="00CD47CD">
        <w:rPr>
          <w:rFonts w:cstheme="minorHAnsi"/>
          <w:spacing w:val="2"/>
        </w:rPr>
        <w:t xml:space="preserve"> VISN 22 is comprised of VA Medical Centers, VA Outpatient Clinics (OPC), and VA </w:t>
      </w:r>
      <w:r w:rsidRPr="00CD47CD">
        <w:rPr>
          <w:rFonts w:cstheme="minorHAnsi"/>
          <w:spacing w:val="-1"/>
        </w:rPr>
        <w:t xml:space="preserve">Community-  Based Outpatient Clinics (CBOC). Services provided to VISN 22 under the </w:t>
      </w:r>
      <w:r w:rsidRPr="00CD47CD">
        <w:rPr>
          <w:rFonts w:cstheme="minorHAnsi"/>
          <w:spacing w:val="-2"/>
        </w:rPr>
        <w:t xml:space="preserve">resultant IDIQ shall include the transportation of clinical laboratory specimens to </w:t>
      </w:r>
      <w:r w:rsidRPr="00CD47CD">
        <w:rPr>
          <w:rFonts w:cstheme="minorHAnsi"/>
          <w:spacing w:val="-3"/>
        </w:rPr>
        <w:t>the Contractor’s laboratory(s)</w:t>
      </w:r>
      <w:r w:rsidRPr="00CD47CD">
        <w:rPr>
          <w:rFonts w:cstheme="minorHAnsi"/>
          <w:spacing w:val="-4"/>
        </w:rPr>
        <w:t xml:space="preserve">, the performance of analytical testing </w:t>
      </w:r>
      <w:r w:rsidRPr="00CD47CD">
        <w:rPr>
          <w:rFonts w:cstheme="minorHAnsi"/>
          <w:spacing w:val="-2"/>
        </w:rPr>
        <w:t xml:space="preserve">as defined by the Contractor's reference test manual, the reporting of analytical </w:t>
      </w:r>
      <w:r w:rsidRPr="00CD47CD">
        <w:rPr>
          <w:rFonts w:cstheme="minorHAnsi"/>
          <w:spacing w:val="-7"/>
        </w:rPr>
        <w:t xml:space="preserve">test results and business review services as required to assimilate the full scope of its </w:t>
      </w:r>
      <w:r w:rsidRPr="00CD47CD">
        <w:rPr>
          <w:rFonts w:cstheme="minorHAnsi"/>
          <w:spacing w:val="-2"/>
        </w:rPr>
        <w:t>laboratory operations to VISN 22.</w:t>
      </w:r>
    </w:p>
    <w:p w14:paraId="65945C97" w14:textId="77777777" w:rsidR="004F2AF2" w:rsidRPr="00CD47CD" w:rsidRDefault="004F2AF2" w:rsidP="00872B91">
      <w:pPr>
        <w:spacing w:after="0" w:line="240" w:lineRule="auto"/>
        <w:jc w:val="both"/>
        <w:rPr>
          <w:rFonts w:cstheme="minorHAnsi"/>
          <w:spacing w:val="-5"/>
        </w:rPr>
      </w:pPr>
    </w:p>
    <w:p w14:paraId="65945C98" w14:textId="77777777" w:rsidR="004F2AF2" w:rsidRPr="00CD47CD" w:rsidRDefault="004F2AF2" w:rsidP="00C42C28">
      <w:pPr>
        <w:pStyle w:val="ListParagraph"/>
        <w:numPr>
          <w:ilvl w:val="1"/>
          <w:numId w:val="28"/>
        </w:numPr>
        <w:spacing w:after="0" w:line="240" w:lineRule="auto"/>
        <w:jc w:val="both"/>
        <w:rPr>
          <w:rFonts w:cstheme="minorHAnsi"/>
          <w:spacing w:val="-3"/>
        </w:rPr>
      </w:pPr>
      <w:r w:rsidRPr="00CD47CD">
        <w:rPr>
          <w:rFonts w:cstheme="minorHAnsi"/>
          <w:spacing w:val="-5"/>
        </w:rPr>
        <w:t xml:space="preserve"> All requirements and provisions defined in the specifications of this solicitation will </w:t>
      </w:r>
      <w:r w:rsidRPr="00CD47CD">
        <w:rPr>
          <w:rFonts w:cstheme="minorHAnsi"/>
          <w:spacing w:val="-4"/>
        </w:rPr>
        <w:t xml:space="preserve">apply to any laboratory (i.e. branch, division, sub-contractor, etc.) performing </w:t>
      </w:r>
      <w:r w:rsidRPr="00CD47CD">
        <w:rPr>
          <w:rFonts w:cstheme="minorHAnsi"/>
          <w:spacing w:val="-3"/>
        </w:rPr>
        <w:t>reference testing on behalf of the Contractor.</w:t>
      </w:r>
    </w:p>
    <w:p w14:paraId="65945C99" w14:textId="77777777" w:rsidR="004F2AF2" w:rsidRPr="00CD47CD" w:rsidRDefault="004F2AF2" w:rsidP="00872B91">
      <w:pPr>
        <w:spacing w:after="0" w:line="240" w:lineRule="auto"/>
        <w:jc w:val="both"/>
        <w:rPr>
          <w:rFonts w:cstheme="minorHAnsi"/>
          <w:spacing w:val="-4"/>
        </w:rPr>
      </w:pPr>
    </w:p>
    <w:p w14:paraId="65945C9A" w14:textId="25988933" w:rsidR="004F2AF2" w:rsidRPr="00CD47CD" w:rsidRDefault="004F2AF2" w:rsidP="00C42C28">
      <w:pPr>
        <w:pStyle w:val="ListParagraph"/>
        <w:numPr>
          <w:ilvl w:val="1"/>
          <w:numId w:val="28"/>
        </w:numPr>
        <w:spacing w:after="0" w:line="240" w:lineRule="auto"/>
        <w:jc w:val="both"/>
        <w:rPr>
          <w:rFonts w:cstheme="minorHAnsi"/>
          <w:spacing w:val="-5"/>
        </w:rPr>
      </w:pPr>
      <w:r w:rsidRPr="00CD47CD">
        <w:rPr>
          <w:rFonts w:cstheme="minorHAnsi"/>
          <w:spacing w:val="-4"/>
        </w:rPr>
        <w:t xml:space="preserve"> Notwithstanding any other provision in this IDIQ, the Government shall have the right to </w:t>
      </w:r>
      <w:r w:rsidR="00C42C28" w:rsidRPr="00CD47CD">
        <w:rPr>
          <w:rFonts w:cstheme="minorHAnsi"/>
          <w:spacing w:val="-4"/>
        </w:rPr>
        <w:t>bi</w:t>
      </w:r>
      <w:r w:rsidRPr="00CD47CD">
        <w:rPr>
          <w:rFonts w:cstheme="minorHAnsi"/>
          <w:spacing w:val="-4"/>
        </w:rPr>
        <w:t xml:space="preserve">laterally modify this IDIQ to add any new facilities </w:t>
      </w:r>
      <w:r w:rsidRPr="00CD47CD">
        <w:rPr>
          <w:rFonts w:cstheme="minorHAnsi"/>
          <w:spacing w:val="-5"/>
        </w:rPr>
        <w:t>added into VISN 22 during the IDIQ’s period of performance</w:t>
      </w:r>
      <w:r w:rsidR="00C42C28" w:rsidRPr="00CD47CD">
        <w:rPr>
          <w:rFonts w:cstheme="minorHAnsi"/>
          <w:spacing w:val="-5"/>
        </w:rPr>
        <w:t xml:space="preserve">.  The pricing that has already been </w:t>
      </w:r>
      <w:r w:rsidRPr="00CD47CD">
        <w:rPr>
          <w:rFonts w:cstheme="minorHAnsi"/>
          <w:spacing w:val="-5"/>
        </w:rPr>
        <w:t xml:space="preserve">negotiated with the Contractor </w:t>
      </w:r>
      <w:r w:rsidR="00C42C28" w:rsidRPr="00CD47CD">
        <w:rPr>
          <w:rFonts w:cstheme="minorHAnsi"/>
          <w:spacing w:val="-5"/>
        </w:rPr>
        <w:t>will apply to</w:t>
      </w:r>
      <w:r w:rsidRPr="00CD47CD">
        <w:rPr>
          <w:rFonts w:cstheme="minorHAnsi"/>
          <w:spacing w:val="-5"/>
        </w:rPr>
        <w:t xml:space="preserve"> a</w:t>
      </w:r>
      <w:r w:rsidR="00C42C28" w:rsidRPr="00CD47CD">
        <w:rPr>
          <w:rFonts w:cstheme="minorHAnsi"/>
          <w:spacing w:val="-5"/>
        </w:rPr>
        <w:t>ny</w:t>
      </w:r>
      <w:r w:rsidRPr="00CD47CD">
        <w:rPr>
          <w:rFonts w:cstheme="minorHAnsi"/>
          <w:spacing w:val="-5"/>
        </w:rPr>
        <w:t xml:space="preserve"> new facility </w:t>
      </w:r>
      <w:r w:rsidR="00C42C28" w:rsidRPr="00CD47CD">
        <w:rPr>
          <w:rFonts w:cstheme="minorHAnsi"/>
          <w:spacing w:val="-5"/>
        </w:rPr>
        <w:t xml:space="preserve">that </w:t>
      </w:r>
      <w:r w:rsidRPr="00CD47CD">
        <w:rPr>
          <w:rFonts w:cstheme="minorHAnsi"/>
          <w:spacing w:val="-5"/>
        </w:rPr>
        <w:t xml:space="preserve">is added. </w:t>
      </w:r>
      <w:r w:rsidRPr="00CD47CD">
        <w:rPr>
          <w:rFonts w:cstheme="minorHAnsi"/>
          <w:spacing w:val="-2"/>
        </w:rPr>
        <w:t xml:space="preserve">When additions occur, a modification to the IDIQ will be executed notifying the </w:t>
      </w:r>
      <w:r w:rsidRPr="00CD47CD">
        <w:rPr>
          <w:rFonts w:cstheme="minorHAnsi"/>
          <w:spacing w:val="-5"/>
        </w:rPr>
        <w:t>Contractor of the new facility to be serviced.</w:t>
      </w:r>
    </w:p>
    <w:p w14:paraId="65945C9B" w14:textId="77777777" w:rsidR="004F2AF2" w:rsidRPr="00CD47CD" w:rsidRDefault="004F2AF2" w:rsidP="00872B91">
      <w:pPr>
        <w:spacing w:after="0" w:line="240" w:lineRule="auto"/>
        <w:jc w:val="both"/>
        <w:rPr>
          <w:rFonts w:cstheme="minorHAnsi"/>
          <w:spacing w:val="-5"/>
        </w:rPr>
      </w:pPr>
    </w:p>
    <w:p w14:paraId="65945C9C" w14:textId="77777777" w:rsidR="004F2AF2" w:rsidRPr="00CD47CD" w:rsidRDefault="004F2AF2" w:rsidP="00C42C28">
      <w:pPr>
        <w:pStyle w:val="ListParagraph"/>
        <w:numPr>
          <w:ilvl w:val="1"/>
          <w:numId w:val="28"/>
        </w:numPr>
        <w:spacing w:after="0" w:line="240" w:lineRule="auto"/>
        <w:jc w:val="both"/>
        <w:rPr>
          <w:rFonts w:cstheme="minorHAnsi"/>
          <w:spacing w:val="-5"/>
        </w:rPr>
      </w:pPr>
      <w:r w:rsidRPr="00CD47CD">
        <w:rPr>
          <w:rFonts w:cstheme="minorHAnsi"/>
          <w:spacing w:val="-5"/>
        </w:rPr>
        <w:t xml:space="preserve"> The Government shall have the right to modify the IDIQ to add additional tests during the IDIQ’s period of performance at pricing negotiated with the Contractor at the time the new test is added.</w:t>
      </w:r>
    </w:p>
    <w:p w14:paraId="65945C9D" w14:textId="77777777" w:rsidR="004F2AF2" w:rsidRPr="00CD47CD" w:rsidRDefault="004F2AF2" w:rsidP="00872B91">
      <w:pPr>
        <w:spacing w:after="0" w:line="240" w:lineRule="auto"/>
        <w:jc w:val="both"/>
        <w:rPr>
          <w:rFonts w:cstheme="minorHAnsi"/>
          <w:spacing w:val="-5"/>
        </w:rPr>
      </w:pPr>
    </w:p>
    <w:p w14:paraId="65945C9E" w14:textId="53773259" w:rsidR="004F2AF2" w:rsidRPr="00CD47CD" w:rsidRDefault="004F2AF2" w:rsidP="00C42C28">
      <w:pPr>
        <w:pStyle w:val="ListParagraph"/>
        <w:numPr>
          <w:ilvl w:val="1"/>
          <w:numId w:val="28"/>
        </w:numPr>
        <w:spacing w:after="0" w:line="240" w:lineRule="auto"/>
        <w:jc w:val="both"/>
        <w:rPr>
          <w:rFonts w:cstheme="minorHAnsi"/>
          <w:spacing w:val="-5"/>
        </w:rPr>
      </w:pPr>
      <w:r w:rsidRPr="00CD47CD">
        <w:rPr>
          <w:rFonts w:cstheme="minorHAnsi"/>
          <w:spacing w:val="-5"/>
        </w:rPr>
        <w:t xml:space="preserve"> The IDIQ shall have a minimum of $1,000 and a maximum of $4</w:t>
      </w:r>
      <w:r w:rsidR="00C42C28" w:rsidRPr="00CD47CD">
        <w:rPr>
          <w:rFonts w:cstheme="minorHAnsi"/>
          <w:spacing w:val="-5"/>
        </w:rPr>
        <w:t>9</w:t>
      </w:r>
      <w:r w:rsidRPr="00CD47CD">
        <w:rPr>
          <w:rFonts w:cstheme="minorHAnsi"/>
          <w:spacing w:val="-5"/>
        </w:rPr>
        <w:t xml:space="preserve">,000,000 for the term of the IDIQ. </w:t>
      </w:r>
    </w:p>
    <w:p w14:paraId="65945C9F" w14:textId="77777777" w:rsidR="004F2AF2" w:rsidRPr="00CD47CD" w:rsidRDefault="004F2AF2" w:rsidP="00872B91">
      <w:pPr>
        <w:spacing w:after="0" w:line="240" w:lineRule="auto"/>
        <w:jc w:val="both"/>
        <w:rPr>
          <w:rFonts w:cstheme="minorHAnsi"/>
          <w:spacing w:val="-5"/>
        </w:rPr>
      </w:pPr>
    </w:p>
    <w:p w14:paraId="65945CA0" w14:textId="1179BD7B" w:rsidR="004F2AF2" w:rsidRPr="00CD47CD" w:rsidRDefault="004F2AF2" w:rsidP="00C42C28">
      <w:pPr>
        <w:pStyle w:val="Heading2"/>
        <w:numPr>
          <w:ilvl w:val="0"/>
          <w:numId w:val="28"/>
        </w:numPr>
        <w:spacing w:before="0" w:after="0" w:line="240" w:lineRule="auto"/>
        <w:rPr>
          <w:rFonts w:asciiTheme="minorHAnsi" w:hAnsiTheme="minorHAnsi" w:cstheme="minorHAnsi"/>
          <w:smallCaps/>
          <w:sz w:val="22"/>
          <w:szCs w:val="22"/>
        </w:rPr>
      </w:pPr>
      <w:bookmarkStart w:id="11" w:name="_Toc507504137"/>
      <w:bookmarkStart w:id="12" w:name="_Toc201052577"/>
      <w:r w:rsidRPr="00CD47CD">
        <w:rPr>
          <w:rFonts w:asciiTheme="minorHAnsi" w:hAnsiTheme="minorHAnsi" w:cstheme="minorHAnsi"/>
          <w:smallCaps/>
          <w:sz w:val="22"/>
          <w:szCs w:val="22"/>
        </w:rPr>
        <w:t>Participating Healthcare Systems</w:t>
      </w:r>
      <w:bookmarkEnd w:id="11"/>
      <w:bookmarkEnd w:id="12"/>
    </w:p>
    <w:p w14:paraId="65945CA1" w14:textId="77777777" w:rsidR="004F2AF2" w:rsidRPr="00432ABB" w:rsidRDefault="004F2AF2" w:rsidP="00872B91">
      <w:pPr>
        <w:spacing w:after="0" w:line="240" w:lineRule="auto"/>
        <w:rPr>
          <w:rFonts w:ascii="Times New Roman" w:hAnsi="Times New Roman" w:cs="Times New Roman"/>
          <w:b/>
          <w:smallCaps/>
          <w:u w:val="single"/>
        </w:rPr>
      </w:pPr>
    </w:p>
    <w:p w14:paraId="65945CA2" w14:textId="77777777" w:rsidR="004F2AF2" w:rsidRPr="00432ABB" w:rsidRDefault="004F2AF2" w:rsidP="00872B91">
      <w:pPr>
        <w:spacing w:after="0" w:line="240" w:lineRule="auto"/>
        <w:jc w:val="center"/>
        <w:rPr>
          <w:rFonts w:ascii="Times New Roman" w:hAnsi="Times New Roman" w:cs="Times New Roman"/>
          <w:b/>
          <w:smallCaps/>
          <w:u w:val="single"/>
        </w:rPr>
      </w:pPr>
      <w:r w:rsidRPr="00432ABB">
        <w:rPr>
          <w:rFonts w:ascii="Times New Roman" w:hAnsi="Times New Roman" w:cs="Times New Roman"/>
          <w:b/>
          <w:smallCaps/>
          <w:u w:val="single"/>
        </w:rPr>
        <w:t>VISN 22 West Healthcare System</w:t>
      </w:r>
    </w:p>
    <w:p w14:paraId="65945CA3" w14:textId="77777777" w:rsidR="004F2AF2" w:rsidRPr="00432ABB" w:rsidRDefault="004F2AF2" w:rsidP="00872B91">
      <w:pPr>
        <w:spacing w:after="0" w:line="240" w:lineRule="auto"/>
        <w:jc w:val="both"/>
        <w:rPr>
          <w:rFonts w:ascii="Times New Roman" w:hAnsi="Times New Roman" w:cs="Times New Roman"/>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BD0422" w14:paraId="65945CA7" w14:textId="77777777" w:rsidTr="00872B91">
        <w:tc>
          <w:tcPr>
            <w:tcW w:w="9360" w:type="dxa"/>
            <w:tcBorders>
              <w:top w:val="single" w:sz="4" w:space="0" w:color="auto"/>
              <w:left w:val="single" w:sz="4" w:space="0" w:color="auto"/>
              <w:bottom w:val="single" w:sz="4" w:space="0" w:color="auto"/>
              <w:right w:val="single" w:sz="4" w:space="0" w:color="auto"/>
            </w:tcBorders>
            <w:hideMark/>
          </w:tcPr>
          <w:p w14:paraId="65945CA4" w14:textId="77777777" w:rsidR="004F2AF2" w:rsidRPr="00432ABB" w:rsidRDefault="004F2AF2" w:rsidP="00872B91">
            <w:pPr>
              <w:spacing w:after="0" w:line="240" w:lineRule="auto"/>
              <w:jc w:val="center"/>
              <w:rPr>
                <w:rFonts w:ascii="Times New Roman" w:hAnsi="Times New Roman" w:cs="Times New Roman"/>
                <w:b/>
                <w:smallCaps/>
              </w:rPr>
            </w:pPr>
            <w:r w:rsidRPr="00432ABB">
              <w:rPr>
                <w:rFonts w:ascii="Times New Roman" w:hAnsi="Times New Roman" w:cs="Times New Roman"/>
                <w:b/>
                <w:smallCaps/>
              </w:rPr>
              <w:t>VA Long Beach Healthcare System</w:t>
            </w:r>
          </w:p>
          <w:p w14:paraId="65945CA5" w14:textId="77777777" w:rsidR="004F2AF2" w:rsidRPr="00432ABB" w:rsidRDefault="004F2AF2" w:rsidP="00872B91">
            <w:pPr>
              <w:spacing w:after="0" w:line="240" w:lineRule="auto"/>
              <w:jc w:val="center"/>
              <w:rPr>
                <w:rFonts w:ascii="Times New Roman" w:hAnsi="Times New Roman" w:cs="Times New Roman"/>
              </w:rPr>
            </w:pPr>
            <w:r w:rsidRPr="00432ABB">
              <w:rPr>
                <w:rFonts w:ascii="Times New Roman" w:hAnsi="Times New Roman" w:cs="Times New Roman"/>
              </w:rPr>
              <w:t>5901 E. Seventh St</w:t>
            </w:r>
          </w:p>
          <w:p w14:paraId="65945CA6" w14:textId="77777777" w:rsidR="004F2AF2" w:rsidRPr="00432ABB" w:rsidRDefault="004F2AF2" w:rsidP="00872B91">
            <w:pPr>
              <w:spacing w:after="0" w:line="240" w:lineRule="auto"/>
              <w:jc w:val="center"/>
              <w:rPr>
                <w:rFonts w:ascii="Times New Roman" w:hAnsi="Times New Roman" w:cs="Times New Roman"/>
                <w:b/>
                <w:bCs/>
              </w:rPr>
            </w:pPr>
            <w:r w:rsidRPr="00432ABB">
              <w:rPr>
                <w:rFonts w:ascii="Times New Roman" w:hAnsi="Times New Roman" w:cs="Times New Roman"/>
              </w:rPr>
              <w:t>Long Beach, CA 90822</w:t>
            </w:r>
          </w:p>
        </w:tc>
      </w:tr>
      <w:tr w:rsidR="00BD0422" w14:paraId="65945CAB" w14:textId="77777777" w:rsidTr="00872B91">
        <w:tc>
          <w:tcPr>
            <w:tcW w:w="9360" w:type="dxa"/>
            <w:tcBorders>
              <w:top w:val="single" w:sz="4" w:space="0" w:color="auto"/>
              <w:left w:val="single" w:sz="4" w:space="0" w:color="auto"/>
              <w:bottom w:val="single" w:sz="4" w:space="0" w:color="auto"/>
              <w:right w:val="single" w:sz="4" w:space="0" w:color="auto"/>
            </w:tcBorders>
            <w:hideMark/>
          </w:tcPr>
          <w:p w14:paraId="65945CA8" w14:textId="77777777" w:rsidR="004F2AF2" w:rsidRPr="00432ABB" w:rsidRDefault="004F2AF2" w:rsidP="00872B91">
            <w:pPr>
              <w:spacing w:after="0" w:line="240" w:lineRule="auto"/>
              <w:jc w:val="center"/>
              <w:rPr>
                <w:rFonts w:ascii="Times New Roman" w:hAnsi="Times New Roman" w:cs="Times New Roman"/>
                <w:b/>
                <w:smallCaps/>
              </w:rPr>
            </w:pPr>
            <w:r w:rsidRPr="00432ABB">
              <w:rPr>
                <w:rFonts w:ascii="Times New Roman" w:hAnsi="Times New Roman" w:cs="Times New Roman"/>
                <w:b/>
                <w:smallCaps/>
              </w:rPr>
              <w:t>VA Loma Linda Healthcare System</w:t>
            </w:r>
          </w:p>
          <w:p w14:paraId="65945CA9" w14:textId="77777777" w:rsidR="004F2AF2" w:rsidRPr="00432ABB" w:rsidRDefault="004F2AF2" w:rsidP="00872B91">
            <w:pPr>
              <w:spacing w:after="0" w:line="240" w:lineRule="auto"/>
              <w:jc w:val="center"/>
              <w:rPr>
                <w:rFonts w:ascii="Times New Roman" w:hAnsi="Times New Roman" w:cs="Times New Roman"/>
              </w:rPr>
            </w:pPr>
            <w:r w:rsidRPr="00432ABB">
              <w:rPr>
                <w:rFonts w:ascii="Times New Roman" w:hAnsi="Times New Roman" w:cs="Times New Roman"/>
              </w:rPr>
              <w:t>11201 Benton Street</w:t>
            </w:r>
          </w:p>
          <w:p w14:paraId="65945CAA" w14:textId="77777777" w:rsidR="004F2AF2" w:rsidRPr="00432ABB" w:rsidRDefault="004F2AF2" w:rsidP="00872B91">
            <w:pPr>
              <w:spacing w:after="0" w:line="240" w:lineRule="auto"/>
              <w:jc w:val="center"/>
              <w:rPr>
                <w:rFonts w:ascii="Times New Roman" w:hAnsi="Times New Roman" w:cs="Times New Roman"/>
                <w:b/>
                <w:bCs/>
              </w:rPr>
            </w:pPr>
            <w:r w:rsidRPr="00432ABB">
              <w:rPr>
                <w:rFonts w:ascii="Times New Roman" w:hAnsi="Times New Roman" w:cs="Times New Roman"/>
              </w:rPr>
              <w:t>Loma Linda, CA 92357</w:t>
            </w:r>
          </w:p>
        </w:tc>
      </w:tr>
      <w:tr w:rsidR="00BD0422" w14:paraId="65945CAF" w14:textId="77777777" w:rsidTr="00872B91">
        <w:tc>
          <w:tcPr>
            <w:tcW w:w="9360" w:type="dxa"/>
            <w:tcBorders>
              <w:top w:val="single" w:sz="4" w:space="0" w:color="auto"/>
              <w:left w:val="single" w:sz="4" w:space="0" w:color="auto"/>
              <w:bottom w:val="single" w:sz="4" w:space="0" w:color="auto"/>
              <w:right w:val="single" w:sz="4" w:space="0" w:color="auto"/>
            </w:tcBorders>
            <w:hideMark/>
          </w:tcPr>
          <w:p w14:paraId="65945CAC" w14:textId="77777777" w:rsidR="004F2AF2" w:rsidRPr="00432ABB" w:rsidRDefault="004F2AF2" w:rsidP="00872B91">
            <w:pPr>
              <w:widowControl w:val="0"/>
              <w:tabs>
                <w:tab w:val="left" w:pos="204"/>
              </w:tabs>
              <w:spacing w:after="0" w:line="240" w:lineRule="auto"/>
              <w:jc w:val="center"/>
              <w:rPr>
                <w:rStyle w:val="Strong"/>
                <w:rFonts w:ascii="Times New Roman" w:hAnsi="Times New Roman" w:cs="Times New Roman"/>
                <w:b w:val="0"/>
                <w:bCs w:val="0"/>
                <w:smallCaps/>
              </w:rPr>
            </w:pPr>
            <w:r w:rsidRPr="00432ABB">
              <w:rPr>
                <w:rStyle w:val="HTMLAcronym"/>
                <w:rFonts w:ascii="Times New Roman" w:hAnsi="Times New Roman" w:cs="Times New Roman"/>
                <w:b/>
                <w:smallCaps/>
              </w:rPr>
              <w:t>VA San Diego Healthcare System</w:t>
            </w:r>
          </w:p>
          <w:p w14:paraId="65945CAD" w14:textId="77777777" w:rsidR="004F2AF2" w:rsidRPr="00432ABB" w:rsidRDefault="004F2AF2" w:rsidP="00872B91">
            <w:pPr>
              <w:spacing w:after="0" w:line="240" w:lineRule="auto"/>
              <w:jc w:val="center"/>
              <w:rPr>
                <w:rStyle w:val="HTMLAcronym"/>
                <w:rFonts w:ascii="Times New Roman" w:hAnsi="Times New Roman" w:cs="Times New Roman"/>
              </w:rPr>
            </w:pPr>
            <w:r w:rsidRPr="00432ABB">
              <w:rPr>
                <w:rFonts w:ascii="Times New Roman" w:hAnsi="Times New Roman" w:cs="Times New Roman"/>
              </w:rPr>
              <w:t>3350 La Jolla Village Drive</w:t>
            </w:r>
          </w:p>
          <w:p w14:paraId="65945CAE" w14:textId="77777777" w:rsidR="004F2AF2" w:rsidRPr="00432ABB" w:rsidRDefault="004F2AF2" w:rsidP="00872B91">
            <w:pPr>
              <w:spacing w:after="0" w:line="240" w:lineRule="auto"/>
              <w:jc w:val="center"/>
              <w:rPr>
                <w:rFonts w:ascii="Times New Roman" w:hAnsi="Times New Roman" w:cs="Times New Roman"/>
                <w:b/>
                <w:bCs/>
              </w:rPr>
            </w:pPr>
            <w:r w:rsidRPr="00432ABB">
              <w:rPr>
                <w:rStyle w:val="Strong"/>
                <w:rFonts w:ascii="Times New Roman" w:hAnsi="Times New Roman" w:cs="Times New Roman"/>
              </w:rPr>
              <w:t>S</w:t>
            </w:r>
            <w:r w:rsidRPr="00432ABB">
              <w:rPr>
                <w:rFonts w:ascii="Times New Roman" w:hAnsi="Times New Roman" w:cs="Times New Roman"/>
              </w:rPr>
              <w:t>an Diego, CA 92161</w:t>
            </w:r>
          </w:p>
        </w:tc>
      </w:tr>
      <w:tr w:rsidR="00BD0422" w14:paraId="65945CB3" w14:textId="77777777" w:rsidTr="00872B91">
        <w:tc>
          <w:tcPr>
            <w:tcW w:w="9360" w:type="dxa"/>
            <w:tcBorders>
              <w:top w:val="single" w:sz="4" w:space="0" w:color="auto"/>
              <w:left w:val="single" w:sz="4" w:space="0" w:color="auto"/>
              <w:bottom w:val="single" w:sz="4" w:space="0" w:color="auto"/>
              <w:right w:val="single" w:sz="4" w:space="0" w:color="auto"/>
            </w:tcBorders>
            <w:hideMark/>
          </w:tcPr>
          <w:p w14:paraId="65945CB0" w14:textId="77777777" w:rsidR="004F2AF2" w:rsidRPr="00432ABB" w:rsidRDefault="004F2AF2" w:rsidP="00872B91">
            <w:pPr>
              <w:spacing w:after="0" w:line="240" w:lineRule="auto"/>
              <w:jc w:val="center"/>
              <w:rPr>
                <w:rFonts w:ascii="Times New Roman" w:hAnsi="Times New Roman" w:cs="Times New Roman"/>
                <w:b/>
                <w:smallCaps/>
              </w:rPr>
            </w:pPr>
            <w:r w:rsidRPr="00432ABB">
              <w:rPr>
                <w:rFonts w:ascii="Times New Roman" w:hAnsi="Times New Roman" w:cs="Times New Roman"/>
                <w:b/>
                <w:smallCaps/>
              </w:rPr>
              <w:t>VA Greater Los Angeles Healthcare System</w:t>
            </w:r>
          </w:p>
          <w:p w14:paraId="65945CB1" w14:textId="77777777" w:rsidR="004F2AF2" w:rsidRPr="00432ABB" w:rsidRDefault="004F2AF2" w:rsidP="00872B91">
            <w:pPr>
              <w:spacing w:after="0" w:line="240" w:lineRule="auto"/>
              <w:jc w:val="center"/>
              <w:rPr>
                <w:rFonts w:ascii="Times New Roman" w:hAnsi="Times New Roman" w:cs="Times New Roman"/>
              </w:rPr>
            </w:pPr>
            <w:r w:rsidRPr="00432ABB">
              <w:rPr>
                <w:rFonts w:ascii="Times New Roman" w:hAnsi="Times New Roman" w:cs="Times New Roman"/>
              </w:rPr>
              <w:t>11301 Wilshire Blvd.</w:t>
            </w:r>
          </w:p>
          <w:p w14:paraId="65945CB2" w14:textId="77777777" w:rsidR="004F2AF2" w:rsidRPr="00432ABB" w:rsidRDefault="004F2AF2" w:rsidP="00872B91">
            <w:pPr>
              <w:spacing w:after="0" w:line="240" w:lineRule="auto"/>
              <w:jc w:val="center"/>
              <w:rPr>
                <w:rFonts w:ascii="Times New Roman" w:hAnsi="Times New Roman" w:cs="Times New Roman"/>
              </w:rPr>
            </w:pPr>
            <w:r w:rsidRPr="00432ABB">
              <w:rPr>
                <w:rFonts w:ascii="Times New Roman" w:hAnsi="Times New Roman" w:cs="Times New Roman"/>
              </w:rPr>
              <w:t>Los Angeles, CA 90073</w:t>
            </w:r>
          </w:p>
        </w:tc>
      </w:tr>
    </w:tbl>
    <w:p w14:paraId="65945CB4" w14:textId="77777777" w:rsidR="004F2AF2" w:rsidRPr="00432ABB" w:rsidRDefault="004F2AF2" w:rsidP="00872B91">
      <w:pPr>
        <w:spacing w:after="0" w:line="240" w:lineRule="auto"/>
        <w:jc w:val="center"/>
        <w:rPr>
          <w:rFonts w:ascii="Times New Roman" w:hAnsi="Times New Roman" w:cs="Times New Roman"/>
          <w:b/>
          <w:smallCaps/>
          <w:u w:val="single"/>
        </w:rPr>
      </w:pPr>
    </w:p>
    <w:tbl>
      <w:tblPr>
        <w:tblStyle w:val="TableGrid"/>
        <w:tblW w:w="0" w:type="auto"/>
        <w:tblInd w:w="85" w:type="dxa"/>
        <w:tblLook w:val="04A0" w:firstRow="1" w:lastRow="0" w:firstColumn="1" w:lastColumn="0" w:noHBand="0" w:noVBand="1"/>
      </w:tblPr>
      <w:tblGrid>
        <w:gridCol w:w="9265"/>
      </w:tblGrid>
      <w:tr w:rsidR="00BD0422" w14:paraId="65945CB8" w14:textId="77777777" w:rsidTr="00872B91">
        <w:tc>
          <w:tcPr>
            <w:tcW w:w="9265" w:type="dxa"/>
          </w:tcPr>
          <w:p w14:paraId="65945CB5" w14:textId="77777777" w:rsidR="004F2AF2" w:rsidRPr="00432ABB" w:rsidRDefault="004F2AF2" w:rsidP="00872B91">
            <w:pPr>
              <w:jc w:val="center"/>
              <w:rPr>
                <w:rFonts w:ascii="Times New Roman" w:hAnsi="Times New Roman" w:cs="Times New Roman"/>
                <w:b/>
                <w:smallCaps/>
              </w:rPr>
            </w:pPr>
            <w:r w:rsidRPr="00432ABB">
              <w:rPr>
                <w:rFonts w:ascii="Times New Roman" w:hAnsi="Times New Roman" w:cs="Times New Roman"/>
                <w:b/>
                <w:smallCaps/>
              </w:rPr>
              <w:t>Los Angeles Ambulatory Care Center</w:t>
            </w:r>
          </w:p>
          <w:p w14:paraId="65945CB6" w14:textId="77777777" w:rsidR="004F2AF2" w:rsidRPr="00432ABB" w:rsidRDefault="004F2AF2" w:rsidP="00872B91">
            <w:pPr>
              <w:jc w:val="center"/>
              <w:rPr>
                <w:rFonts w:ascii="Times New Roman" w:hAnsi="Times New Roman" w:cs="Times New Roman"/>
              </w:rPr>
            </w:pPr>
            <w:r w:rsidRPr="00432ABB">
              <w:rPr>
                <w:rFonts w:ascii="Times New Roman" w:hAnsi="Times New Roman" w:cs="Times New Roman"/>
              </w:rPr>
              <w:t>351 E Temple St.</w:t>
            </w:r>
          </w:p>
          <w:p w14:paraId="65945CB7" w14:textId="77777777" w:rsidR="004F2AF2" w:rsidRPr="00432ABB" w:rsidRDefault="004F2AF2" w:rsidP="00872B91">
            <w:pPr>
              <w:jc w:val="center"/>
              <w:rPr>
                <w:rFonts w:ascii="Times New Roman" w:hAnsi="Times New Roman" w:cs="Times New Roman"/>
                <w:b/>
                <w:smallCaps/>
                <w:u w:val="single"/>
              </w:rPr>
            </w:pPr>
            <w:r w:rsidRPr="00432ABB">
              <w:rPr>
                <w:rFonts w:ascii="Times New Roman" w:hAnsi="Times New Roman" w:cs="Times New Roman"/>
              </w:rPr>
              <w:t>Los Angeles, CA 90012</w:t>
            </w:r>
          </w:p>
        </w:tc>
      </w:tr>
      <w:tr w:rsidR="00BD0422" w14:paraId="65945CBC" w14:textId="77777777" w:rsidTr="00872B91">
        <w:tc>
          <w:tcPr>
            <w:tcW w:w="9265" w:type="dxa"/>
          </w:tcPr>
          <w:p w14:paraId="65945CB9" w14:textId="77777777" w:rsidR="004F2AF2" w:rsidRPr="00432ABB" w:rsidRDefault="004F2AF2" w:rsidP="00872B91">
            <w:pPr>
              <w:jc w:val="center"/>
              <w:rPr>
                <w:rFonts w:ascii="Times New Roman" w:hAnsi="Times New Roman" w:cs="Times New Roman"/>
                <w:b/>
                <w:smallCaps/>
              </w:rPr>
            </w:pPr>
            <w:r w:rsidRPr="00432ABB">
              <w:rPr>
                <w:rFonts w:ascii="Times New Roman" w:hAnsi="Times New Roman" w:cs="Times New Roman"/>
                <w:b/>
                <w:smallCaps/>
              </w:rPr>
              <w:t>Sepulveda Ambulatory Care Center</w:t>
            </w:r>
          </w:p>
          <w:p w14:paraId="65945CBA" w14:textId="77777777" w:rsidR="004F2AF2" w:rsidRPr="00432ABB" w:rsidRDefault="004F2AF2" w:rsidP="00872B91">
            <w:pPr>
              <w:jc w:val="center"/>
              <w:rPr>
                <w:rFonts w:ascii="Times New Roman" w:hAnsi="Times New Roman" w:cs="Times New Roman"/>
              </w:rPr>
            </w:pPr>
            <w:r w:rsidRPr="00432ABB">
              <w:rPr>
                <w:rFonts w:ascii="Times New Roman" w:hAnsi="Times New Roman" w:cs="Times New Roman"/>
              </w:rPr>
              <w:t>16111 Plummer St.</w:t>
            </w:r>
          </w:p>
          <w:p w14:paraId="65945CBB" w14:textId="77777777" w:rsidR="004F2AF2" w:rsidRPr="00432ABB" w:rsidRDefault="004F2AF2" w:rsidP="00872B91">
            <w:pPr>
              <w:jc w:val="center"/>
              <w:rPr>
                <w:rFonts w:ascii="Times New Roman" w:hAnsi="Times New Roman" w:cs="Times New Roman"/>
                <w:b/>
                <w:smallCaps/>
                <w:u w:val="single"/>
              </w:rPr>
            </w:pPr>
            <w:r w:rsidRPr="00432ABB">
              <w:rPr>
                <w:rFonts w:ascii="Times New Roman" w:hAnsi="Times New Roman" w:cs="Times New Roman"/>
              </w:rPr>
              <w:t xml:space="preserve"> North Hills, CA 91343</w:t>
            </w:r>
          </w:p>
        </w:tc>
      </w:tr>
      <w:tr w:rsidR="00BD0422" w14:paraId="65945CC0" w14:textId="77777777" w:rsidTr="00872B91">
        <w:tc>
          <w:tcPr>
            <w:tcW w:w="9265" w:type="dxa"/>
          </w:tcPr>
          <w:p w14:paraId="65945CBD" w14:textId="77777777" w:rsidR="004F2AF2" w:rsidRPr="00432ABB" w:rsidRDefault="004F2AF2" w:rsidP="00872B91">
            <w:pPr>
              <w:jc w:val="center"/>
              <w:rPr>
                <w:rFonts w:ascii="Times New Roman" w:hAnsi="Times New Roman" w:cs="Times New Roman"/>
                <w:b/>
                <w:smallCaps/>
              </w:rPr>
            </w:pPr>
            <w:r w:rsidRPr="00432ABB">
              <w:rPr>
                <w:rFonts w:ascii="Times New Roman" w:hAnsi="Times New Roman" w:cs="Times New Roman"/>
                <w:b/>
                <w:smallCaps/>
              </w:rPr>
              <w:t>Santa Maria Community Based Outpatient Clinic</w:t>
            </w:r>
          </w:p>
          <w:p w14:paraId="65945CBE" w14:textId="77777777" w:rsidR="004F2AF2" w:rsidRPr="00432ABB" w:rsidRDefault="004F2AF2" w:rsidP="00872B91">
            <w:pPr>
              <w:jc w:val="center"/>
              <w:rPr>
                <w:rFonts w:ascii="Times New Roman" w:hAnsi="Times New Roman" w:cs="Times New Roman"/>
              </w:rPr>
            </w:pPr>
            <w:r w:rsidRPr="00432ABB">
              <w:rPr>
                <w:rFonts w:ascii="Times New Roman" w:hAnsi="Times New Roman" w:cs="Times New Roman"/>
              </w:rPr>
              <w:t>1550 E Main St.</w:t>
            </w:r>
          </w:p>
          <w:p w14:paraId="65945CBF" w14:textId="77777777" w:rsidR="004F2AF2" w:rsidRPr="00432ABB" w:rsidRDefault="004F2AF2" w:rsidP="00872B91">
            <w:pPr>
              <w:jc w:val="center"/>
              <w:rPr>
                <w:rFonts w:ascii="Times New Roman" w:hAnsi="Times New Roman" w:cs="Times New Roman"/>
                <w:b/>
                <w:smallCaps/>
                <w:u w:val="single"/>
              </w:rPr>
            </w:pPr>
            <w:r w:rsidRPr="00432ABB">
              <w:rPr>
                <w:rFonts w:ascii="Times New Roman" w:hAnsi="Times New Roman" w:cs="Times New Roman"/>
              </w:rPr>
              <w:t>Santa Maria, CA 93454</w:t>
            </w:r>
          </w:p>
        </w:tc>
      </w:tr>
      <w:tr w:rsidR="00BD0422" w14:paraId="65945CC4" w14:textId="77777777" w:rsidTr="00872B91">
        <w:tc>
          <w:tcPr>
            <w:tcW w:w="9265" w:type="dxa"/>
          </w:tcPr>
          <w:p w14:paraId="65945CC1" w14:textId="77777777" w:rsidR="004F2AF2" w:rsidRPr="00432ABB" w:rsidRDefault="004F2AF2" w:rsidP="00872B91">
            <w:pPr>
              <w:jc w:val="center"/>
              <w:rPr>
                <w:rFonts w:ascii="Times New Roman" w:hAnsi="Times New Roman" w:cs="Times New Roman"/>
                <w:b/>
                <w:smallCaps/>
              </w:rPr>
            </w:pPr>
            <w:r w:rsidRPr="00432ABB">
              <w:rPr>
                <w:rFonts w:ascii="Times New Roman" w:hAnsi="Times New Roman" w:cs="Times New Roman"/>
                <w:b/>
                <w:smallCaps/>
              </w:rPr>
              <w:t>Bakersfield Community Based Outpatient Clinic</w:t>
            </w:r>
          </w:p>
          <w:p w14:paraId="65945CC2" w14:textId="77777777" w:rsidR="004F2AF2" w:rsidRPr="00432ABB" w:rsidRDefault="004F2AF2" w:rsidP="00872B91">
            <w:pPr>
              <w:jc w:val="center"/>
              <w:rPr>
                <w:rFonts w:ascii="Times New Roman" w:hAnsi="Times New Roman" w:cs="Times New Roman"/>
              </w:rPr>
            </w:pPr>
            <w:r w:rsidRPr="00432ABB">
              <w:rPr>
                <w:rFonts w:ascii="Times New Roman" w:hAnsi="Times New Roman" w:cs="Times New Roman"/>
              </w:rPr>
              <w:t>1801 Westwind Dr.</w:t>
            </w:r>
          </w:p>
          <w:p w14:paraId="65945CC3" w14:textId="77777777" w:rsidR="004F2AF2" w:rsidRPr="00432ABB" w:rsidRDefault="004F2AF2" w:rsidP="00872B91">
            <w:pPr>
              <w:jc w:val="center"/>
              <w:rPr>
                <w:rFonts w:ascii="Times New Roman" w:hAnsi="Times New Roman" w:cs="Times New Roman"/>
                <w:b/>
                <w:smallCaps/>
                <w:u w:val="single"/>
              </w:rPr>
            </w:pPr>
            <w:r w:rsidRPr="00432ABB">
              <w:rPr>
                <w:rFonts w:ascii="Times New Roman" w:hAnsi="Times New Roman" w:cs="Times New Roman"/>
              </w:rPr>
              <w:t xml:space="preserve"> Bakersfield, CA 93301</w:t>
            </w:r>
          </w:p>
        </w:tc>
      </w:tr>
    </w:tbl>
    <w:p w14:paraId="65945CC5" w14:textId="77777777" w:rsidR="004F2AF2" w:rsidRPr="00432ABB" w:rsidRDefault="004F2AF2" w:rsidP="00872B91">
      <w:pPr>
        <w:spacing w:after="0" w:line="240" w:lineRule="auto"/>
        <w:jc w:val="center"/>
        <w:rPr>
          <w:rFonts w:ascii="Times New Roman" w:hAnsi="Times New Roman" w:cs="Times New Roman"/>
          <w:b/>
          <w:smallCaps/>
          <w:u w:val="single"/>
        </w:rPr>
      </w:pPr>
    </w:p>
    <w:p w14:paraId="65945CC6" w14:textId="77777777" w:rsidR="004F2AF2" w:rsidRPr="00432ABB" w:rsidRDefault="004F2AF2" w:rsidP="00872B91">
      <w:pPr>
        <w:spacing w:after="0" w:line="240" w:lineRule="auto"/>
        <w:jc w:val="center"/>
        <w:rPr>
          <w:rFonts w:ascii="Times New Roman" w:hAnsi="Times New Roman" w:cs="Times New Roman"/>
          <w:b/>
          <w:smallCaps/>
          <w:u w:val="single"/>
        </w:rPr>
      </w:pPr>
      <w:r w:rsidRPr="00432ABB">
        <w:rPr>
          <w:rFonts w:ascii="Times New Roman" w:hAnsi="Times New Roman" w:cs="Times New Roman"/>
          <w:b/>
          <w:smallCaps/>
          <w:u w:val="single"/>
        </w:rPr>
        <w:t>VISN 22 East Healthcare System</w:t>
      </w:r>
    </w:p>
    <w:p w14:paraId="65945CC7" w14:textId="77777777" w:rsidR="004F2AF2" w:rsidRPr="00432ABB" w:rsidRDefault="004F2AF2" w:rsidP="00872B91">
      <w:pPr>
        <w:spacing w:after="0" w:line="240" w:lineRule="auto"/>
        <w:jc w:val="center"/>
        <w:rPr>
          <w:rFonts w:ascii="Times New Roman" w:hAnsi="Times New Roman" w:cs="Times New Roman"/>
        </w:rPr>
      </w:pPr>
    </w:p>
    <w:tbl>
      <w:tblPr>
        <w:tblStyle w:val="TableGrid"/>
        <w:tblW w:w="0" w:type="auto"/>
        <w:tblInd w:w="108" w:type="dxa"/>
        <w:tblLook w:val="04A0" w:firstRow="1" w:lastRow="0" w:firstColumn="1" w:lastColumn="0" w:noHBand="0" w:noVBand="1"/>
      </w:tblPr>
      <w:tblGrid>
        <w:gridCol w:w="9242"/>
      </w:tblGrid>
      <w:tr w:rsidR="00BD0422" w14:paraId="65945CCB" w14:textId="77777777" w:rsidTr="00872B91">
        <w:tc>
          <w:tcPr>
            <w:tcW w:w="9360" w:type="dxa"/>
          </w:tcPr>
          <w:p w14:paraId="65945CC8" w14:textId="77777777" w:rsidR="004F2AF2" w:rsidRPr="00432ABB" w:rsidRDefault="004F2AF2" w:rsidP="00872B91">
            <w:pPr>
              <w:jc w:val="center"/>
              <w:rPr>
                <w:rFonts w:ascii="Times New Roman" w:hAnsi="Times New Roman" w:cs="Times New Roman"/>
                <w:b/>
                <w:smallCaps/>
              </w:rPr>
            </w:pPr>
            <w:r w:rsidRPr="00432ABB">
              <w:rPr>
                <w:rFonts w:ascii="Times New Roman" w:hAnsi="Times New Roman" w:cs="Times New Roman"/>
                <w:b/>
                <w:smallCaps/>
              </w:rPr>
              <w:t>VA New Mexico Healthcare System</w:t>
            </w:r>
          </w:p>
          <w:p w14:paraId="65945CC9" w14:textId="77777777" w:rsidR="004F2AF2" w:rsidRPr="00432ABB" w:rsidRDefault="004F2AF2" w:rsidP="00872B91">
            <w:pPr>
              <w:jc w:val="center"/>
              <w:rPr>
                <w:rStyle w:val="xbe"/>
                <w:rFonts w:ascii="Times New Roman" w:hAnsi="Times New Roman" w:cs="Times New Roman"/>
                <w:color w:val="222222"/>
                <w:lang w:val="en"/>
              </w:rPr>
            </w:pPr>
            <w:r w:rsidRPr="00432ABB">
              <w:rPr>
                <w:rStyle w:val="xbe"/>
                <w:rFonts w:ascii="Times New Roman" w:hAnsi="Times New Roman" w:cs="Times New Roman"/>
                <w:color w:val="222222"/>
                <w:lang w:val="en"/>
              </w:rPr>
              <w:t>1501 San Pedro Dr. SE</w:t>
            </w:r>
          </w:p>
          <w:p w14:paraId="65945CCA" w14:textId="77777777" w:rsidR="004F2AF2" w:rsidRPr="00432ABB" w:rsidRDefault="004F2AF2" w:rsidP="00872B91">
            <w:pPr>
              <w:jc w:val="center"/>
              <w:rPr>
                <w:rFonts w:ascii="Times New Roman" w:hAnsi="Times New Roman" w:cs="Times New Roman"/>
              </w:rPr>
            </w:pPr>
            <w:r w:rsidRPr="00432ABB">
              <w:rPr>
                <w:rStyle w:val="xbe"/>
                <w:rFonts w:ascii="Times New Roman" w:hAnsi="Times New Roman" w:cs="Times New Roman"/>
                <w:color w:val="222222"/>
                <w:lang w:val="en"/>
              </w:rPr>
              <w:t>Albuquerque, NM 87108</w:t>
            </w:r>
          </w:p>
        </w:tc>
      </w:tr>
      <w:tr w:rsidR="00BD0422" w14:paraId="65945CCF" w14:textId="77777777" w:rsidTr="00872B91">
        <w:tc>
          <w:tcPr>
            <w:tcW w:w="9360" w:type="dxa"/>
          </w:tcPr>
          <w:p w14:paraId="65945CCC" w14:textId="77777777" w:rsidR="004F2AF2" w:rsidRPr="00432ABB" w:rsidRDefault="004F2AF2" w:rsidP="00872B91">
            <w:pPr>
              <w:jc w:val="center"/>
              <w:rPr>
                <w:rFonts w:ascii="Times New Roman" w:hAnsi="Times New Roman" w:cs="Times New Roman"/>
                <w:b/>
                <w:smallCaps/>
              </w:rPr>
            </w:pPr>
            <w:r w:rsidRPr="00432ABB">
              <w:rPr>
                <w:rFonts w:ascii="Times New Roman" w:hAnsi="Times New Roman" w:cs="Times New Roman"/>
                <w:b/>
                <w:smallCaps/>
              </w:rPr>
              <w:t>VA North Arizona Healthcare System</w:t>
            </w:r>
          </w:p>
          <w:p w14:paraId="65945CCD" w14:textId="77777777" w:rsidR="004F2AF2" w:rsidRPr="00432ABB" w:rsidRDefault="004F2AF2" w:rsidP="00872B91">
            <w:pPr>
              <w:jc w:val="center"/>
              <w:rPr>
                <w:rStyle w:val="xbe"/>
                <w:rFonts w:ascii="Times New Roman" w:hAnsi="Times New Roman" w:cs="Times New Roman"/>
                <w:color w:val="222222"/>
                <w:lang w:val="en"/>
              </w:rPr>
            </w:pPr>
            <w:r w:rsidRPr="00432ABB">
              <w:rPr>
                <w:rStyle w:val="xbe"/>
                <w:rFonts w:ascii="Times New Roman" w:hAnsi="Times New Roman" w:cs="Times New Roman"/>
                <w:color w:val="222222"/>
                <w:lang w:val="en"/>
              </w:rPr>
              <w:t xml:space="preserve">500 </w:t>
            </w:r>
            <w:r>
              <w:rPr>
                <w:rStyle w:val="xbe"/>
                <w:rFonts w:ascii="Times New Roman" w:hAnsi="Times New Roman" w:cs="Times New Roman"/>
                <w:color w:val="222222"/>
                <w:lang w:val="en"/>
              </w:rPr>
              <w:t>H</w:t>
            </w:r>
            <w:r>
              <w:rPr>
                <w:rStyle w:val="xbe"/>
                <w:color w:val="222222"/>
                <w:lang w:val="en"/>
              </w:rPr>
              <w:t xml:space="preserve">ighway  </w:t>
            </w:r>
            <w:r w:rsidRPr="00432ABB">
              <w:rPr>
                <w:rStyle w:val="xbe"/>
                <w:rFonts w:ascii="Times New Roman" w:hAnsi="Times New Roman" w:cs="Times New Roman"/>
                <w:color w:val="222222"/>
                <w:lang w:val="en"/>
              </w:rPr>
              <w:t>89</w:t>
            </w:r>
            <w:r>
              <w:rPr>
                <w:rStyle w:val="xbe"/>
                <w:rFonts w:ascii="Times New Roman" w:hAnsi="Times New Roman" w:cs="Times New Roman"/>
                <w:color w:val="222222"/>
                <w:lang w:val="en"/>
              </w:rPr>
              <w:t xml:space="preserve"> </w:t>
            </w:r>
            <w:r>
              <w:rPr>
                <w:rStyle w:val="xbe"/>
                <w:color w:val="222222"/>
                <w:lang w:val="en"/>
              </w:rPr>
              <w:t>North</w:t>
            </w:r>
          </w:p>
          <w:p w14:paraId="65945CCE" w14:textId="77777777" w:rsidR="004F2AF2" w:rsidRPr="00432ABB" w:rsidRDefault="004F2AF2" w:rsidP="00872B91">
            <w:pPr>
              <w:jc w:val="center"/>
              <w:rPr>
                <w:rFonts w:ascii="Times New Roman" w:hAnsi="Times New Roman" w:cs="Times New Roman"/>
                <w:b/>
                <w:smallCaps/>
              </w:rPr>
            </w:pPr>
            <w:r w:rsidRPr="00432ABB">
              <w:rPr>
                <w:rStyle w:val="xbe"/>
                <w:rFonts w:ascii="Times New Roman" w:hAnsi="Times New Roman" w:cs="Times New Roman"/>
                <w:color w:val="222222"/>
                <w:lang w:val="en"/>
              </w:rPr>
              <w:t>Prescott, AZ 86</w:t>
            </w:r>
            <w:r>
              <w:rPr>
                <w:rStyle w:val="xbe"/>
                <w:rFonts w:ascii="Times New Roman" w:hAnsi="Times New Roman" w:cs="Times New Roman"/>
                <w:color w:val="222222"/>
                <w:lang w:val="en"/>
              </w:rPr>
              <w:t>313</w:t>
            </w:r>
          </w:p>
        </w:tc>
      </w:tr>
      <w:tr w:rsidR="00BD0422" w14:paraId="65945CD3" w14:textId="77777777" w:rsidTr="00872B91">
        <w:tc>
          <w:tcPr>
            <w:tcW w:w="9360" w:type="dxa"/>
          </w:tcPr>
          <w:p w14:paraId="65945CD0" w14:textId="77777777" w:rsidR="004F2AF2" w:rsidRPr="00432ABB" w:rsidRDefault="004F2AF2" w:rsidP="00872B91">
            <w:pPr>
              <w:jc w:val="center"/>
              <w:rPr>
                <w:rFonts w:ascii="Times New Roman" w:hAnsi="Times New Roman" w:cs="Times New Roman"/>
                <w:b/>
                <w:smallCaps/>
              </w:rPr>
            </w:pPr>
            <w:r w:rsidRPr="00432ABB">
              <w:rPr>
                <w:rFonts w:ascii="Times New Roman" w:hAnsi="Times New Roman" w:cs="Times New Roman"/>
                <w:b/>
                <w:smallCaps/>
              </w:rPr>
              <w:t>VA Phoenix Healthcare System</w:t>
            </w:r>
          </w:p>
          <w:p w14:paraId="65945CD1" w14:textId="77777777" w:rsidR="004F2AF2" w:rsidRPr="00432ABB" w:rsidRDefault="004F2AF2" w:rsidP="00872B91">
            <w:pPr>
              <w:jc w:val="center"/>
              <w:rPr>
                <w:rStyle w:val="xbe"/>
                <w:rFonts w:ascii="Times New Roman" w:hAnsi="Times New Roman" w:cs="Times New Roman"/>
                <w:color w:val="222222"/>
                <w:lang w:val="en"/>
              </w:rPr>
            </w:pPr>
            <w:r w:rsidRPr="00432ABB">
              <w:rPr>
                <w:rStyle w:val="xbe"/>
                <w:rFonts w:ascii="Times New Roman" w:hAnsi="Times New Roman" w:cs="Times New Roman"/>
                <w:color w:val="222222"/>
                <w:lang w:val="en"/>
              </w:rPr>
              <w:t>650 E Indian School Rd.</w:t>
            </w:r>
          </w:p>
          <w:p w14:paraId="65945CD2" w14:textId="77777777" w:rsidR="004F2AF2" w:rsidRPr="00432ABB" w:rsidRDefault="004F2AF2" w:rsidP="00872B91">
            <w:pPr>
              <w:jc w:val="center"/>
              <w:rPr>
                <w:rFonts w:ascii="Times New Roman" w:hAnsi="Times New Roman" w:cs="Times New Roman"/>
              </w:rPr>
            </w:pPr>
            <w:r w:rsidRPr="00432ABB">
              <w:rPr>
                <w:rStyle w:val="xbe"/>
                <w:rFonts w:ascii="Times New Roman" w:hAnsi="Times New Roman" w:cs="Times New Roman"/>
                <w:color w:val="222222"/>
                <w:lang w:val="en"/>
              </w:rPr>
              <w:t>Phoenix, AZ 85012</w:t>
            </w:r>
          </w:p>
        </w:tc>
      </w:tr>
      <w:tr w:rsidR="00BD0422" w14:paraId="65945CD7" w14:textId="77777777" w:rsidTr="00872B91">
        <w:tc>
          <w:tcPr>
            <w:tcW w:w="9360" w:type="dxa"/>
          </w:tcPr>
          <w:p w14:paraId="65945CD4" w14:textId="77777777" w:rsidR="004F2AF2" w:rsidRPr="00432ABB" w:rsidRDefault="004F2AF2" w:rsidP="00872B91">
            <w:pPr>
              <w:jc w:val="center"/>
              <w:rPr>
                <w:rFonts w:ascii="Times New Roman" w:hAnsi="Times New Roman" w:cs="Times New Roman"/>
                <w:b/>
                <w:smallCaps/>
              </w:rPr>
            </w:pPr>
            <w:r w:rsidRPr="00432ABB">
              <w:rPr>
                <w:rFonts w:ascii="Times New Roman" w:hAnsi="Times New Roman" w:cs="Times New Roman"/>
                <w:b/>
                <w:smallCaps/>
              </w:rPr>
              <w:t>VA Southern Arizona Healthcare System</w:t>
            </w:r>
          </w:p>
          <w:p w14:paraId="65945CD5" w14:textId="77777777" w:rsidR="004F2AF2" w:rsidRPr="00432ABB" w:rsidRDefault="004F2AF2" w:rsidP="00872B91">
            <w:pPr>
              <w:jc w:val="center"/>
              <w:rPr>
                <w:rStyle w:val="xbe"/>
                <w:rFonts w:ascii="Times New Roman" w:hAnsi="Times New Roman" w:cs="Times New Roman"/>
                <w:color w:val="222222"/>
                <w:lang w:val="en"/>
              </w:rPr>
            </w:pPr>
            <w:r w:rsidRPr="00432ABB">
              <w:rPr>
                <w:rStyle w:val="xbe"/>
                <w:rFonts w:ascii="Times New Roman" w:hAnsi="Times New Roman" w:cs="Times New Roman"/>
                <w:color w:val="222222"/>
                <w:lang w:val="en"/>
              </w:rPr>
              <w:t>3601 S 6th Ave.</w:t>
            </w:r>
          </w:p>
          <w:p w14:paraId="65945CD6" w14:textId="77777777" w:rsidR="004F2AF2" w:rsidRPr="00432ABB" w:rsidRDefault="004F2AF2" w:rsidP="00872B91">
            <w:pPr>
              <w:jc w:val="center"/>
              <w:rPr>
                <w:rFonts w:ascii="Times New Roman" w:hAnsi="Times New Roman" w:cs="Times New Roman"/>
              </w:rPr>
            </w:pPr>
            <w:r w:rsidRPr="00432ABB">
              <w:rPr>
                <w:rStyle w:val="xbe"/>
                <w:rFonts w:ascii="Times New Roman" w:hAnsi="Times New Roman" w:cs="Times New Roman"/>
                <w:color w:val="222222"/>
                <w:lang w:val="en"/>
              </w:rPr>
              <w:t>Tucson, AZ 85723</w:t>
            </w:r>
          </w:p>
        </w:tc>
      </w:tr>
    </w:tbl>
    <w:p w14:paraId="65945CD8" w14:textId="77777777" w:rsidR="004F2AF2" w:rsidRPr="00432ABB" w:rsidRDefault="004F2AF2" w:rsidP="00872B91">
      <w:pPr>
        <w:pStyle w:val="Heading2"/>
        <w:spacing w:before="0" w:after="0" w:line="240" w:lineRule="auto"/>
        <w:rPr>
          <w:rFonts w:ascii="Times New Roman" w:hAnsi="Times New Roman" w:cs="Times New Roman"/>
          <w:smallCaps/>
          <w:sz w:val="22"/>
          <w:szCs w:val="22"/>
        </w:rPr>
      </w:pPr>
      <w:bookmarkStart w:id="13" w:name="_Toc507504138"/>
    </w:p>
    <w:p w14:paraId="65945CD9" w14:textId="38C2861E" w:rsidR="004F2AF2" w:rsidRPr="00CD47CD" w:rsidRDefault="004F2AF2" w:rsidP="00C42C28">
      <w:pPr>
        <w:pStyle w:val="Heading2"/>
        <w:numPr>
          <w:ilvl w:val="0"/>
          <w:numId w:val="28"/>
        </w:numPr>
        <w:spacing w:before="0" w:after="0" w:line="240" w:lineRule="auto"/>
        <w:rPr>
          <w:rFonts w:asciiTheme="minorHAnsi" w:hAnsiTheme="minorHAnsi" w:cstheme="minorHAnsi"/>
          <w:smallCaps/>
          <w:sz w:val="22"/>
          <w:szCs w:val="22"/>
        </w:rPr>
      </w:pPr>
      <w:bookmarkStart w:id="14" w:name="_Toc201052578"/>
      <w:r w:rsidRPr="00CD47CD">
        <w:rPr>
          <w:rFonts w:asciiTheme="minorHAnsi" w:hAnsiTheme="minorHAnsi" w:cstheme="minorHAnsi"/>
          <w:smallCaps/>
          <w:sz w:val="22"/>
          <w:szCs w:val="22"/>
        </w:rPr>
        <w:t>Specimen preparation and Storge for reference testing specimens</w:t>
      </w:r>
      <w:bookmarkEnd w:id="13"/>
      <w:bookmarkEnd w:id="14"/>
    </w:p>
    <w:p w14:paraId="65945CDA" w14:textId="77777777" w:rsidR="004F2AF2" w:rsidRPr="00CD47CD" w:rsidRDefault="004F2AF2" w:rsidP="00C42C28">
      <w:pPr>
        <w:pStyle w:val="ListParagraph"/>
        <w:numPr>
          <w:ilvl w:val="1"/>
          <w:numId w:val="28"/>
        </w:numPr>
        <w:spacing w:after="0" w:line="240" w:lineRule="auto"/>
        <w:jc w:val="both"/>
        <w:rPr>
          <w:rFonts w:cstheme="minorHAnsi"/>
          <w:spacing w:val="-2"/>
        </w:rPr>
      </w:pPr>
      <w:r w:rsidRPr="00CD47CD">
        <w:rPr>
          <w:rFonts w:cstheme="minorHAnsi"/>
          <w:iCs/>
          <w:smallCaps/>
          <w:spacing w:val="18"/>
        </w:rPr>
        <w:t xml:space="preserve"> Sample Processing</w:t>
      </w:r>
    </w:p>
    <w:p w14:paraId="65945CDB" w14:textId="77777777" w:rsidR="004F2AF2" w:rsidRPr="00CD47CD" w:rsidRDefault="004F2AF2" w:rsidP="00872B91">
      <w:pPr>
        <w:pStyle w:val="ListParagraph"/>
        <w:spacing w:after="0" w:line="240" w:lineRule="auto"/>
        <w:jc w:val="both"/>
        <w:rPr>
          <w:rFonts w:cstheme="minorHAnsi"/>
          <w:spacing w:val="-2"/>
        </w:rPr>
      </w:pPr>
    </w:p>
    <w:p w14:paraId="65945CDC" w14:textId="77777777" w:rsidR="004F2AF2" w:rsidRPr="00CD47CD" w:rsidRDefault="004F2AF2" w:rsidP="00872B91">
      <w:pPr>
        <w:pStyle w:val="ListParagraph"/>
        <w:spacing w:after="0" w:line="240" w:lineRule="auto"/>
        <w:jc w:val="both"/>
        <w:rPr>
          <w:rFonts w:cstheme="minorHAnsi"/>
          <w:spacing w:val="-2"/>
        </w:rPr>
      </w:pPr>
      <w:r w:rsidRPr="00CD47CD">
        <w:rPr>
          <w:rFonts w:cstheme="minorHAnsi"/>
          <w:spacing w:val="-3"/>
        </w:rPr>
        <w:t xml:space="preserve">4.1.1.  </w:t>
      </w:r>
      <w:r w:rsidRPr="00CD47CD">
        <w:rPr>
          <w:rFonts w:cstheme="minorHAnsi"/>
          <w:spacing w:val="-2"/>
        </w:rPr>
        <w:t xml:space="preserve">Contractor shall provide all materials necessary to collect and preserve specimens that are destined to the commercial reference laboratory for testing.  These materials include those items that are dictated by and in compliance with the collection requirements of the commercial reference laboratory. </w:t>
      </w:r>
    </w:p>
    <w:p w14:paraId="65945CDD" w14:textId="77777777" w:rsidR="004F2AF2" w:rsidRPr="00CD47CD" w:rsidRDefault="004F2AF2" w:rsidP="00872B91">
      <w:pPr>
        <w:pStyle w:val="ListParagraph"/>
        <w:spacing w:after="0" w:line="240" w:lineRule="auto"/>
        <w:jc w:val="both"/>
        <w:rPr>
          <w:rFonts w:cstheme="minorHAnsi"/>
          <w:spacing w:val="-2"/>
        </w:rPr>
      </w:pPr>
      <w:r w:rsidRPr="00CD47CD">
        <w:rPr>
          <w:rFonts w:cstheme="minorHAnsi"/>
          <w:spacing w:val="-3"/>
        </w:rPr>
        <w:t xml:space="preserve">4.1.2.  Each facility will provide properly prepared laboratory specimens, identified </w:t>
      </w:r>
      <w:r w:rsidRPr="00CD47CD">
        <w:rPr>
          <w:rFonts w:cstheme="minorHAnsi"/>
          <w:spacing w:val="-2"/>
        </w:rPr>
        <w:t xml:space="preserve">and labeled for testing. </w:t>
      </w:r>
    </w:p>
    <w:p w14:paraId="65945CDE" w14:textId="77777777" w:rsidR="004F2AF2" w:rsidRPr="00CD47CD" w:rsidRDefault="004F2AF2" w:rsidP="00872B91">
      <w:pPr>
        <w:pStyle w:val="ListParagraph"/>
        <w:spacing w:after="0" w:line="240" w:lineRule="auto"/>
        <w:jc w:val="both"/>
        <w:rPr>
          <w:rFonts w:cstheme="minorHAnsi"/>
          <w:spacing w:val="-2"/>
        </w:rPr>
      </w:pPr>
      <w:r w:rsidRPr="00CD47CD">
        <w:rPr>
          <w:rFonts w:cstheme="minorHAnsi"/>
          <w:spacing w:val="-1"/>
        </w:rPr>
        <w:t>4.1.3.  The Contractor shall transport and store</w:t>
      </w:r>
      <w:r w:rsidRPr="00CD47CD">
        <w:rPr>
          <w:rFonts w:cstheme="minorHAnsi"/>
          <w:spacing w:val="2"/>
        </w:rPr>
        <w:t xml:space="preserve"> specimens in such a manner as to ensure the integrity of the specimen. In addition, the Contractor shall provide </w:t>
      </w:r>
      <w:r w:rsidRPr="00CD47CD">
        <w:rPr>
          <w:rFonts w:cstheme="minorHAnsi"/>
          <w:spacing w:val="3"/>
        </w:rPr>
        <w:t xml:space="preserve">additives required for collection of specimens in unit packages to facilitate </w:t>
      </w:r>
      <w:r w:rsidRPr="00CD47CD">
        <w:rPr>
          <w:rFonts w:cstheme="minorHAnsi"/>
          <w:spacing w:val="2"/>
        </w:rPr>
        <w:t xml:space="preserve">collection in Community Based Outpatient Clinics (CBOCs) and Ambulatory Care Centers (ACCs). Safety Data Sheets will be provided by the Contractor to </w:t>
      </w:r>
      <w:r w:rsidRPr="00CD47CD">
        <w:rPr>
          <w:rFonts w:cstheme="minorHAnsi"/>
          <w:spacing w:val="-2"/>
        </w:rPr>
        <w:t>sites as appropriate for supplies containing hazardous chemicals (e.g. boric acid tablets, acids).</w:t>
      </w:r>
    </w:p>
    <w:p w14:paraId="65945CDF" w14:textId="77777777" w:rsidR="004F2AF2" w:rsidRPr="00CD47CD" w:rsidRDefault="004F2AF2" w:rsidP="00872B91">
      <w:pPr>
        <w:pStyle w:val="ListParagraph"/>
        <w:spacing w:after="0" w:line="240" w:lineRule="auto"/>
        <w:jc w:val="both"/>
        <w:rPr>
          <w:rFonts w:cstheme="minorHAnsi"/>
          <w:spacing w:val="-2"/>
        </w:rPr>
      </w:pPr>
    </w:p>
    <w:p w14:paraId="65945CE0" w14:textId="77777777" w:rsidR="004F2AF2" w:rsidRPr="00CD47CD" w:rsidRDefault="004F2AF2" w:rsidP="00C42C28">
      <w:pPr>
        <w:pStyle w:val="ListParagraph"/>
        <w:numPr>
          <w:ilvl w:val="1"/>
          <w:numId w:val="28"/>
        </w:numPr>
        <w:spacing w:after="0" w:line="240" w:lineRule="auto"/>
        <w:jc w:val="both"/>
        <w:rPr>
          <w:rFonts w:cstheme="minorHAnsi"/>
        </w:rPr>
      </w:pPr>
      <w:r w:rsidRPr="00CD47CD">
        <w:rPr>
          <w:rFonts w:cstheme="minorHAnsi"/>
          <w:iCs/>
          <w:smallCaps/>
        </w:rPr>
        <w:t xml:space="preserve"> Specimen Testing</w:t>
      </w:r>
    </w:p>
    <w:p w14:paraId="65945CE1" w14:textId="77777777" w:rsidR="004F2AF2" w:rsidRPr="00CD47CD" w:rsidRDefault="004F2AF2" w:rsidP="00872B91">
      <w:pPr>
        <w:pStyle w:val="ListParagraph"/>
        <w:spacing w:after="0" w:line="240" w:lineRule="auto"/>
        <w:jc w:val="both"/>
        <w:rPr>
          <w:rFonts w:cstheme="minorHAnsi"/>
        </w:rPr>
      </w:pPr>
      <w:r w:rsidRPr="00CD47CD">
        <w:rPr>
          <w:rFonts w:cstheme="minorHAnsi"/>
          <w:smallCaps/>
          <w:spacing w:val="-1"/>
        </w:rPr>
        <w:t xml:space="preserve">4.2.1.  </w:t>
      </w:r>
      <w:r w:rsidRPr="00CD47CD">
        <w:rPr>
          <w:rFonts w:cstheme="minorHAnsi"/>
          <w:spacing w:val="-3"/>
        </w:rPr>
        <w:t xml:space="preserve">The Contractor shall provide </w:t>
      </w:r>
      <w:r w:rsidRPr="00CD47CD">
        <w:rPr>
          <w:rFonts w:cstheme="minorHAnsi"/>
        </w:rPr>
        <w:t>testing of patient specimens as requested by VISN 22 facilities. See attachment A.</w:t>
      </w:r>
    </w:p>
    <w:p w14:paraId="65945CE2" w14:textId="77777777" w:rsidR="004F2AF2" w:rsidRPr="00CD47CD" w:rsidRDefault="004F2AF2" w:rsidP="00872B91">
      <w:pPr>
        <w:spacing w:after="0" w:line="240" w:lineRule="auto"/>
        <w:jc w:val="both"/>
        <w:rPr>
          <w:rFonts w:cstheme="minorHAnsi"/>
        </w:rPr>
      </w:pPr>
    </w:p>
    <w:p w14:paraId="65945CE3" w14:textId="77777777" w:rsidR="004F2AF2" w:rsidRPr="00CD47CD" w:rsidRDefault="004F2AF2" w:rsidP="00C42C28">
      <w:pPr>
        <w:pStyle w:val="ListParagraph"/>
        <w:numPr>
          <w:ilvl w:val="1"/>
          <w:numId w:val="28"/>
        </w:numPr>
        <w:spacing w:after="0" w:line="240" w:lineRule="auto"/>
        <w:jc w:val="both"/>
        <w:rPr>
          <w:rFonts w:cstheme="minorHAnsi"/>
          <w:spacing w:val="-2"/>
        </w:rPr>
      </w:pPr>
      <w:r w:rsidRPr="00CD47CD">
        <w:rPr>
          <w:rFonts w:cstheme="minorHAnsi"/>
          <w:iCs/>
          <w:smallCaps/>
          <w:spacing w:val="14"/>
          <w:w w:val="105"/>
        </w:rPr>
        <w:t xml:space="preserve">  Specimen Storage</w:t>
      </w:r>
    </w:p>
    <w:p w14:paraId="65945CE4" w14:textId="77777777" w:rsidR="004F2AF2" w:rsidRPr="00CD47CD" w:rsidRDefault="004F2AF2" w:rsidP="00C42C28">
      <w:pPr>
        <w:pStyle w:val="ListParagraph"/>
        <w:numPr>
          <w:ilvl w:val="2"/>
          <w:numId w:val="28"/>
        </w:numPr>
        <w:spacing w:after="0" w:line="240" w:lineRule="auto"/>
        <w:jc w:val="both"/>
        <w:rPr>
          <w:rFonts w:cstheme="minorHAnsi"/>
          <w:spacing w:val="-2"/>
        </w:rPr>
      </w:pPr>
      <w:r w:rsidRPr="00CD47CD">
        <w:rPr>
          <w:rFonts w:cstheme="minorHAnsi"/>
          <w:spacing w:val="-1"/>
        </w:rPr>
        <w:t xml:space="preserve"> The Contractor shall store the specimens a minimum of seven (7) days after the test </w:t>
      </w:r>
      <w:r w:rsidRPr="00CD47CD">
        <w:rPr>
          <w:rFonts w:cstheme="minorHAnsi"/>
          <w:spacing w:val="2"/>
        </w:rPr>
        <w:t xml:space="preserve">is reported to allow for subsequent action (e.g. problem </w:t>
      </w:r>
      <w:r w:rsidRPr="00CD47CD">
        <w:rPr>
          <w:rFonts w:cstheme="minorHAnsi"/>
          <w:spacing w:val="-2"/>
        </w:rPr>
        <w:t>solving and/or repeat testing).</w:t>
      </w:r>
    </w:p>
    <w:p w14:paraId="65945CE5" w14:textId="77777777" w:rsidR="004F2AF2" w:rsidRPr="00CD47CD" w:rsidRDefault="004F2AF2" w:rsidP="00872B91">
      <w:pPr>
        <w:pStyle w:val="ListParagraph"/>
        <w:spacing w:after="0" w:line="240" w:lineRule="auto"/>
        <w:rPr>
          <w:rFonts w:cstheme="minorHAnsi"/>
          <w:smallCaps/>
          <w:spacing w:val="20"/>
        </w:rPr>
      </w:pPr>
    </w:p>
    <w:p w14:paraId="65945CE6" w14:textId="77777777" w:rsidR="004F2AF2" w:rsidRPr="00CD47CD" w:rsidRDefault="004F2AF2" w:rsidP="00C42C28">
      <w:pPr>
        <w:pStyle w:val="ListParagraph"/>
        <w:numPr>
          <w:ilvl w:val="1"/>
          <w:numId w:val="28"/>
        </w:numPr>
        <w:spacing w:after="0" w:line="240" w:lineRule="auto"/>
        <w:jc w:val="both"/>
        <w:rPr>
          <w:rFonts w:cstheme="minorHAnsi"/>
          <w:spacing w:val="-2"/>
        </w:rPr>
      </w:pPr>
      <w:r w:rsidRPr="00CD47CD">
        <w:rPr>
          <w:rFonts w:cstheme="minorHAnsi"/>
          <w:smallCaps/>
          <w:spacing w:val="20"/>
        </w:rPr>
        <w:t>Product Add-ons/ Changes</w:t>
      </w:r>
      <w:bookmarkStart w:id="15" w:name="_Toc507504139"/>
    </w:p>
    <w:p w14:paraId="65945CE7" w14:textId="77777777" w:rsidR="004F2AF2" w:rsidRPr="00CD47CD" w:rsidRDefault="004F2AF2" w:rsidP="00C42C28">
      <w:pPr>
        <w:pStyle w:val="ListParagraph"/>
        <w:numPr>
          <w:ilvl w:val="2"/>
          <w:numId w:val="28"/>
        </w:numPr>
        <w:spacing w:after="0" w:line="240" w:lineRule="auto"/>
        <w:jc w:val="both"/>
        <w:rPr>
          <w:rFonts w:cstheme="minorHAnsi"/>
          <w:spacing w:val="-2"/>
        </w:rPr>
      </w:pPr>
      <w:r w:rsidRPr="00CD47CD">
        <w:rPr>
          <w:rFonts w:cstheme="minorHAnsi"/>
        </w:rPr>
        <w:t>Changes determined by the Contracting Officer to be within the general scope of the contract shall be made in accordance with FAR 52.212-4(c), “Changes,” and shall not necessitate new solicitation proceedings.</w:t>
      </w:r>
    </w:p>
    <w:p w14:paraId="65945CE8" w14:textId="77777777" w:rsidR="004F2AF2" w:rsidRPr="00CD47CD" w:rsidRDefault="004F2AF2" w:rsidP="00872B91">
      <w:pPr>
        <w:pStyle w:val="ListParagraph"/>
        <w:spacing w:after="0" w:line="240" w:lineRule="auto"/>
        <w:rPr>
          <w:rFonts w:cstheme="minorHAnsi"/>
          <w:spacing w:val="-2"/>
        </w:rPr>
      </w:pPr>
    </w:p>
    <w:p w14:paraId="65945CE9" w14:textId="77777777" w:rsidR="004F2AF2" w:rsidRPr="00CD47CD" w:rsidRDefault="004F2AF2" w:rsidP="00C42C28">
      <w:pPr>
        <w:pStyle w:val="ListParagraph"/>
        <w:numPr>
          <w:ilvl w:val="1"/>
          <w:numId w:val="28"/>
        </w:numPr>
        <w:spacing w:after="0" w:line="240" w:lineRule="auto"/>
        <w:jc w:val="both"/>
        <w:rPr>
          <w:rFonts w:cstheme="minorHAnsi"/>
          <w:spacing w:val="-2"/>
        </w:rPr>
      </w:pPr>
      <w:r w:rsidRPr="00CD47CD">
        <w:rPr>
          <w:rFonts w:cstheme="minorHAnsi"/>
        </w:rPr>
        <w:t>The Contractor shall provide access to medical experts to address laboratory test interpretation, testing recommendations, and education regarding new testing options.</w:t>
      </w:r>
    </w:p>
    <w:p w14:paraId="65945CEA" w14:textId="77777777" w:rsidR="004F2AF2" w:rsidRPr="00CD47CD" w:rsidRDefault="004F2AF2" w:rsidP="00872B91">
      <w:pPr>
        <w:pStyle w:val="ListParagraph"/>
        <w:spacing w:after="0" w:line="240" w:lineRule="auto"/>
        <w:jc w:val="both"/>
        <w:rPr>
          <w:rFonts w:cstheme="minorHAnsi"/>
          <w:smallCaps/>
          <w:spacing w:val="-2"/>
        </w:rPr>
      </w:pPr>
    </w:p>
    <w:p w14:paraId="65945CEB" w14:textId="77777777" w:rsidR="004F2AF2" w:rsidRPr="00CD47CD" w:rsidRDefault="004F2AF2" w:rsidP="00C42C28">
      <w:pPr>
        <w:pStyle w:val="Heading2"/>
        <w:numPr>
          <w:ilvl w:val="0"/>
          <w:numId w:val="28"/>
        </w:numPr>
        <w:spacing w:before="0" w:after="0" w:line="240" w:lineRule="auto"/>
        <w:rPr>
          <w:rFonts w:asciiTheme="minorHAnsi" w:hAnsiTheme="minorHAnsi" w:cstheme="minorHAnsi"/>
          <w:smallCaps/>
          <w:sz w:val="22"/>
          <w:szCs w:val="22"/>
        </w:rPr>
      </w:pPr>
      <w:bookmarkStart w:id="16" w:name="_Toc201052579"/>
      <w:bookmarkEnd w:id="15"/>
      <w:r w:rsidRPr="00CD47CD">
        <w:rPr>
          <w:rStyle w:val="Heading2Char"/>
          <w:rFonts w:asciiTheme="minorHAnsi" w:hAnsiTheme="minorHAnsi" w:cstheme="minorHAnsi"/>
          <w:smallCaps/>
          <w:sz w:val="22"/>
          <w:szCs w:val="22"/>
        </w:rPr>
        <w:t>reporting and results</w:t>
      </w:r>
      <w:bookmarkEnd w:id="16"/>
    </w:p>
    <w:p w14:paraId="65945CEC" w14:textId="77777777" w:rsidR="004F2AF2" w:rsidRPr="00CD47CD" w:rsidRDefault="004F2AF2" w:rsidP="00C42C28">
      <w:pPr>
        <w:pStyle w:val="ListParagraph"/>
        <w:numPr>
          <w:ilvl w:val="1"/>
          <w:numId w:val="28"/>
        </w:numPr>
        <w:spacing w:after="0" w:line="240" w:lineRule="auto"/>
        <w:jc w:val="both"/>
        <w:rPr>
          <w:rFonts w:cstheme="minorHAnsi"/>
          <w:spacing w:val="-2"/>
        </w:rPr>
      </w:pPr>
      <w:r w:rsidRPr="00CD47CD">
        <w:rPr>
          <w:rFonts w:cstheme="minorHAnsi"/>
          <w:spacing w:val="-3"/>
        </w:rPr>
        <w:t xml:space="preserve"> A patient test report is defined as a printed final copy of laboratory testing results or host-to-host VPN electronic transmission of test results. This report will be received </w:t>
      </w:r>
      <w:r w:rsidRPr="00CD47CD">
        <w:rPr>
          <w:rFonts w:cstheme="minorHAnsi"/>
          <w:spacing w:val="-2"/>
        </w:rPr>
        <w:t xml:space="preserve">by VPN computer interfaced to the </w:t>
      </w:r>
      <w:proofErr w:type="spellStart"/>
      <w:r w:rsidRPr="00CD47CD">
        <w:rPr>
          <w:rFonts w:cstheme="minorHAnsi"/>
          <w:spacing w:val="-2"/>
        </w:rPr>
        <w:t>VistA</w:t>
      </w:r>
      <w:proofErr w:type="spellEnd"/>
      <w:r w:rsidRPr="00CD47CD">
        <w:rPr>
          <w:rFonts w:cstheme="minorHAnsi"/>
          <w:spacing w:val="-2"/>
        </w:rPr>
        <w:t xml:space="preserve"> Laboratory Package. </w:t>
      </w:r>
    </w:p>
    <w:p w14:paraId="65945CED" w14:textId="77777777" w:rsidR="004F2AF2" w:rsidRPr="00CD47CD" w:rsidRDefault="004F2AF2" w:rsidP="00872B91">
      <w:pPr>
        <w:spacing w:after="0" w:line="240" w:lineRule="auto"/>
        <w:jc w:val="both"/>
        <w:rPr>
          <w:rFonts w:cstheme="minorHAnsi"/>
          <w:spacing w:val="-2"/>
        </w:rPr>
      </w:pPr>
    </w:p>
    <w:p w14:paraId="65945CEE" w14:textId="78CD01C7" w:rsidR="004F2AF2" w:rsidRPr="00CD47CD" w:rsidRDefault="004F2AF2" w:rsidP="00C42C28">
      <w:pPr>
        <w:pStyle w:val="ListParagraph"/>
        <w:numPr>
          <w:ilvl w:val="1"/>
          <w:numId w:val="28"/>
        </w:numPr>
        <w:spacing w:after="0" w:line="240" w:lineRule="auto"/>
        <w:jc w:val="both"/>
        <w:rPr>
          <w:rFonts w:cstheme="minorHAnsi"/>
          <w:spacing w:val="-2"/>
        </w:rPr>
      </w:pPr>
      <w:r w:rsidRPr="00CD47CD">
        <w:rPr>
          <w:rFonts w:cstheme="minorHAnsi"/>
          <w:spacing w:val="-2"/>
        </w:rPr>
        <w:t>All results shall be received and retrievable via Secure Web Portal and may also be received via fax to a secure</w:t>
      </w:r>
      <w:r w:rsidRPr="00CD47CD">
        <w:rPr>
          <w:rFonts w:cstheme="minorHAnsi"/>
        </w:rPr>
        <w:t xml:space="preserve"> facsimile</w:t>
      </w:r>
      <w:r w:rsidRPr="00CD47CD">
        <w:rPr>
          <w:rFonts w:cstheme="minorHAnsi"/>
          <w:spacing w:val="-2"/>
        </w:rPr>
        <w:t xml:space="preserve">. </w:t>
      </w:r>
      <w:r w:rsidR="00797D95" w:rsidRPr="00CD47CD">
        <w:rPr>
          <w:rFonts w:cstheme="minorHAnsi"/>
          <w:spacing w:val="-2"/>
        </w:rPr>
        <w:t xml:space="preserve">This is not a replacement for the necessity of an approved interface with VA LIS.  </w:t>
      </w:r>
      <w:r w:rsidRPr="00CD47CD">
        <w:rPr>
          <w:rFonts w:cstheme="minorHAnsi"/>
          <w:spacing w:val="-2"/>
        </w:rPr>
        <w:t xml:space="preserve">Specifications outlining the requirements of this computer interface including computer hardware, </w:t>
      </w:r>
      <w:r w:rsidRPr="00CD47CD">
        <w:rPr>
          <w:rFonts w:cstheme="minorHAnsi"/>
        </w:rPr>
        <w:t xml:space="preserve">maintenance and supply requirements are defined in the B.21 Technical Data Requirements – B. Interface Telecommunication Requirements </w:t>
      </w:r>
      <w:r w:rsidRPr="00CD47CD">
        <w:rPr>
          <w:rFonts w:cstheme="minorHAnsi"/>
          <w:spacing w:val="-2"/>
        </w:rPr>
        <w:t>section.</w:t>
      </w:r>
    </w:p>
    <w:p w14:paraId="65945CEF" w14:textId="77777777" w:rsidR="004F2AF2" w:rsidRPr="00CD47CD" w:rsidRDefault="004F2AF2" w:rsidP="00872B91">
      <w:pPr>
        <w:spacing w:after="0" w:line="240" w:lineRule="auto"/>
        <w:jc w:val="both"/>
        <w:rPr>
          <w:rFonts w:cstheme="minorHAnsi"/>
          <w:spacing w:val="-3"/>
        </w:rPr>
      </w:pPr>
    </w:p>
    <w:p w14:paraId="65945CF0" w14:textId="77777777" w:rsidR="004F2AF2" w:rsidRPr="00CD47CD" w:rsidRDefault="004F2AF2" w:rsidP="00C42C28">
      <w:pPr>
        <w:pStyle w:val="ListParagraph"/>
        <w:numPr>
          <w:ilvl w:val="1"/>
          <w:numId w:val="28"/>
        </w:numPr>
        <w:spacing w:after="0" w:line="240" w:lineRule="auto"/>
        <w:jc w:val="both"/>
        <w:rPr>
          <w:rFonts w:cstheme="minorHAnsi"/>
          <w:i/>
          <w:iCs/>
          <w:spacing w:val="16"/>
          <w:w w:val="105"/>
        </w:rPr>
      </w:pPr>
      <w:r w:rsidRPr="00CD47CD">
        <w:rPr>
          <w:rFonts w:cstheme="minorHAnsi"/>
          <w:smallCaps/>
          <w:spacing w:val="-3"/>
        </w:rPr>
        <w:t xml:space="preserve"> Patient Test Report: </w:t>
      </w:r>
      <w:r w:rsidRPr="00CD47CD">
        <w:rPr>
          <w:rFonts w:cstheme="minorHAnsi"/>
        </w:rPr>
        <w:t>At a minimum, the Contractor shall provide the following information on each laboratory test report/result:</w:t>
      </w:r>
    </w:p>
    <w:p w14:paraId="65945CF1" w14:textId="77777777" w:rsidR="004F2AF2" w:rsidRPr="00CD47CD" w:rsidRDefault="004F2AF2" w:rsidP="00872B91">
      <w:pPr>
        <w:spacing w:after="0" w:line="240" w:lineRule="auto"/>
        <w:ind w:left="1530" w:hanging="450"/>
        <w:rPr>
          <w:rFonts w:cstheme="minorHAnsi"/>
          <w:spacing w:val="-1"/>
        </w:rPr>
      </w:pPr>
    </w:p>
    <w:p w14:paraId="65945CF2" w14:textId="77777777" w:rsidR="004F2AF2" w:rsidRPr="00CD47CD" w:rsidRDefault="004F2AF2" w:rsidP="00872B91">
      <w:pPr>
        <w:pStyle w:val="ListParagraph"/>
        <w:numPr>
          <w:ilvl w:val="0"/>
          <w:numId w:val="3"/>
        </w:numPr>
        <w:spacing w:after="0" w:line="240" w:lineRule="auto"/>
        <w:ind w:left="1440"/>
        <w:rPr>
          <w:rFonts w:cstheme="minorHAnsi"/>
          <w:spacing w:val="-1"/>
        </w:rPr>
      </w:pPr>
      <w:r w:rsidRPr="00CD47CD">
        <w:rPr>
          <w:rFonts w:cstheme="minorHAnsi"/>
          <w:spacing w:val="-1"/>
        </w:rPr>
        <w:t>Patient's name and/or identification number</w:t>
      </w:r>
    </w:p>
    <w:p w14:paraId="65945CF3" w14:textId="77777777" w:rsidR="004F2AF2" w:rsidRPr="00CD47CD" w:rsidRDefault="004F2AF2" w:rsidP="00872B91">
      <w:pPr>
        <w:pStyle w:val="ListParagraph"/>
        <w:numPr>
          <w:ilvl w:val="0"/>
          <w:numId w:val="3"/>
        </w:numPr>
        <w:spacing w:after="0" w:line="240" w:lineRule="auto"/>
        <w:ind w:left="1440"/>
        <w:rPr>
          <w:rFonts w:cstheme="minorHAnsi"/>
          <w:spacing w:val="-1"/>
        </w:rPr>
      </w:pPr>
      <w:r w:rsidRPr="00CD47CD">
        <w:rPr>
          <w:rFonts w:cstheme="minorHAnsi"/>
          <w:spacing w:val="-1"/>
        </w:rPr>
        <w:t xml:space="preserve">VA accession number </w:t>
      </w:r>
    </w:p>
    <w:p w14:paraId="65945CF4" w14:textId="77777777" w:rsidR="004F2AF2" w:rsidRPr="00CD47CD" w:rsidRDefault="004F2AF2" w:rsidP="00872B91">
      <w:pPr>
        <w:pStyle w:val="ListParagraph"/>
        <w:numPr>
          <w:ilvl w:val="0"/>
          <w:numId w:val="3"/>
        </w:numPr>
        <w:spacing w:after="0" w:line="240" w:lineRule="auto"/>
        <w:ind w:left="1440"/>
        <w:rPr>
          <w:rFonts w:cstheme="minorHAnsi"/>
          <w:spacing w:val="-1"/>
        </w:rPr>
      </w:pPr>
      <w:r w:rsidRPr="00CD47CD">
        <w:rPr>
          <w:rFonts w:cstheme="minorHAnsi"/>
        </w:rPr>
        <w:t xml:space="preserve">Physician's name </w:t>
      </w:r>
    </w:p>
    <w:p w14:paraId="65945CF5" w14:textId="77777777" w:rsidR="004F2AF2" w:rsidRPr="00CD47CD" w:rsidRDefault="004F2AF2" w:rsidP="00872B91">
      <w:pPr>
        <w:pStyle w:val="ListParagraph"/>
        <w:numPr>
          <w:ilvl w:val="0"/>
          <w:numId w:val="3"/>
        </w:numPr>
        <w:spacing w:after="0" w:line="240" w:lineRule="auto"/>
        <w:ind w:left="1440"/>
        <w:rPr>
          <w:rFonts w:cstheme="minorHAnsi"/>
        </w:rPr>
      </w:pPr>
      <w:r w:rsidRPr="00CD47CD">
        <w:rPr>
          <w:rFonts w:cstheme="minorHAnsi"/>
          <w:spacing w:val="-1"/>
        </w:rPr>
        <w:t xml:space="preserve">VA medical record number </w:t>
      </w:r>
    </w:p>
    <w:p w14:paraId="65945CF6" w14:textId="77777777" w:rsidR="004F2AF2" w:rsidRPr="00CD47CD" w:rsidRDefault="004F2AF2" w:rsidP="00872B91">
      <w:pPr>
        <w:pStyle w:val="ListParagraph"/>
        <w:numPr>
          <w:ilvl w:val="0"/>
          <w:numId w:val="3"/>
        </w:numPr>
        <w:spacing w:after="0" w:line="240" w:lineRule="auto"/>
        <w:ind w:left="1440"/>
        <w:rPr>
          <w:rFonts w:cstheme="minorHAnsi"/>
        </w:rPr>
      </w:pPr>
      <w:r w:rsidRPr="00CD47CD">
        <w:rPr>
          <w:rFonts w:cstheme="minorHAnsi"/>
          <w:spacing w:val="-1"/>
        </w:rPr>
        <w:t>The submitting</w:t>
      </w:r>
      <w:r w:rsidRPr="00CD47CD">
        <w:rPr>
          <w:rFonts w:cstheme="minorHAnsi"/>
        </w:rPr>
        <w:t xml:space="preserve"> facility name and account number</w:t>
      </w:r>
    </w:p>
    <w:p w14:paraId="65945CF7" w14:textId="77777777" w:rsidR="004F2AF2" w:rsidRPr="00CD47CD" w:rsidRDefault="004F2AF2" w:rsidP="00872B91">
      <w:pPr>
        <w:pStyle w:val="ListParagraph"/>
        <w:numPr>
          <w:ilvl w:val="0"/>
          <w:numId w:val="3"/>
        </w:numPr>
        <w:spacing w:after="0" w:line="240" w:lineRule="auto"/>
        <w:ind w:left="1440"/>
        <w:rPr>
          <w:rFonts w:cstheme="minorHAnsi"/>
          <w:spacing w:val="-2"/>
        </w:rPr>
      </w:pPr>
      <w:r w:rsidRPr="00CD47CD">
        <w:rPr>
          <w:rFonts w:cstheme="minorHAnsi"/>
          <w:spacing w:val="-2"/>
        </w:rPr>
        <w:t>Patient's location, if provided to include clinic/ward</w:t>
      </w:r>
    </w:p>
    <w:p w14:paraId="65945CF8" w14:textId="77777777" w:rsidR="004F2AF2" w:rsidRPr="00CD47CD" w:rsidRDefault="004F2AF2" w:rsidP="00872B91">
      <w:pPr>
        <w:pStyle w:val="ListParagraph"/>
        <w:numPr>
          <w:ilvl w:val="0"/>
          <w:numId w:val="3"/>
        </w:numPr>
        <w:spacing w:after="0" w:line="240" w:lineRule="auto"/>
        <w:ind w:left="1440"/>
        <w:rPr>
          <w:rFonts w:cstheme="minorHAnsi"/>
        </w:rPr>
      </w:pPr>
      <w:r w:rsidRPr="00CD47CD">
        <w:rPr>
          <w:rFonts w:cstheme="minorHAnsi"/>
        </w:rPr>
        <w:t>Test ordered</w:t>
      </w:r>
    </w:p>
    <w:p w14:paraId="65945CF9" w14:textId="77777777" w:rsidR="004F2AF2" w:rsidRPr="00CD47CD" w:rsidRDefault="004F2AF2" w:rsidP="00872B91">
      <w:pPr>
        <w:pStyle w:val="ListParagraph"/>
        <w:numPr>
          <w:ilvl w:val="0"/>
          <w:numId w:val="3"/>
        </w:numPr>
        <w:spacing w:after="0" w:line="240" w:lineRule="auto"/>
        <w:ind w:left="1440"/>
        <w:rPr>
          <w:rFonts w:cstheme="minorHAnsi"/>
          <w:spacing w:val="-1"/>
        </w:rPr>
      </w:pPr>
      <w:r w:rsidRPr="00CD47CD">
        <w:rPr>
          <w:rFonts w:cstheme="minorHAnsi"/>
          <w:spacing w:val="-1"/>
        </w:rPr>
        <w:t xml:space="preserve">Date/time of specimen collection </w:t>
      </w:r>
    </w:p>
    <w:p w14:paraId="65945CFA" w14:textId="77777777" w:rsidR="004F2AF2" w:rsidRPr="00CD47CD" w:rsidRDefault="004F2AF2" w:rsidP="00872B91">
      <w:pPr>
        <w:pStyle w:val="ListParagraph"/>
        <w:numPr>
          <w:ilvl w:val="0"/>
          <w:numId w:val="3"/>
        </w:numPr>
        <w:spacing w:after="0" w:line="240" w:lineRule="auto"/>
        <w:ind w:left="1440"/>
        <w:rPr>
          <w:rFonts w:cstheme="minorHAnsi"/>
          <w:spacing w:val="-2"/>
        </w:rPr>
      </w:pPr>
      <w:r w:rsidRPr="00CD47CD">
        <w:rPr>
          <w:rFonts w:cstheme="minorHAnsi"/>
          <w:spacing w:val="-2"/>
        </w:rPr>
        <w:t>Date/time test completed</w:t>
      </w:r>
    </w:p>
    <w:p w14:paraId="65945CFB" w14:textId="77777777" w:rsidR="004F2AF2" w:rsidRPr="00CD47CD" w:rsidRDefault="004F2AF2" w:rsidP="00872B91">
      <w:pPr>
        <w:pStyle w:val="ListParagraph"/>
        <w:numPr>
          <w:ilvl w:val="0"/>
          <w:numId w:val="3"/>
        </w:numPr>
        <w:spacing w:after="0" w:line="240" w:lineRule="auto"/>
        <w:ind w:left="1440"/>
        <w:rPr>
          <w:rFonts w:cstheme="minorHAnsi"/>
          <w:spacing w:val="-2"/>
        </w:rPr>
      </w:pPr>
      <w:r w:rsidRPr="00CD47CD">
        <w:rPr>
          <w:rFonts w:cstheme="minorHAnsi"/>
        </w:rPr>
        <w:t>Test result</w:t>
      </w:r>
    </w:p>
    <w:p w14:paraId="65945CFC" w14:textId="77777777" w:rsidR="004F2AF2" w:rsidRPr="00CD47CD" w:rsidRDefault="004F2AF2" w:rsidP="00872B91">
      <w:pPr>
        <w:pStyle w:val="ListParagraph"/>
        <w:numPr>
          <w:ilvl w:val="0"/>
          <w:numId w:val="3"/>
        </w:numPr>
        <w:spacing w:after="0" w:line="240" w:lineRule="auto"/>
        <w:ind w:left="1440"/>
        <w:rPr>
          <w:rFonts w:cstheme="minorHAnsi"/>
        </w:rPr>
      </w:pPr>
      <w:r w:rsidRPr="00CD47CD">
        <w:rPr>
          <w:rFonts w:cstheme="minorHAnsi"/>
        </w:rPr>
        <w:t>Reference intervals</w:t>
      </w:r>
    </w:p>
    <w:p w14:paraId="65945CFD" w14:textId="77777777" w:rsidR="004F2AF2" w:rsidRPr="00CD47CD" w:rsidRDefault="004F2AF2" w:rsidP="00872B91">
      <w:pPr>
        <w:pStyle w:val="ListParagraph"/>
        <w:numPr>
          <w:ilvl w:val="0"/>
          <w:numId w:val="3"/>
        </w:numPr>
        <w:spacing w:after="0" w:line="240" w:lineRule="auto"/>
        <w:ind w:left="1440"/>
        <w:rPr>
          <w:rFonts w:cstheme="minorHAnsi"/>
        </w:rPr>
      </w:pPr>
      <w:r w:rsidRPr="00CD47CD">
        <w:rPr>
          <w:rFonts w:cstheme="minorHAnsi"/>
        </w:rPr>
        <w:t>Toxic and therapeutic ranges if applicable</w:t>
      </w:r>
    </w:p>
    <w:p w14:paraId="65945CFE" w14:textId="77777777" w:rsidR="004F2AF2" w:rsidRPr="00CD47CD" w:rsidRDefault="004F2AF2" w:rsidP="00872B91">
      <w:pPr>
        <w:pStyle w:val="ListParagraph"/>
        <w:numPr>
          <w:ilvl w:val="0"/>
          <w:numId w:val="3"/>
        </w:numPr>
        <w:spacing w:after="0" w:line="240" w:lineRule="auto"/>
        <w:ind w:left="1440"/>
        <w:rPr>
          <w:rFonts w:cstheme="minorHAnsi"/>
        </w:rPr>
      </w:pPr>
      <w:r w:rsidRPr="00CD47CD">
        <w:rPr>
          <w:rFonts w:cstheme="minorHAnsi"/>
        </w:rPr>
        <w:t>Flagged abnormal results</w:t>
      </w:r>
    </w:p>
    <w:p w14:paraId="65945CFF" w14:textId="77777777" w:rsidR="004F2AF2" w:rsidRPr="00CD47CD" w:rsidRDefault="004F2AF2" w:rsidP="00872B91">
      <w:pPr>
        <w:pStyle w:val="ListParagraph"/>
        <w:numPr>
          <w:ilvl w:val="0"/>
          <w:numId w:val="3"/>
        </w:numPr>
        <w:spacing w:after="0" w:line="240" w:lineRule="auto"/>
        <w:ind w:left="1440"/>
        <w:rPr>
          <w:rFonts w:cstheme="minorHAnsi"/>
        </w:rPr>
      </w:pPr>
      <w:r w:rsidRPr="00CD47CD">
        <w:rPr>
          <w:rFonts w:cstheme="minorHAnsi"/>
        </w:rPr>
        <w:t>Critical Value</w:t>
      </w:r>
    </w:p>
    <w:p w14:paraId="65945D00" w14:textId="77777777" w:rsidR="004F2AF2" w:rsidRPr="00CD47CD" w:rsidRDefault="004F2AF2" w:rsidP="00872B91">
      <w:pPr>
        <w:pStyle w:val="ListParagraph"/>
        <w:numPr>
          <w:ilvl w:val="0"/>
          <w:numId w:val="3"/>
        </w:numPr>
        <w:spacing w:after="0" w:line="240" w:lineRule="auto"/>
        <w:ind w:left="1440"/>
        <w:rPr>
          <w:rFonts w:cstheme="minorHAnsi"/>
        </w:rPr>
      </w:pPr>
      <w:r w:rsidRPr="00CD47CD">
        <w:rPr>
          <w:rFonts w:cstheme="minorHAnsi"/>
        </w:rPr>
        <w:t>Reference laboratory specimen number</w:t>
      </w:r>
    </w:p>
    <w:p w14:paraId="65945D01" w14:textId="77777777" w:rsidR="004F2AF2" w:rsidRPr="00CD47CD" w:rsidRDefault="004F2AF2" w:rsidP="00872B91">
      <w:pPr>
        <w:pStyle w:val="ListParagraph"/>
        <w:numPr>
          <w:ilvl w:val="0"/>
          <w:numId w:val="3"/>
        </w:numPr>
        <w:spacing w:after="0" w:line="240" w:lineRule="auto"/>
        <w:ind w:left="1440"/>
        <w:rPr>
          <w:rFonts w:cstheme="minorHAnsi"/>
          <w:spacing w:val="-1"/>
        </w:rPr>
      </w:pPr>
      <w:r w:rsidRPr="00CD47CD">
        <w:rPr>
          <w:rFonts w:cstheme="minorHAnsi"/>
          <w:spacing w:val="-1"/>
        </w:rPr>
        <w:t xml:space="preserve">Name and address of testing laboratory </w:t>
      </w:r>
    </w:p>
    <w:p w14:paraId="65945D02" w14:textId="77777777" w:rsidR="004F2AF2" w:rsidRPr="00CD47CD" w:rsidRDefault="004F2AF2" w:rsidP="00872B91">
      <w:pPr>
        <w:pStyle w:val="ListParagraph"/>
        <w:numPr>
          <w:ilvl w:val="0"/>
          <w:numId w:val="3"/>
        </w:numPr>
        <w:spacing w:after="0" w:line="240" w:lineRule="auto"/>
        <w:ind w:left="1440"/>
        <w:rPr>
          <w:rFonts w:cstheme="minorHAnsi"/>
          <w:spacing w:val="-1"/>
        </w:rPr>
      </w:pPr>
      <w:r w:rsidRPr="00CD47CD">
        <w:rPr>
          <w:rFonts w:cstheme="minorHAnsi"/>
          <w:spacing w:val="-1"/>
        </w:rPr>
        <w:t xml:space="preserve">Any other information that may indicate a questionable </w:t>
      </w:r>
      <w:r w:rsidRPr="00CD47CD">
        <w:rPr>
          <w:rFonts w:cstheme="minorHAnsi"/>
          <w:spacing w:val="-2"/>
        </w:rPr>
        <w:t>validity of test results</w:t>
      </w:r>
    </w:p>
    <w:p w14:paraId="65945D03" w14:textId="77777777" w:rsidR="004F2AF2" w:rsidRPr="00CD47CD" w:rsidRDefault="004F2AF2" w:rsidP="00872B91">
      <w:pPr>
        <w:pStyle w:val="ListParagraph"/>
        <w:numPr>
          <w:ilvl w:val="0"/>
          <w:numId w:val="3"/>
        </w:numPr>
        <w:spacing w:after="0" w:line="240" w:lineRule="auto"/>
        <w:ind w:left="1440"/>
        <w:rPr>
          <w:rFonts w:cstheme="minorHAnsi"/>
          <w:spacing w:val="-2"/>
        </w:rPr>
      </w:pPr>
      <w:r w:rsidRPr="00CD47CD">
        <w:rPr>
          <w:rFonts w:cstheme="minorHAnsi"/>
          <w:spacing w:val="-5"/>
        </w:rPr>
        <w:t xml:space="preserve">Unsatisfactory specimen shall be reported with documentation supporting its </w:t>
      </w:r>
      <w:r w:rsidRPr="00CD47CD">
        <w:rPr>
          <w:rFonts w:cstheme="minorHAnsi"/>
          <w:spacing w:val="-2"/>
        </w:rPr>
        <w:t>unsuitability for testing.</w:t>
      </w:r>
    </w:p>
    <w:p w14:paraId="65945D04" w14:textId="77777777" w:rsidR="004F2AF2" w:rsidRPr="00CD47CD" w:rsidRDefault="004F2AF2" w:rsidP="00872B91">
      <w:pPr>
        <w:pStyle w:val="ListParagraph"/>
        <w:spacing w:after="0" w:line="240" w:lineRule="auto"/>
        <w:ind w:left="1080"/>
        <w:jc w:val="both"/>
        <w:rPr>
          <w:rFonts w:cstheme="minorHAnsi"/>
          <w:spacing w:val="-2"/>
        </w:rPr>
      </w:pPr>
    </w:p>
    <w:p w14:paraId="65945D05" w14:textId="77777777" w:rsidR="004F2AF2" w:rsidRPr="00CD47CD" w:rsidRDefault="004F2AF2" w:rsidP="00C42C28">
      <w:pPr>
        <w:pStyle w:val="ListParagraph"/>
        <w:numPr>
          <w:ilvl w:val="1"/>
          <w:numId w:val="28"/>
        </w:numPr>
        <w:spacing w:after="0" w:line="240" w:lineRule="auto"/>
        <w:jc w:val="both"/>
        <w:rPr>
          <w:rFonts w:cstheme="minorHAnsi"/>
          <w:spacing w:val="-4"/>
        </w:rPr>
      </w:pPr>
      <w:r w:rsidRPr="00CD47CD">
        <w:rPr>
          <w:rFonts w:cstheme="minorHAnsi"/>
          <w:spacing w:val="-1"/>
        </w:rPr>
        <w:t xml:space="preserve">The Contractor shall provide test results, either by </w:t>
      </w:r>
      <w:r w:rsidRPr="00CD47CD">
        <w:rPr>
          <w:rFonts w:cstheme="minorHAnsi"/>
          <w:strike/>
          <w:spacing w:val="-1"/>
        </w:rPr>
        <w:t>hard copy or</w:t>
      </w:r>
      <w:r w:rsidRPr="00CD47CD">
        <w:rPr>
          <w:rFonts w:cstheme="minorHAnsi"/>
          <w:spacing w:val="-1"/>
        </w:rPr>
        <w:t xml:space="preserve"> electronic report transmission, within 24 hours following specimen pick-up</w:t>
      </w:r>
      <w:r w:rsidRPr="00CD47CD">
        <w:rPr>
          <w:rFonts w:cstheme="minorHAnsi"/>
          <w:spacing w:val="-2"/>
        </w:rPr>
        <w:t xml:space="preserve">. Any test </w:t>
      </w:r>
      <w:r w:rsidRPr="00CD47CD">
        <w:rPr>
          <w:rFonts w:cstheme="minorHAnsi"/>
          <w:spacing w:val="-7"/>
        </w:rPr>
        <w:t>that will require a longer TAT than the 24 hours</w:t>
      </w:r>
      <w:r w:rsidRPr="00CD47CD">
        <w:rPr>
          <w:rFonts w:cstheme="minorHAnsi"/>
          <w:spacing w:val="-2"/>
        </w:rPr>
        <w:t xml:space="preserve">, the Contractor shall provide test results no later than 20 minutes after </w:t>
      </w:r>
      <w:r w:rsidRPr="00CD47CD">
        <w:rPr>
          <w:rFonts w:cstheme="minorHAnsi"/>
          <w:spacing w:val="-4"/>
        </w:rPr>
        <w:t xml:space="preserve">the verification of the test. </w:t>
      </w:r>
    </w:p>
    <w:p w14:paraId="65945D06" w14:textId="77777777" w:rsidR="004F2AF2" w:rsidRPr="00CD47CD" w:rsidRDefault="004F2AF2" w:rsidP="00872B91">
      <w:pPr>
        <w:pStyle w:val="ListParagraph"/>
        <w:spacing w:after="0" w:line="240" w:lineRule="auto"/>
        <w:ind w:left="0"/>
        <w:jc w:val="both"/>
        <w:rPr>
          <w:rFonts w:cstheme="minorHAnsi"/>
          <w:spacing w:val="-4"/>
        </w:rPr>
      </w:pPr>
    </w:p>
    <w:p w14:paraId="65945D07" w14:textId="77777777" w:rsidR="004F2AF2" w:rsidRPr="00CD47CD" w:rsidRDefault="004F2AF2" w:rsidP="00C42C28">
      <w:pPr>
        <w:pStyle w:val="ListParagraph"/>
        <w:numPr>
          <w:ilvl w:val="1"/>
          <w:numId w:val="28"/>
        </w:numPr>
        <w:spacing w:after="0" w:line="240" w:lineRule="auto"/>
        <w:jc w:val="both"/>
        <w:rPr>
          <w:rFonts w:cstheme="minorHAnsi"/>
          <w:spacing w:val="-6"/>
        </w:rPr>
      </w:pPr>
      <w:r w:rsidRPr="00CD47CD">
        <w:rPr>
          <w:rFonts w:cstheme="minorHAnsi"/>
          <w:spacing w:val="-2"/>
        </w:rPr>
        <w:t xml:space="preserve">The Contractor shall immediately provide notification of a test result that has been identified in the </w:t>
      </w:r>
      <w:r w:rsidRPr="00CD47CD">
        <w:rPr>
          <w:rFonts w:cstheme="minorHAnsi"/>
          <w:spacing w:val="-7"/>
        </w:rPr>
        <w:t>Contractor’s laboratory as a critical value by telephone and fax to the submitting VISN 22 laboratory upon verification of the critical test result.</w:t>
      </w:r>
      <w:r w:rsidRPr="00CD47CD">
        <w:rPr>
          <w:rFonts w:cstheme="minorHAnsi"/>
        </w:rPr>
        <w:t xml:space="preserve"> A hard </w:t>
      </w:r>
      <w:r w:rsidRPr="00CD47CD">
        <w:rPr>
          <w:rFonts w:cstheme="minorHAnsi"/>
          <w:spacing w:val="1"/>
        </w:rPr>
        <w:t>copy result must follow any telephonic reporting r</w:t>
      </w:r>
      <w:r w:rsidRPr="00CD47CD">
        <w:rPr>
          <w:rFonts w:cstheme="minorHAnsi"/>
          <w:spacing w:val="-2"/>
        </w:rPr>
        <w:t xml:space="preserve">ead back will be documented to show to whom the result was called and </w:t>
      </w:r>
      <w:r w:rsidRPr="00CD47CD">
        <w:rPr>
          <w:rFonts w:cstheme="minorHAnsi"/>
          <w:spacing w:val="-6"/>
        </w:rPr>
        <w:t>at what time.</w:t>
      </w:r>
    </w:p>
    <w:p w14:paraId="65945D08" w14:textId="77777777" w:rsidR="004F2AF2" w:rsidRPr="00CD47CD" w:rsidRDefault="004F2AF2" w:rsidP="00872B91">
      <w:pPr>
        <w:pStyle w:val="ListParagraph"/>
        <w:spacing w:after="0" w:line="240" w:lineRule="auto"/>
        <w:ind w:left="0"/>
        <w:jc w:val="both"/>
        <w:rPr>
          <w:rFonts w:cstheme="minorHAnsi"/>
          <w:spacing w:val="-6"/>
        </w:rPr>
      </w:pPr>
    </w:p>
    <w:p w14:paraId="65945D09" w14:textId="77777777" w:rsidR="004F2AF2" w:rsidRPr="00CD47CD" w:rsidRDefault="004F2AF2" w:rsidP="00C42C28">
      <w:pPr>
        <w:pStyle w:val="ListParagraph"/>
        <w:numPr>
          <w:ilvl w:val="1"/>
          <w:numId w:val="28"/>
        </w:numPr>
        <w:spacing w:after="0" w:line="240" w:lineRule="auto"/>
        <w:jc w:val="both"/>
        <w:rPr>
          <w:rFonts w:cstheme="minorHAnsi"/>
          <w:spacing w:val="-2"/>
        </w:rPr>
      </w:pPr>
      <w:r w:rsidRPr="00CD47CD">
        <w:rPr>
          <w:rFonts w:cstheme="minorHAnsi"/>
        </w:rPr>
        <w:t xml:space="preserve"> STAT test results shall be reported within 4 hours or less of specimen </w:t>
      </w:r>
      <w:r w:rsidRPr="00CD47CD">
        <w:rPr>
          <w:rFonts w:cstheme="minorHAnsi"/>
          <w:spacing w:val="-4"/>
        </w:rPr>
        <w:t xml:space="preserve">pick-up when (unless a longer test TAT is specifically allowed on a case-by </w:t>
      </w:r>
      <w:r w:rsidRPr="00CD47CD">
        <w:rPr>
          <w:rFonts w:cstheme="minorHAnsi"/>
          <w:spacing w:val="-2"/>
        </w:rPr>
        <w:t>case basis).</w:t>
      </w:r>
    </w:p>
    <w:p w14:paraId="65945D0A" w14:textId="77777777" w:rsidR="004F2AF2" w:rsidRPr="00CD47CD" w:rsidRDefault="004F2AF2" w:rsidP="00872B91">
      <w:pPr>
        <w:pStyle w:val="ListParagraph"/>
        <w:spacing w:after="0" w:line="240" w:lineRule="auto"/>
        <w:ind w:left="0"/>
        <w:jc w:val="both"/>
        <w:rPr>
          <w:rFonts w:cstheme="minorHAnsi"/>
          <w:spacing w:val="-2"/>
        </w:rPr>
      </w:pPr>
    </w:p>
    <w:p w14:paraId="65945D0B" w14:textId="77777777" w:rsidR="004F2AF2" w:rsidRPr="00CD47CD" w:rsidRDefault="004F2AF2" w:rsidP="00872B91">
      <w:pPr>
        <w:spacing w:after="0" w:line="240" w:lineRule="auto"/>
        <w:jc w:val="both"/>
        <w:rPr>
          <w:rFonts w:cstheme="minorHAnsi"/>
          <w:smallCaps/>
          <w:spacing w:val="-5"/>
          <w:highlight w:val="yellow"/>
        </w:rPr>
      </w:pPr>
    </w:p>
    <w:p w14:paraId="65945D0C" w14:textId="77777777" w:rsidR="004F2AF2" w:rsidRPr="00CD47CD" w:rsidRDefault="004F2AF2" w:rsidP="00C42C28">
      <w:pPr>
        <w:pStyle w:val="ListParagraph"/>
        <w:numPr>
          <w:ilvl w:val="1"/>
          <w:numId w:val="28"/>
        </w:numPr>
        <w:spacing w:after="0" w:line="240" w:lineRule="auto"/>
        <w:jc w:val="both"/>
        <w:rPr>
          <w:rFonts w:cstheme="minorHAnsi"/>
          <w:spacing w:val="-5"/>
        </w:rPr>
      </w:pPr>
      <w:r w:rsidRPr="00CD47CD">
        <w:rPr>
          <w:rFonts w:cstheme="minorHAnsi"/>
          <w:spacing w:val="-5"/>
        </w:rPr>
        <w:t xml:space="preserve"> Pick up should be available 7 days a week including Federal and State holidays. (STAT on demand pick up as needed)</w:t>
      </w:r>
    </w:p>
    <w:p w14:paraId="65945D0D" w14:textId="77777777" w:rsidR="004F2AF2" w:rsidRPr="00CD47CD" w:rsidRDefault="004F2AF2" w:rsidP="00872B91">
      <w:pPr>
        <w:spacing w:after="0" w:line="240" w:lineRule="auto"/>
        <w:jc w:val="both"/>
        <w:rPr>
          <w:rFonts w:cstheme="minorHAnsi"/>
          <w:spacing w:val="-5"/>
        </w:rPr>
      </w:pPr>
    </w:p>
    <w:p w14:paraId="65945D0E" w14:textId="77777777" w:rsidR="004F2AF2" w:rsidRPr="00CD47CD" w:rsidRDefault="004F2AF2" w:rsidP="00C42C28">
      <w:pPr>
        <w:pStyle w:val="ListParagraph"/>
        <w:numPr>
          <w:ilvl w:val="1"/>
          <w:numId w:val="28"/>
        </w:numPr>
        <w:spacing w:after="0" w:line="240" w:lineRule="auto"/>
        <w:jc w:val="both"/>
        <w:rPr>
          <w:rFonts w:cstheme="minorHAnsi"/>
          <w:spacing w:val="-1"/>
        </w:rPr>
      </w:pPr>
      <w:r w:rsidRPr="00CD47CD">
        <w:rPr>
          <w:rFonts w:cstheme="minorHAnsi"/>
          <w:spacing w:val="-7"/>
        </w:rPr>
        <w:t xml:space="preserve">Contractor shall provide a daily report listing all delayed </w:t>
      </w:r>
      <w:r w:rsidRPr="00CD47CD">
        <w:rPr>
          <w:rFonts w:cstheme="minorHAnsi"/>
          <w:spacing w:val="-1"/>
        </w:rPr>
        <w:t>tests and/or issues with any specimens received and their processing status.</w:t>
      </w:r>
    </w:p>
    <w:p w14:paraId="65945D0F" w14:textId="77777777" w:rsidR="004F2AF2" w:rsidRPr="00CD47CD" w:rsidRDefault="004F2AF2" w:rsidP="00872B91">
      <w:pPr>
        <w:pStyle w:val="ListParagraph"/>
        <w:spacing w:after="0" w:line="240" w:lineRule="auto"/>
        <w:ind w:left="0"/>
        <w:jc w:val="both"/>
        <w:rPr>
          <w:rFonts w:cstheme="minorHAnsi"/>
          <w:spacing w:val="-1"/>
        </w:rPr>
      </w:pPr>
    </w:p>
    <w:p w14:paraId="65945D10" w14:textId="77777777" w:rsidR="004F2AF2" w:rsidRPr="00CD47CD" w:rsidRDefault="004F2AF2" w:rsidP="00C42C28">
      <w:pPr>
        <w:pStyle w:val="ListParagraph"/>
        <w:numPr>
          <w:ilvl w:val="1"/>
          <w:numId w:val="28"/>
        </w:numPr>
        <w:spacing w:after="0" w:line="240" w:lineRule="auto"/>
        <w:jc w:val="both"/>
        <w:rPr>
          <w:rFonts w:cstheme="minorHAnsi"/>
          <w:spacing w:val="-1"/>
        </w:rPr>
      </w:pPr>
      <w:r w:rsidRPr="00CD47CD">
        <w:rPr>
          <w:rFonts w:cstheme="minorHAnsi"/>
          <w:spacing w:val="-1"/>
        </w:rPr>
        <w:t>Contractor will provide an explanation of backup reporting procedures in the event of equipment failure, reagent shortages or discontinued test.</w:t>
      </w:r>
    </w:p>
    <w:p w14:paraId="65945D11" w14:textId="77777777" w:rsidR="004F2AF2" w:rsidRPr="00CD47CD" w:rsidRDefault="004F2AF2" w:rsidP="00872B91">
      <w:pPr>
        <w:pStyle w:val="ListParagraph"/>
        <w:spacing w:after="0" w:line="240" w:lineRule="auto"/>
        <w:ind w:left="0"/>
        <w:jc w:val="both"/>
        <w:rPr>
          <w:rFonts w:cstheme="minorHAnsi"/>
          <w:spacing w:val="-1"/>
        </w:rPr>
      </w:pPr>
    </w:p>
    <w:p w14:paraId="65945D12" w14:textId="77777777" w:rsidR="004F2AF2" w:rsidRPr="00CD47CD" w:rsidRDefault="004F2AF2" w:rsidP="00C42C28">
      <w:pPr>
        <w:pStyle w:val="ListParagraph"/>
        <w:numPr>
          <w:ilvl w:val="1"/>
          <w:numId w:val="28"/>
        </w:numPr>
        <w:spacing w:after="0" w:line="240" w:lineRule="auto"/>
        <w:jc w:val="both"/>
        <w:rPr>
          <w:rFonts w:cstheme="minorHAnsi"/>
        </w:rPr>
      </w:pPr>
      <w:r w:rsidRPr="00CD47CD">
        <w:rPr>
          <w:rFonts w:cstheme="minorHAnsi"/>
          <w:smallCaps/>
          <w:spacing w:val="-2"/>
        </w:rPr>
        <w:t xml:space="preserve">Client Services: </w:t>
      </w:r>
      <w:r w:rsidRPr="00CD47CD">
        <w:rPr>
          <w:rFonts w:cstheme="minorHAnsi"/>
        </w:rPr>
        <w:t>Contractor shall provide Client Services 24 hours per day, 7 days per week to address inquires such as test availability, specimen collection, storage, transport requirements, addition or cancellation of testing, and the ordering of supplies. During normal business hours, the Contractor shall provide access to medical experts to address laboratory test interpretation, testing recommendations, and education regarding new testing options.</w:t>
      </w:r>
    </w:p>
    <w:p w14:paraId="65945D13" w14:textId="77777777" w:rsidR="004F2AF2" w:rsidRPr="00CD47CD" w:rsidRDefault="004F2AF2" w:rsidP="00872B91">
      <w:pPr>
        <w:pStyle w:val="ListParagraph"/>
        <w:spacing w:after="0" w:line="240" w:lineRule="auto"/>
        <w:ind w:left="0"/>
        <w:jc w:val="both"/>
        <w:rPr>
          <w:rFonts w:cstheme="minorHAnsi"/>
          <w:spacing w:val="-2"/>
        </w:rPr>
      </w:pPr>
    </w:p>
    <w:p w14:paraId="65945D14" w14:textId="77777777" w:rsidR="004F2AF2" w:rsidRPr="00CD47CD" w:rsidRDefault="004F2AF2" w:rsidP="00872B91">
      <w:pPr>
        <w:pStyle w:val="Heading2"/>
        <w:spacing w:before="0" w:after="0" w:line="240" w:lineRule="auto"/>
        <w:rPr>
          <w:rFonts w:asciiTheme="minorHAnsi" w:hAnsiTheme="minorHAnsi" w:cstheme="minorHAnsi"/>
          <w:smallCaps/>
          <w:spacing w:val="-1"/>
          <w:sz w:val="22"/>
          <w:szCs w:val="22"/>
        </w:rPr>
      </w:pPr>
      <w:bookmarkStart w:id="17" w:name="_Toc201052580"/>
      <w:r w:rsidRPr="00CD47CD">
        <w:rPr>
          <w:rFonts w:asciiTheme="minorHAnsi" w:hAnsiTheme="minorHAnsi" w:cstheme="minorHAnsi"/>
          <w:smallCaps/>
          <w:sz w:val="22"/>
          <w:szCs w:val="22"/>
        </w:rPr>
        <w:t>6.  Administrative Reports - Monthly</w:t>
      </w:r>
      <w:bookmarkEnd w:id="17"/>
    </w:p>
    <w:p w14:paraId="65945D15" w14:textId="77777777" w:rsidR="004F2AF2" w:rsidRPr="00CD47CD" w:rsidRDefault="004F2AF2" w:rsidP="00872B91">
      <w:pPr>
        <w:spacing w:after="0" w:line="240" w:lineRule="auto"/>
        <w:jc w:val="both"/>
        <w:rPr>
          <w:rFonts w:cstheme="minorHAnsi"/>
          <w:smallCaps/>
          <w:spacing w:val="-1"/>
        </w:rPr>
      </w:pPr>
      <w:r w:rsidRPr="00CD47CD">
        <w:rPr>
          <w:rFonts w:cstheme="minorHAnsi"/>
          <w:smallCaps/>
          <w:spacing w:val="-1"/>
        </w:rPr>
        <w:t>6.1.  Monthly Reports</w:t>
      </w:r>
    </w:p>
    <w:p w14:paraId="65945D16" w14:textId="77777777" w:rsidR="004F2AF2" w:rsidRPr="00CD47CD" w:rsidRDefault="004F2AF2" w:rsidP="00872B91">
      <w:pPr>
        <w:spacing w:after="0" w:line="240" w:lineRule="auto"/>
        <w:ind w:firstLine="360"/>
        <w:jc w:val="both"/>
        <w:rPr>
          <w:rFonts w:cstheme="minorHAnsi"/>
          <w:spacing w:val="-1"/>
        </w:rPr>
      </w:pPr>
      <w:r w:rsidRPr="00CD47CD">
        <w:rPr>
          <w:rFonts w:cstheme="minorHAnsi"/>
          <w:smallCaps/>
          <w:spacing w:val="-1"/>
        </w:rPr>
        <w:t>6.1.1.  T</w:t>
      </w:r>
      <w:r w:rsidRPr="00CD47CD">
        <w:rPr>
          <w:rFonts w:cstheme="minorHAnsi"/>
          <w:spacing w:val="-1"/>
        </w:rPr>
        <w:t xml:space="preserve">he reports listed below shall be provided in downloadable Excel format. Each healthcare system   shall receive a facility specific report and VISN22 Leadership shall receive a single cumulative document to include all VISN22 healthcare system. </w:t>
      </w:r>
    </w:p>
    <w:p w14:paraId="65945D17" w14:textId="77777777" w:rsidR="004F2AF2" w:rsidRPr="00CD47CD" w:rsidRDefault="004F2AF2" w:rsidP="00872B91">
      <w:pPr>
        <w:spacing w:after="0" w:line="240" w:lineRule="auto"/>
        <w:jc w:val="both"/>
        <w:rPr>
          <w:rFonts w:cstheme="minorHAnsi"/>
          <w:spacing w:val="-1"/>
        </w:rPr>
      </w:pPr>
    </w:p>
    <w:p w14:paraId="65945D18" w14:textId="77777777" w:rsidR="004F2AF2" w:rsidRPr="00CD47CD" w:rsidRDefault="004F2AF2" w:rsidP="00872B91">
      <w:pPr>
        <w:pStyle w:val="ListParagraph"/>
        <w:numPr>
          <w:ilvl w:val="1"/>
          <w:numId w:val="4"/>
        </w:numPr>
        <w:spacing w:after="0" w:line="240" w:lineRule="auto"/>
        <w:jc w:val="both"/>
        <w:rPr>
          <w:rFonts w:cstheme="minorHAnsi"/>
        </w:rPr>
      </w:pPr>
      <w:r w:rsidRPr="00CD47CD">
        <w:rPr>
          <w:rFonts w:cstheme="minorHAnsi"/>
          <w:smallCaps/>
          <w:spacing w:val="-5"/>
        </w:rPr>
        <w:t xml:space="preserve">  Test Utilization Report</w:t>
      </w:r>
      <w:r w:rsidRPr="00CD47CD">
        <w:rPr>
          <w:rFonts w:cstheme="minorHAnsi"/>
          <w:spacing w:val="-5"/>
        </w:rPr>
        <w:t xml:space="preserve">:  </w:t>
      </w:r>
    </w:p>
    <w:p w14:paraId="65945D19" w14:textId="77777777" w:rsidR="004F2AF2" w:rsidRPr="00CD47CD" w:rsidRDefault="004F2AF2" w:rsidP="00872B91">
      <w:pPr>
        <w:pStyle w:val="ListParagraph"/>
        <w:numPr>
          <w:ilvl w:val="2"/>
          <w:numId w:val="5"/>
        </w:numPr>
        <w:spacing w:after="0" w:line="240" w:lineRule="auto"/>
        <w:jc w:val="both"/>
        <w:rPr>
          <w:rFonts w:cstheme="minorHAnsi"/>
        </w:rPr>
      </w:pPr>
      <w:r w:rsidRPr="00CD47CD">
        <w:rPr>
          <w:rFonts w:cstheme="minorHAnsi"/>
          <w:spacing w:val="-5"/>
        </w:rPr>
        <w:t xml:space="preserve">  </w:t>
      </w:r>
      <w:r w:rsidRPr="00CD47CD">
        <w:rPr>
          <w:rFonts w:cstheme="minorHAnsi"/>
          <w:spacing w:val="-2"/>
        </w:rPr>
        <w:t xml:space="preserve">Contractor shall provide a statistical analysis of the VISN 22 facilities </w:t>
      </w:r>
      <w:r w:rsidRPr="00CD47CD">
        <w:rPr>
          <w:rFonts w:cstheme="minorHAnsi"/>
          <w:spacing w:val="-5"/>
        </w:rPr>
        <w:t xml:space="preserve">workload testing volumes to assist in the monitoring of ordering trends and </w:t>
      </w:r>
      <w:r w:rsidRPr="00CD47CD">
        <w:rPr>
          <w:rFonts w:cstheme="minorHAnsi"/>
          <w:spacing w:val="-2"/>
        </w:rPr>
        <w:t>utilization patterns.</w:t>
      </w:r>
    </w:p>
    <w:p w14:paraId="65945D1A" w14:textId="77777777" w:rsidR="004F2AF2" w:rsidRPr="00CD47CD" w:rsidRDefault="004F2AF2" w:rsidP="00872B91">
      <w:pPr>
        <w:pStyle w:val="ListParagraph"/>
        <w:numPr>
          <w:ilvl w:val="3"/>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Tests performed</w:t>
      </w:r>
    </w:p>
    <w:p w14:paraId="65945D1B" w14:textId="77777777" w:rsidR="004F2AF2" w:rsidRPr="00CD47CD" w:rsidRDefault="004F2AF2" w:rsidP="00872B91">
      <w:pPr>
        <w:pStyle w:val="ListParagraph"/>
        <w:numPr>
          <w:ilvl w:val="3"/>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Test Order Code</w:t>
      </w:r>
    </w:p>
    <w:p w14:paraId="65945D1C" w14:textId="77777777" w:rsidR="004F2AF2" w:rsidRPr="00CD47CD" w:rsidRDefault="004F2AF2" w:rsidP="00872B91">
      <w:pPr>
        <w:pStyle w:val="ListParagraph"/>
        <w:numPr>
          <w:ilvl w:val="3"/>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Test volumes</w:t>
      </w:r>
    </w:p>
    <w:p w14:paraId="65945D1D" w14:textId="77777777" w:rsidR="004F2AF2" w:rsidRPr="00CD47CD" w:rsidRDefault="004F2AF2" w:rsidP="00872B91">
      <w:pPr>
        <w:pStyle w:val="ListParagraph"/>
        <w:numPr>
          <w:ilvl w:val="3"/>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Associated cost per test</w:t>
      </w:r>
    </w:p>
    <w:p w14:paraId="65945D1E" w14:textId="77777777" w:rsidR="004F2AF2" w:rsidRPr="00CD47CD" w:rsidRDefault="004F2AF2" w:rsidP="00872B91">
      <w:pPr>
        <w:pStyle w:val="ListParagraph"/>
        <w:numPr>
          <w:ilvl w:val="3"/>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Associated cost per reflex test</w:t>
      </w:r>
    </w:p>
    <w:p w14:paraId="65945D1F" w14:textId="77777777" w:rsidR="004F2AF2" w:rsidRPr="00CD47CD" w:rsidRDefault="004F2AF2" w:rsidP="00872B91">
      <w:pPr>
        <w:spacing w:after="0" w:line="240" w:lineRule="auto"/>
        <w:jc w:val="both"/>
        <w:rPr>
          <w:rFonts w:cstheme="minorHAnsi"/>
        </w:rPr>
      </w:pPr>
    </w:p>
    <w:p w14:paraId="65945D20" w14:textId="77777777" w:rsidR="004F2AF2" w:rsidRPr="00CD47CD" w:rsidRDefault="004F2AF2" w:rsidP="00872B91">
      <w:pPr>
        <w:pStyle w:val="ListParagraph"/>
        <w:numPr>
          <w:ilvl w:val="1"/>
          <w:numId w:val="5"/>
        </w:numPr>
        <w:spacing w:after="0" w:line="240" w:lineRule="auto"/>
        <w:jc w:val="both"/>
        <w:rPr>
          <w:rFonts w:cstheme="minorHAnsi"/>
          <w:smallCaps/>
        </w:rPr>
      </w:pPr>
      <w:r w:rsidRPr="00CD47CD">
        <w:rPr>
          <w:rFonts w:cstheme="minorHAnsi"/>
          <w:smallCaps/>
        </w:rPr>
        <w:t>Test Code Changes Report</w:t>
      </w:r>
    </w:p>
    <w:p w14:paraId="65945D21" w14:textId="77777777" w:rsidR="004F2AF2" w:rsidRPr="00CD47CD" w:rsidRDefault="004F2AF2" w:rsidP="00872B91">
      <w:pPr>
        <w:pStyle w:val="ListParagraph"/>
        <w:numPr>
          <w:ilvl w:val="2"/>
          <w:numId w:val="5"/>
        </w:numPr>
        <w:spacing w:after="0" w:line="240" w:lineRule="auto"/>
        <w:jc w:val="both"/>
        <w:rPr>
          <w:rFonts w:cstheme="minorHAnsi"/>
        </w:rPr>
      </w:pPr>
      <w:r w:rsidRPr="00CD47CD">
        <w:rPr>
          <w:rFonts w:cstheme="minorHAnsi"/>
        </w:rPr>
        <w:t xml:space="preserve">Listing of test code changes which occurred during the previous month to include the reason for the change and test cost </w:t>
      </w:r>
    </w:p>
    <w:p w14:paraId="65945D22" w14:textId="77777777" w:rsidR="004F2AF2" w:rsidRPr="00CD47CD" w:rsidRDefault="004F2AF2" w:rsidP="00872B91">
      <w:pPr>
        <w:pStyle w:val="ListParagraph"/>
        <w:numPr>
          <w:ilvl w:val="3"/>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 xml:space="preserve">Current test code number </w:t>
      </w:r>
    </w:p>
    <w:p w14:paraId="65945D23" w14:textId="77777777" w:rsidR="004F2AF2" w:rsidRPr="00CD47CD" w:rsidRDefault="004F2AF2" w:rsidP="00872B91">
      <w:pPr>
        <w:pStyle w:val="ListParagraph"/>
        <w:numPr>
          <w:ilvl w:val="3"/>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Current test name</w:t>
      </w:r>
    </w:p>
    <w:p w14:paraId="65945D24" w14:textId="77777777" w:rsidR="004F2AF2" w:rsidRPr="00CD47CD" w:rsidRDefault="004F2AF2" w:rsidP="00872B91">
      <w:pPr>
        <w:pStyle w:val="ListParagraph"/>
        <w:numPr>
          <w:ilvl w:val="3"/>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Current test cost</w:t>
      </w:r>
    </w:p>
    <w:p w14:paraId="65945D25" w14:textId="77777777" w:rsidR="004F2AF2" w:rsidRPr="00CD47CD" w:rsidRDefault="004F2AF2" w:rsidP="00872B91">
      <w:pPr>
        <w:pStyle w:val="ListParagraph"/>
        <w:numPr>
          <w:ilvl w:val="3"/>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 xml:space="preserve">New test code number </w:t>
      </w:r>
    </w:p>
    <w:p w14:paraId="65945D26" w14:textId="77777777" w:rsidR="004F2AF2" w:rsidRPr="00CD47CD" w:rsidRDefault="004F2AF2" w:rsidP="00872B91">
      <w:pPr>
        <w:pStyle w:val="ListParagraph"/>
        <w:numPr>
          <w:ilvl w:val="3"/>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New test name including panel test names, and when applicable reflex testing information</w:t>
      </w:r>
    </w:p>
    <w:p w14:paraId="65945D27" w14:textId="77777777" w:rsidR="004F2AF2" w:rsidRPr="00CD47CD" w:rsidRDefault="004F2AF2" w:rsidP="00872B91">
      <w:pPr>
        <w:pStyle w:val="ListParagraph"/>
        <w:numPr>
          <w:ilvl w:val="3"/>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Effective date of change</w:t>
      </w:r>
    </w:p>
    <w:p w14:paraId="65945D28" w14:textId="77777777" w:rsidR="004F2AF2" w:rsidRPr="00CD47CD" w:rsidRDefault="004F2AF2" w:rsidP="00872B91">
      <w:pPr>
        <w:pStyle w:val="ListParagraph"/>
        <w:spacing w:after="0" w:line="240" w:lineRule="auto"/>
        <w:ind w:left="1440"/>
        <w:rPr>
          <w:rFonts w:cstheme="minorHAnsi"/>
        </w:rPr>
      </w:pPr>
    </w:p>
    <w:p w14:paraId="65945D29" w14:textId="77777777" w:rsidR="004F2AF2" w:rsidRPr="00CD47CD" w:rsidRDefault="004F2AF2" w:rsidP="00872B91">
      <w:pPr>
        <w:pStyle w:val="ListParagraph"/>
        <w:numPr>
          <w:ilvl w:val="1"/>
          <w:numId w:val="5"/>
        </w:numPr>
        <w:spacing w:after="0" w:line="240" w:lineRule="auto"/>
        <w:jc w:val="both"/>
        <w:rPr>
          <w:rFonts w:cstheme="minorHAnsi"/>
        </w:rPr>
      </w:pPr>
      <w:r w:rsidRPr="00CD47CD">
        <w:rPr>
          <w:rFonts w:cstheme="minorHAnsi"/>
          <w:smallCaps/>
        </w:rPr>
        <w:t>Non-Fee Schedule Test Report</w:t>
      </w:r>
      <w:r w:rsidRPr="00CD47CD">
        <w:rPr>
          <w:rFonts w:cstheme="minorHAnsi"/>
        </w:rPr>
        <w:t xml:space="preserve">:  </w:t>
      </w:r>
    </w:p>
    <w:p w14:paraId="65945D2A" w14:textId="77777777" w:rsidR="004F2AF2" w:rsidRPr="00CD47CD" w:rsidRDefault="004F2AF2" w:rsidP="00872B91">
      <w:pPr>
        <w:pStyle w:val="ListParagraph"/>
        <w:numPr>
          <w:ilvl w:val="2"/>
          <w:numId w:val="5"/>
        </w:numPr>
        <w:spacing w:after="0" w:line="240" w:lineRule="auto"/>
        <w:jc w:val="both"/>
        <w:rPr>
          <w:rFonts w:cstheme="minorHAnsi"/>
        </w:rPr>
      </w:pPr>
      <w:r w:rsidRPr="00CD47CD">
        <w:rPr>
          <w:rFonts w:cstheme="minorHAnsi"/>
        </w:rPr>
        <w:t xml:space="preserve">This report will itemize the tests ordered that were not on the original price schedule as well as and the cost associated with this test.    </w:t>
      </w:r>
    </w:p>
    <w:p w14:paraId="65945D2B" w14:textId="77777777" w:rsidR="004F2AF2" w:rsidRPr="00CD47CD" w:rsidRDefault="004F2AF2" w:rsidP="00872B91">
      <w:pPr>
        <w:pStyle w:val="ListParagraph"/>
        <w:numPr>
          <w:ilvl w:val="2"/>
          <w:numId w:val="5"/>
        </w:numPr>
        <w:spacing w:after="0" w:line="240" w:lineRule="auto"/>
        <w:jc w:val="both"/>
        <w:rPr>
          <w:rFonts w:cstheme="minorHAnsi"/>
        </w:rPr>
      </w:pPr>
      <w:r w:rsidRPr="00CD47CD">
        <w:rPr>
          <w:rFonts w:cstheme="minorHAnsi"/>
        </w:rPr>
        <w:t xml:space="preserve">Test name </w:t>
      </w:r>
    </w:p>
    <w:p w14:paraId="65945D2C" w14:textId="77777777" w:rsidR="004F2AF2" w:rsidRPr="00CD47CD" w:rsidRDefault="004F2AF2" w:rsidP="00872B91">
      <w:pPr>
        <w:pStyle w:val="ListParagraph"/>
        <w:numPr>
          <w:ilvl w:val="2"/>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Test code</w:t>
      </w:r>
    </w:p>
    <w:p w14:paraId="65945D2D" w14:textId="77777777" w:rsidR="004F2AF2" w:rsidRPr="00CD47CD" w:rsidRDefault="004F2AF2" w:rsidP="00872B91">
      <w:pPr>
        <w:pStyle w:val="ListParagraph"/>
        <w:numPr>
          <w:ilvl w:val="2"/>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Test cost</w:t>
      </w:r>
    </w:p>
    <w:p w14:paraId="65945D2E" w14:textId="77777777" w:rsidR="004F2AF2" w:rsidRPr="00CD47CD" w:rsidRDefault="004F2AF2" w:rsidP="00872B91">
      <w:pPr>
        <w:pStyle w:val="ListParagraph"/>
        <w:spacing w:after="0" w:line="240" w:lineRule="auto"/>
        <w:ind w:left="1440"/>
        <w:rPr>
          <w:rFonts w:cstheme="minorHAnsi"/>
        </w:rPr>
      </w:pPr>
    </w:p>
    <w:p w14:paraId="65945D2F" w14:textId="77777777" w:rsidR="004F2AF2" w:rsidRPr="00CD47CD" w:rsidRDefault="004F2AF2" w:rsidP="00872B91">
      <w:pPr>
        <w:pStyle w:val="ListParagraph"/>
        <w:numPr>
          <w:ilvl w:val="1"/>
          <w:numId w:val="5"/>
        </w:numPr>
        <w:spacing w:after="0" w:line="240" w:lineRule="auto"/>
        <w:jc w:val="both"/>
        <w:rPr>
          <w:rFonts w:cstheme="minorHAnsi"/>
        </w:rPr>
      </w:pPr>
      <w:r w:rsidRPr="00CD47CD">
        <w:rPr>
          <w:rFonts w:cstheme="minorHAnsi"/>
          <w:smallCaps/>
        </w:rPr>
        <w:t>New Test Report</w:t>
      </w:r>
      <w:r w:rsidRPr="00CD47CD">
        <w:rPr>
          <w:rFonts w:cstheme="minorHAnsi"/>
        </w:rPr>
        <w:t xml:space="preserve">: </w:t>
      </w:r>
    </w:p>
    <w:p w14:paraId="65945D30" w14:textId="77777777" w:rsidR="004F2AF2" w:rsidRPr="00CD47CD" w:rsidRDefault="004F2AF2" w:rsidP="00872B91">
      <w:pPr>
        <w:pStyle w:val="ListParagraph"/>
        <w:numPr>
          <w:ilvl w:val="2"/>
          <w:numId w:val="5"/>
        </w:numPr>
        <w:spacing w:after="0" w:line="240" w:lineRule="auto"/>
        <w:jc w:val="both"/>
        <w:rPr>
          <w:rFonts w:cstheme="minorHAnsi"/>
        </w:rPr>
      </w:pPr>
      <w:r w:rsidRPr="00CD47CD">
        <w:rPr>
          <w:rFonts w:cstheme="minorHAnsi"/>
        </w:rPr>
        <w:t>A report indicating new tests that have been added to the Contractor’s test menu.</w:t>
      </w:r>
    </w:p>
    <w:p w14:paraId="65945D31" w14:textId="77777777" w:rsidR="004F2AF2" w:rsidRPr="00CD47CD" w:rsidRDefault="004F2AF2" w:rsidP="00872B91">
      <w:pPr>
        <w:pStyle w:val="ListParagraph"/>
        <w:numPr>
          <w:ilvl w:val="2"/>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Test name</w:t>
      </w:r>
    </w:p>
    <w:p w14:paraId="65945D32" w14:textId="77777777" w:rsidR="004F2AF2" w:rsidRPr="00CD47CD" w:rsidRDefault="004F2AF2" w:rsidP="00872B91">
      <w:pPr>
        <w:pStyle w:val="ListParagraph"/>
        <w:numPr>
          <w:ilvl w:val="2"/>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Test code</w:t>
      </w:r>
    </w:p>
    <w:p w14:paraId="65945D33" w14:textId="77777777" w:rsidR="004F2AF2" w:rsidRPr="00CD47CD" w:rsidRDefault="004F2AF2" w:rsidP="00872B91">
      <w:pPr>
        <w:pStyle w:val="ListParagraph"/>
        <w:numPr>
          <w:ilvl w:val="2"/>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Test cost</w:t>
      </w:r>
    </w:p>
    <w:p w14:paraId="65945D34" w14:textId="77777777" w:rsidR="004F2AF2" w:rsidRPr="00CD47CD" w:rsidRDefault="004F2AF2" w:rsidP="00872B91">
      <w:pPr>
        <w:pStyle w:val="ListParagraph"/>
        <w:numPr>
          <w:ilvl w:val="2"/>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Specimen collection, storage, and stability</w:t>
      </w:r>
    </w:p>
    <w:p w14:paraId="65945D35" w14:textId="77777777" w:rsidR="004F2AF2" w:rsidRPr="00CD47CD" w:rsidRDefault="004F2AF2" w:rsidP="00872B91">
      <w:pPr>
        <w:pStyle w:val="ListParagraph"/>
        <w:numPr>
          <w:ilvl w:val="2"/>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Transportation requirements</w:t>
      </w:r>
    </w:p>
    <w:p w14:paraId="65945D36" w14:textId="77777777" w:rsidR="004F2AF2" w:rsidRPr="00CD47CD" w:rsidRDefault="004F2AF2" w:rsidP="00872B91">
      <w:pPr>
        <w:pStyle w:val="ListParagraph"/>
        <w:numPr>
          <w:ilvl w:val="2"/>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Reflexed test information, if applicable</w:t>
      </w:r>
    </w:p>
    <w:p w14:paraId="65945D37" w14:textId="77777777" w:rsidR="004F2AF2" w:rsidRPr="00CD47CD" w:rsidRDefault="004F2AF2" w:rsidP="00872B91">
      <w:pPr>
        <w:pStyle w:val="ListParagraph"/>
        <w:numPr>
          <w:ilvl w:val="2"/>
          <w:numId w:val="5"/>
        </w:numPr>
        <w:spacing w:after="0" w:line="240" w:lineRule="auto"/>
        <w:jc w:val="both"/>
        <w:rPr>
          <w:rStyle w:val="A2"/>
          <w:rFonts w:cstheme="minorHAnsi"/>
          <w:color w:val="auto"/>
          <w:sz w:val="22"/>
          <w:szCs w:val="22"/>
        </w:rPr>
      </w:pPr>
      <w:r w:rsidRPr="00CD47CD">
        <w:rPr>
          <w:rStyle w:val="A2"/>
          <w:rFonts w:cstheme="minorHAnsi"/>
          <w:color w:val="auto"/>
          <w:sz w:val="22"/>
          <w:szCs w:val="22"/>
        </w:rPr>
        <w:t>Cost of reflex testing, if applicable</w:t>
      </w:r>
    </w:p>
    <w:p w14:paraId="65945D38" w14:textId="77777777" w:rsidR="004F2AF2" w:rsidRPr="00CD47CD" w:rsidRDefault="004F2AF2" w:rsidP="00872B91">
      <w:pPr>
        <w:pStyle w:val="ListParagraph"/>
        <w:spacing w:after="0" w:line="240" w:lineRule="auto"/>
        <w:ind w:left="1440"/>
        <w:rPr>
          <w:rStyle w:val="A2"/>
          <w:rFonts w:cstheme="minorHAnsi"/>
          <w:color w:val="auto"/>
        </w:rPr>
      </w:pPr>
    </w:p>
    <w:p w14:paraId="65945D39" w14:textId="77777777" w:rsidR="004F2AF2" w:rsidRPr="00CD47CD" w:rsidRDefault="004F2AF2" w:rsidP="00872B91">
      <w:pPr>
        <w:pStyle w:val="Heading2"/>
        <w:numPr>
          <w:ilvl w:val="0"/>
          <w:numId w:val="5"/>
        </w:numPr>
        <w:spacing w:before="0" w:after="0" w:line="240" w:lineRule="auto"/>
        <w:rPr>
          <w:rFonts w:asciiTheme="minorHAnsi" w:hAnsiTheme="minorHAnsi" w:cstheme="minorHAnsi"/>
          <w:smallCaps/>
          <w:sz w:val="22"/>
          <w:szCs w:val="22"/>
        </w:rPr>
      </w:pPr>
      <w:bookmarkStart w:id="18" w:name="_Toc201052581"/>
      <w:r w:rsidRPr="00CD47CD">
        <w:rPr>
          <w:rFonts w:asciiTheme="minorHAnsi" w:hAnsiTheme="minorHAnsi" w:cstheme="minorHAnsi"/>
          <w:smallCaps/>
          <w:sz w:val="22"/>
          <w:szCs w:val="22"/>
        </w:rPr>
        <w:t>Business Review Report:</w:t>
      </w:r>
      <w:bookmarkEnd w:id="18"/>
      <w:r w:rsidRPr="00CD47CD">
        <w:rPr>
          <w:rFonts w:asciiTheme="minorHAnsi" w:hAnsiTheme="minorHAnsi" w:cstheme="minorHAnsi"/>
          <w:smallCaps/>
          <w:sz w:val="22"/>
          <w:szCs w:val="22"/>
        </w:rPr>
        <w:t xml:space="preserve"> </w:t>
      </w:r>
    </w:p>
    <w:p w14:paraId="65945D3A" w14:textId="77777777" w:rsidR="004F2AF2" w:rsidRPr="00CD47CD" w:rsidRDefault="004F2AF2" w:rsidP="00872B91">
      <w:pPr>
        <w:pStyle w:val="ListParagraph"/>
        <w:numPr>
          <w:ilvl w:val="1"/>
          <w:numId w:val="6"/>
        </w:numPr>
        <w:spacing w:after="0" w:line="240" w:lineRule="auto"/>
        <w:jc w:val="both"/>
        <w:rPr>
          <w:rFonts w:cstheme="minorHAnsi"/>
        </w:rPr>
      </w:pPr>
      <w:r w:rsidRPr="00CD47CD">
        <w:rPr>
          <w:rFonts w:cstheme="minorHAnsi"/>
          <w:smallCaps/>
          <w:spacing w:val="-2"/>
        </w:rPr>
        <w:t xml:space="preserve">  Business Review</w:t>
      </w:r>
    </w:p>
    <w:p w14:paraId="65945D3B" w14:textId="77777777" w:rsidR="004F2AF2" w:rsidRPr="00CD47CD" w:rsidRDefault="004F2AF2" w:rsidP="00872B91">
      <w:pPr>
        <w:pStyle w:val="ListParagraph"/>
        <w:numPr>
          <w:ilvl w:val="2"/>
          <w:numId w:val="6"/>
        </w:numPr>
        <w:spacing w:after="0" w:line="240" w:lineRule="auto"/>
        <w:jc w:val="both"/>
        <w:rPr>
          <w:rFonts w:cstheme="minorHAnsi"/>
        </w:rPr>
      </w:pPr>
      <w:r w:rsidRPr="00CD47CD">
        <w:rPr>
          <w:rFonts w:cstheme="minorHAnsi"/>
          <w:smallCaps/>
          <w:spacing w:val="-2"/>
        </w:rPr>
        <w:t>A</w:t>
      </w:r>
      <w:r w:rsidRPr="00CD47CD">
        <w:rPr>
          <w:rFonts w:cstheme="minorHAnsi"/>
        </w:rPr>
        <w:t xml:space="preserve"> bi-annual business review</w:t>
      </w:r>
      <w:r w:rsidRPr="00CD47CD">
        <w:rPr>
          <w:rFonts w:cstheme="minorHAnsi"/>
          <w:smallCaps/>
          <w:spacing w:val="-1"/>
        </w:rPr>
        <w:t xml:space="preserve"> </w:t>
      </w:r>
      <w:r w:rsidRPr="00CD47CD">
        <w:rPr>
          <w:rFonts w:cstheme="minorHAnsi"/>
          <w:spacing w:val="-1"/>
        </w:rPr>
        <w:t xml:space="preserve">shall be provided in downloadable MS Excel format. Each healthcare system shall receive a facility specific report and VISN22 Leadership shall receive a single cumulative document to include all VISN22 healthcare system. </w:t>
      </w:r>
    </w:p>
    <w:p w14:paraId="65945D3C" w14:textId="77777777" w:rsidR="004F2AF2" w:rsidRPr="00CD47CD" w:rsidRDefault="004F2AF2" w:rsidP="00872B91">
      <w:pPr>
        <w:pStyle w:val="ListParagraph"/>
        <w:spacing w:after="0" w:line="240" w:lineRule="auto"/>
        <w:jc w:val="both"/>
        <w:rPr>
          <w:rFonts w:cstheme="minorHAnsi"/>
          <w:spacing w:val="-1"/>
        </w:rPr>
      </w:pPr>
    </w:p>
    <w:p w14:paraId="65945D3D" w14:textId="77777777" w:rsidR="004F2AF2" w:rsidRPr="00CD47CD" w:rsidRDefault="004F2AF2" w:rsidP="00872B91">
      <w:pPr>
        <w:pStyle w:val="ListParagraph"/>
        <w:numPr>
          <w:ilvl w:val="2"/>
          <w:numId w:val="6"/>
        </w:numPr>
        <w:spacing w:after="0" w:line="240" w:lineRule="auto"/>
        <w:jc w:val="both"/>
        <w:rPr>
          <w:rFonts w:cstheme="minorHAnsi"/>
        </w:rPr>
      </w:pPr>
      <w:r w:rsidRPr="00CD47CD">
        <w:rPr>
          <w:rFonts w:cstheme="minorHAnsi"/>
          <w:spacing w:val="-1"/>
        </w:rPr>
        <w:t xml:space="preserve"> In the Business Review Report, the Contractor shall</w:t>
      </w:r>
      <w:r w:rsidRPr="00CD47CD">
        <w:rPr>
          <w:rFonts w:cstheme="minorHAnsi"/>
        </w:rPr>
        <w:t xml:space="preserve"> provide actionable recommendations for improvement along with the following information:</w:t>
      </w:r>
    </w:p>
    <w:p w14:paraId="65945D3E" w14:textId="77777777" w:rsidR="004F2AF2" w:rsidRPr="00CD47CD" w:rsidRDefault="004F2AF2" w:rsidP="00872B91">
      <w:pPr>
        <w:pStyle w:val="ListParagraph"/>
        <w:spacing w:after="0" w:line="240" w:lineRule="auto"/>
        <w:jc w:val="both"/>
        <w:rPr>
          <w:rFonts w:cstheme="minorHAnsi"/>
        </w:rPr>
      </w:pPr>
    </w:p>
    <w:p w14:paraId="65945D3F" w14:textId="77777777" w:rsidR="004F2AF2" w:rsidRPr="00CD47CD" w:rsidRDefault="004F2AF2" w:rsidP="00872B91">
      <w:pPr>
        <w:pStyle w:val="ListParagraph"/>
        <w:numPr>
          <w:ilvl w:val="1"/>
          <w:numId w:val="7"/>
        </w:numPr>
        <w:spacing w:after="0" w:line="240" w:lineRule="auto"/>
        <w:ind w:left="1440"/>
        <w:rPr>
          <w:rStyle w:val="A2"/>
          <w:rFonts w:cstheme="minorHAnsi"/>
          <w:color w:val="auto"/>
          <w:sz w:val="22"/>
          <w:szCs w:val="22"/>
        </w:rPr>
      </w:pPr>
      <w:r w:rsidRPr="00CD47CD">
        <w:rPr>
          <w:rStyle w:val="A2"/>
          <w:rFonts w:cstheme="minorHAnsi"/>
          <w:color w:val="auto"/>
          <w:sz w:val="22"/>
          <w:szCs w:val="22"/>
        </w:rPr>
        <w:t>Test ordering trends</w:t>
      </w:r>
    </w:p>
    <w:p w14:paraId="65945D40" w14:textId="77777777" w:rsidR="004F2AF2" w:rsidRPr="00CD47CD" w:rsidRDefault="004F2AF2" w:rsidP="00872B91">
      <w:pPr>
        <w:pStyle w:val="ListParagraph"/>
        <w:numPr>
          <w:ilvl w:val="1"/>
          <w:numId w:val="7"/>
        </w:numPr>
        <w:spacing w:after="0" w:line="240" w:lineRule="auto"/>
        <w:ind w:left="1440"/>
        <w:rPr>
          <w:rStyle w:val="A2"/>
          <w:rFonts w:cstheme="minorHAnsi"/>
          <w:color w:val="auto"/>
          <w:sz w:val="22"/>
          <w:szCs w:val="22"/>
        </w:rPr>
      </w:pPr>
      <w:r w:rsidRPr="00CD47CD">
        <w:rPr>
          <w:rStyle w:val="A2"/>
          <w:rFonts w:cstheme="minorHAnsi"/>
          <w:color w:val="auto"/>
          <w:sz w:val="22"/>
          <w:szCs w:val="22"/>
        </w:rPr>
        <w:t>TAT overview</w:t>
      </w:r>
    </w:p>
    <w:p w14:paraId="65945D41" w14:textId="77777777" w:rsidR="004F2AF2" w:rsidRPr="00CD47CD" w:rsidRDefault="004F2AF2" w:rsidP="00872B91">
      <w:pPr>
        <w:pStyle w:val="ListParagraph"/>
        <w:numPr>
          <w:ilvl w:val="1"/>
          <w:numId w:val="7"/>
        </w:numPr>
        <w:spacing w:after="0" w:line="240" w:lineRule="auto"/>
        <w:ind w:left="1440"/>
        <w:rPr>
          <w:rStyle w:val="A2"/>
          <w:rFonts w:cstheme="minorHAnsi"/>
          <w:color w:val="auto"/>
          <w:sz w:val="22"/>
          <w:szCs w:val="22"/>
        </w:rPr>
      </w:pPr>
      <w:r w:rsidRPr="00CD47CD">
        <w:rPr>
          <w:rStyle w:val="A2"/>
          <w:rFonts w:cstheme="minorHAnsi"/>
          <w:color w:val="auto"/>
          <w:sz w:val="22"/>
          <w:szCs w:val="22"/>
        </w:rPr>
        <w:t>Exception overview</w:t>
      </w:r>
    </w:p>
    <w:p w14:paraId="65945D42" w14:textId="77777777" w:rsidR="004F2AF2" w:rsidRPr="00CD47CD" w:rsidRDefault="004F2AF2" w:rsidP="00872B91">
      <w:pPr>
        <w:pStyle w:val="ListParagraph"/>
        <w:numPr>
          <w:ilvl w:val="1"/>
          <w:numId w:val="7"/>
        </w:numPr>
        <w:spacing w:after="0" w:line="240" w:lineRule="auto"/>
        <w:ind w:left="1440"/>
        <w:rPr>
          <w:rStyle w:val="A2"/>
          <w:rFonts w:cstheme="minorHAnsi"/>
          <w:color w:val="auto"/>
          <w:sz w:val="22"/>
          <w:szCs w:val="22"/>
        </w:rPr>
      </w:pPr>
      <w:r w:rsidRPr="00CD47CD">
        <w:rPr>
          <w:rStyle w:val="A2"/>
          <w:rFonts w:cstheme="minorHAnsi"/>
          <w:color w:val="auto"/>
          <w:sz w:val="22"/>
          <w:szCs w:val="22"/>
        </w:rPr>
        <w:t>Number of support calls</w:t>
      </w:r>
    </w:p>
    <w:p w14:paraId="65945D43" w14:textId="77777777" w:rsidR="004F2AF2" w:rsidRPr="00CD47CD" w:rsidRDefault="004F2AF2" w:rsidP="00872B91">
      <w:pPr>
        <w:pStyle w:val="ListParagraph"/>
        <w:numPr>
          <w:ilvl w:val="1"/>
          <w:numId w:val="7"/>
        </w:numPr>
        <w:spacing w:after="0" w:line="240" w:lineRule="auto"/>
        <w:ind w:left="1440"/>
        <w:rPr>
          <w:rStyle w:val="A2"/>
          <w:rFonts w:cstheme="minorHAnsi"/>
          <w:color w:val="auto"/>
          <w:sz w:val="22"/>
          <w:szCs w:val="22"/>
        </w:rPr>
      </w:pPr>
      <w:r w:rsidRPr="00CD47CD">
        <w:rPr>
          <w:rStyle w:val="A2"/>
          <w:rFonts w:cstheme="minorHAnsi"/>
          <w:color w:val="auto"/>
          <w:sz w:val="22"/>
          <w:szCs w:val="22"/>
        </w:rPr>
        <w:t>Per facility, a test utilization comparison from the previous Business Review Report</w:t>
      </w:r>
    </w:p>
    <w:p w14:paraId="65945D44" w14:textId="77777777" w:rsidR="004F2AF2" w:rsidRPr="00CD47CD" w:rsidRDefault="004F2AF2" w:rsidP="00872B91">
      <w:pPr>
        <w:pStyle w:val="ListParagraph"/>
        <w:numPr>
          <w:ilvl w:val="1"/>
          <w:numId w:val="7"/>
        </w:numPr>
        <w:spacing w:after="0" w:line="240" w:lineRule="auto"/>
        <w:ind w:left="1440"/>
        <w:rPr>
          <w:rStyle w:val="A2"/>
          <w:rFonts w:cstheme="minorHAnsi"/>
          <w:color w:val="auto"/>
          <w:sz w:val="22"/>
          <w:szCs w:val="22"/>
        </w:rPr>
      </w:pPr>
      <w:r w:rsidRPr="00CD47CD">
        <w:rPr>
          <w:rStyle w:val="A2"/>
          <w:rFonts w:cstheme="minorHAnsi"/>
          <w:color w:val="auto"/>
          <w:sz w:val="22"/>
          <w:szCs w:val="22"/>
        </w:rPr>
        <w:t>List of test code changes</w:t>
      </w:r>
    </w:p>
    <w:p w14:paraId="65945D45" w14:textId="77777777" w:rsidR="004F2AF2" w:rsidRPr="00CD47CD" w:rsidRDefault="004F2AF2" w:rsidP="00872B91">
      <w:pPr>
        <w:pStyle w:val="ListParagraph"/>
        <w:numPr>
          <w:ilvl w:val="1"/>
          <w:numId w:val="7"/>
        </w:numPr>
        <w:spacing w:after="0" w:line="240" w:lineRule="auto"/>
        <w:ind w:left="1440"/>
        <w:rPr>
          <w:rStyle w:val="A2"/>
          <w:rFonts w:cstheme="minorHAnsi"/>
          <w:color w:val="auto"/>
          <w:sz w:val="22"/>
          <w:szCs w:val="22"/>
        </w:rPr>
      </w:pPr>
      <w:r w:rsidRPr="00CD47CD">
        <w:rPr>
          <w:rStyle w:val="A2"/>
          <w:rFonts w:cstheme="minorHAnsi"/>
          <w:color w:val="auto"/>
          <w:sz w:val="22"/>
          <w:szCs w:val="22"/>
        </w:rPr>
        <w:t>Per site, list of tests ordered not listed on test menu and cost associated with those tests</w:t>
      </w:r>
    </w:p>
    <w:p w14:paraId="65945D46" w14:textId="77777777" w:rsidR="004F2AF2" w:rsidRPr="00CD47CD" w:rsidRDefault="004F2AF2" w:rsidP="00872B91">
      <w:pPr>
        <w:pStyle w:val="ListParagraph"/>
        <w:numPr>
          <w:ilvl w:val="1"/>
          <w:numId w:val="7"/>
        </w:numPr>
        <w:spacing w:after="0" w:line="240" w:lineRule="auto"/>
        <w:ind w:left="1440"/>
        <w:rPr>
          <w:rStyle w:val="A2"/>
          <w:rFonts w:cstheme="minorHAnsi"/>
          <w:color w:val="auto"/>
          <w:sz w:val="22"/>
          <w:szCs w:val="22"/>
        </w:rPr>
      </w:pPr>
      <w:r w:rsidRPr="00CD47CD">
        <w:rPr>
          <w:rStyle w:val="A2"/>
          <w:rFonts w:cstheme="minorHAnsi"/>
          <w:color w:val="auto"/>
          <w:sz w:val="22"/>
          <w:szCs w:val="22"/>
        </w:rPr>
        <w:t xml:space="preserve">Per site, listing of reflex testing and cost associated </w:t>
      </w:r>
    </w:p>
    <w:p w14:paraId="65945D47" w14:textId="77777777" w:rsidR="004F2AF2" w:rsidRPr="00CD47CD" w:rsidRDefault="004F2AF2" w:rsidP="00872B91">
      <w:pPr>
        <w:pStyle w:val="ListParagraph"/>
        <w:numPr>
          <w:ilvl w:val="1"/>
          <w:numId w:val="7"/>
        </w:numPr>
        <w:spacing w:after="0" w:line="240" w:lineRule="auto"/>
        <w:ind w:left="1440"/>
        <w:rPr>
          <w:rStyle w:val="A2"/>
          <w:rFonts w:cstheme="minorHAnsi"/>
          <w:color w:val="auto"/>
          <w:sz w:val="22"/>
          <w:szCs w:val="22"/>
        </w:rPr>
      </w:pPr>
      <w:r w:rsidRPr="00CD47CD">
        <w:rPr>
          <w:rStyle w:val="A2"/>
          <w:rFonts w:cstheme="minorHAnsi"/>
          <w:color w:val="auto"/>
          <w:sz w:val="22"/>
          <w:szCs w:val="22"/>
        </w:rPr>
        <w:t>Test cancellation due to specimen integrity</w:t>
      </w:r>
    </w:p>
    <w:p w14:paraId="65945D48" w14:textId="77777777" w:rsidR="004F2AF2" w:rsidRPr="00CD47CD" w:rsidRDefault="004F2AF2" w:rsidP="00872B91">
      <w:pPr>
        <w:pStyle w:val="ListParagraph"/>
        <w:spacing w:after="0" w:line="240" w:lineRule="auto"/>
        <w:jc w:val="both"/>
        <w:rPr>
          <w:rFonts w:cstheme="minorHAnsi"/>
          <w:b/>
          <w:smallCaps/>
          <w:spacing w:val="-2"/>
        </w:rPr>
      </w:pPr>
    </w:p>
    <w:p w14:paraId="65945D49" w14:textId="77777777" w:rsidR="004F2AF2" w:rsidRPr="00CD47CD" w:rsidRDefault="004F2AF2" w:rsidP="00872B91">
      <w:pPr>
        <w:pStyle w:val="Heading2"/>
        <w:numPr>
          <w:ilvl w:val="0"/>
          <w:numId w:val="8"/>
        </w:numPr>
        <w:spacing w:before="0" w:after="0" w:line="240" w:lineRule="auto"/>
        <w:rPr>
          <w:rFonts w:asciiTheme="minorHAnsi" w:eastAsiaTheme="minorEastAsia" w:hAnsiTheme="minorHAnsi" w:cstheme="minorHAnsi"/>
          <w:sz w:val="22"/>
          <w:szCs w:val="22"/>
        </w:rPr>
      </w:pPr>
      <w:bookmarkStart w:id="19" w:name="_Toc507504140"/>
      <w:bookmarkStart w:id="20" w:name="_Toc201052582"/>
      <w:r w:rsidRPr="00CD47CD">
        <w:rPr>
          <w:rFonts w:asciiTheme="minorHAnsi" w:eastAsiaTheme="minorEastAsia" w:hAnsiTheme="minorHAnsi" w:cstheme="minorHAnsi"/>
          <w:smallCaps/>
          <w:sz w:val="22"/>
          <w:szCs w:val="22"/>
        </w:rPr>
        <w:t>Transportation services for reference testing specimens</w:t>
      </w:r>
      <w:bookmarkEnd w:id="19"/>
      <w:bookmarkEnd w:id="20"/>
      <w:r w:rsidRPr="00CD47CD">
        <w:rPr>
          <w:rFonts w:asciiTheme="minorHAnsi" w:eastAsiaTheme="minorEastAsia" w:hAnsiTheme="minorHAnsi" w:cstheme="minorHAnsi"/>
          <w:sz w:val="22"/>
          <w:szCs w:val="22"/>
        </w:rPr>
        <w:t xml:space="preserve"> </w:t>
      </w:r>
    </w:p>
    <w:p w14:paraId="65945D4A" w14:textId="77777777" w:rsidR="004F2AF2" w:rsidRPr="00CD47CD" w:rsidRDefault="004F2AF2" w:rsidP="00872B91">
      <w:pPr>
        <w:pStyle w:val="ListParagraph"/>
        <w:numPr>
          <w:ilvl w:val="1"/>
          <w:numId w:val="8"/>
        </w:numPr>
        <w:spacing w:after="0" w:line="240" w:lineRule="auto"/>
        <w:jc w:val="both"/>
        <w:rPr>
          <w:rFonts w:eastAsiaTheme="minorHAnsi" w:cstheme="minorHAnsi"/>
          <w:smallCaps/>
        </w:rPr>
      </w:pPr>
      <w:r w:rsidRPr="00CD47CD">
        <w:rPr>
          <w:rFonts w:eastAsiaTheme="minorHAnsi" w:cstheme="minorHAnsi"/>
          <w:smallCaps/>
        </w:rPr>
        <w:t xml:space="preserve"> General</w:t>
      </w:r>
    </w:p>
    <w:p w14:paraId="65945D4B" w14:textId="77777777" w:rsidR="004F2AF2" w:rsidRPr="00CD47CD" w:rsidRDefault="004F2AF2" w:rsidP="00872B91">
      <w:pPr>
        <w:spacing w:after="0" w:line="240" w:lineRule="auto"/>
        <w:ind w:left="720"/>
        <w:jc w:val="both"/>
        <w:rPr>
          <w:rFonts w:eastAsiaTheme="minorHAnsi" w:cstheme="minorHAnsi"/>
          <w:b/>
        </w:rPr>
      </w:pPr>
      <w:r w:rsidRPr="00CD47CD">
        <w:rPr>
          <w:rFonts w:eastAsiaTheme="minorHAnsi" w:cstheme="minorHAnsi"/>
        </w:rPr>
        <w:t xml:space="preserve">The Contractor shall provide courier services for all VISN 22 facilities. </w:t>
      </w:r>
    </w:p>
    <w:p w14:paraId="65945D4C" w14:textId="77777777" w:rsidR="004F2AF2" w:rsidRPr="00CD47CD" w:rsidRDefault="004F2AF2" w:rsidP="00872B91">
      <w:pPr>
        <w:pStyle w:val="ListParagraph"/>
        <w:numPr>
          <w:ilvl w:val="2"/>
          <w:numId w:val="8"/>
        </w:numPr>
        <w:spacing w:after="0" w:line="240" w:lineRule="auto"/>
        <w:jc w:val="both"/>
        <w:rPr>
          <w:rFonts w:eastAsiaTheme="minorHAnsi" w:cstheme="minorHAnsi"/>
          <w:b/>
        </w:rPr>
      </w:pPr>
      <w:r w:rsidRPr="00CD47CD">
        <w:rPr>
          <w:rFonts w:eastAsiaTheme="minorHAnsi" w:cstheme="minorHAnsi"/>
        </w:rPr>
        <w:t>The Contractor must provide specimen pickup and transport services with clearly defined special handling procedures.</w:t>
      </w:r>
    </w:p>
    <w:p w14:paraId="65945D4D" w14:textId="77777777" w:rsidR="004F2AF2" w:rsidRPr="00CD47CD" w:rsidRDefault="004F2AF2" w:rsidP="00872B91">
      <w:pPr>
        <w:pStyle w:val="ListParagraph"/>
        <w:numPr>
          <w:ilvl w:val="2"/>
          <w:numId w:val="8"/>
        </w:numPr>
        <w:spacing w:after="0" w:line="240" w:lineRule="auto"/>
        <w:jc w:val="both"/>
        <w:rPr>
          <w:rFonts w:eastAsiaTheme="minorHAnsi" w:cstheme="minorHAnsi"/>
          <w:b/>
        </w:rPr>
      </w:pPr>
      <w:r w:rsidRPr="00CD47CD">
        <w:rPr>
          <w:rFonts w:eastAsiaTheme="minorHAnsi" w:cstheme="minorHAnsi"/>
        </w:rPr>
        <w:t>All requirements and provisions defined in the specifications of this solicitation shall apply to any entity, i.e. branch, division, sub-contractor, etc. performing courier services on behalf of the Contractor.</w:t>
      </w:r>
    </w:p>
    <w:p w14:paraId="65945D4E" w14:textId="77777777" w:rsidR="004F2AF2" w:rsidRPr="00CD47CD" w:rsidRDefault="004F2AF2" w:rsidP="00872B91">
      <w:pPr>
        <w:pStyle w:val="ListParagraph"/>
        <w:numPr>
          <w:ilvl w:val="2"/>
          <w:numId w:val="8"/>
        </w:numPr>
        <w:spacing w:after="0" w:line="240" w:lineRule="auto"/>
        <w:jc w:val="both"/>
        <w:rPr>
          <w:rFonts w:eastAsiaTheme="minorHAnsi" w:cstheme="minorHAnsi"/>
          <w:b/>
        </w:rPr>
      </w:pPr>
      <w:r w:rsidRPr="00CD47CD">
        <w:rPr>
          <w:rFonts w:eastAsiaTheme="minorHAnsi" w:cstheme="minorHAnsi"/>
        </w:rPr>
        <w:t>Courier transportation time is inclusive to the required TAT of test result.</w:t>
      </w:r>
    </w:p>
    <w:p w14:paraId="65945D4F" w14:textId="77777777" w:rsidR="004F2AF2" w:rsidRPr="00CD47CD" w:rsidRDefault="004F2AF2" w:rsidP="00872B91">
      <w:pPr>
        <w:pStyle w:val="ListParagraph"/>
        <w:numPr>
          <w:ilvl w:val="2"/>
          <w:numId w:val="8"/>
        </w:numPr>
        <w:spacing w:after="0" w:line="240" w:lineRule="auto"/>
        <w:jc w:val="both"/>
        <w:rPr>
          <w:rFonts w:eastAsiaTheme="minorHAnsi" w:cstheme="minorHAnsi"/>
          <w:b/>
        </w:rPr>
      </w:pPr>
      <w:r w:rsidRPr="00CD47CD">
        <w:rPr>
          <w:rFonts w:eastAsiaTheme="minorHAnsi" w:cstheme="minorHAnsi"/>
        </w:rPr>
        <w:t>All report data exported and submitted to the facility shall by HIPAA compliant.</w:t>
      </w:r>
    </w:p>
    <w:p w14:paraId="65945D50" w14:textId="77777777" w:rsidR="004F2AF2" w:rsidRPr="00CD47CD" w:rsidRDefault="004F2AF2" w:rsidP="00872B91">
      <w:pPr>
        <w:pStyle w:val="ListParagraph"/>
        <w:spacing w:after="0" w:line="240" w:lineRule="auto"/>
        <w:ind w:left="1080"/>
        <w:jc w:val="both"/>
        <w:rPr>
          <w:rFonts w:eastAsiaTheme="minorHAnsi" w:cstheme="minorHAnsi"/>
          <w:b/>
        </w:rPr>
      </w:pPr>
    </w:p>
    <w:p w14:paraId="65945D51" w14:textId="77777777" w:rsidR="004F2AF2" w:rsidRPr="00CD47CD" w:rsidRDefault="004F2AF2" w:rsidP="00872B91">
      <w:pPr>
        <w:pStyle w:val="ListParagraph"/>
        <w:numPr>
          <w:ilvl w:val="1"/>
          <w:numId w:val="8"/>
        </w:numPr>
        <w:spacing w:after="0" w:line="240" w:lineRule="auto"/>
        <w:jc w:val="both"/>
        <w:rPr>
          <w:rFonts w:eastAsiaTheme="minorHAnsi" w:cstheme="minorHAnsi"/>
          <w:smallCaps/>
        </w:rPr>
      </w:pPr>
      <w:r w:rsidRPr="00CD47CD">
        <w:rPr>
          <w:rFonts w:eastAsiaTheme="minorHAnsi" w:cstheme="minorHAnsi"/>
          <w:smallCaps/>
        </w:rPr>
        <w:t xml:space="preserve"> Description of Services</w:t>
      </w:r>
    </w:p>
    <w:p w14:paraId="65945D52" w14:textId="77777777" w:rsidR="004F2AF2" w:rsidRPr="00CD47CD" w:rsidRDefault="004F2AF2" w:rsidP="00872B91">
      <w:pPr>
        <w:pStyle w:val="ListParagraph"/>
        <w:numPr>
          <w:ilvl w:val="2"/>
          <w:numId w:val="8"/>
        </w:numPr>
        <w:spacing w:after="0" w:line="240" w:lineRule="auto"/>
        <w:jc w:val="both"/>
        <w:rPr>
          <w:rFonts w:eastAsiaTheme="minorHAnsi" w:cstheme="minorHAnsi"/>
        </w:rPr>
      </w:pPr>
      <w:r w:rsidRPr="00CD47CD">
        <w:rPr>
          <w:rFonts w:eastAsiaTheme="minorHAnsi" w:cstheme="minorHAnsi"/>
        </w:rPr>
        <w:t xml:space="preserve">  Transported items shall be primarily biological substances (patient specimens). These items are classified as Hazard Materials Class 6, Division 6.2 and are defined in 49 CFR Part 173.134 as those materials that contain or could contain etiologic agents.  The Contractor shall transport microbiology cultures, stocks and regulated medical waste that are also in Division 6.2.  Other incidental items (not included in Division 6.2) that may be transported include laboratory testing reagents (of limited size and quantity), patient reports or other paperwork.  </w:t>
      </w:r>
    </w:p>
    <w:p w14:paraId="65945D53" w14:textId="77777777" w:rsidR="004F2AF2" w:rsidRPr="00CD47CD" w:rsidRDefault="004F2AF2" w:rsidP="00872B91">
      <w:pPr>
        <w:pStyle w:val="ListParagraph"/>
        <w:numPr>
          <w:ilvl w:val="2"/>
          <w:numId w:val="8"/>
        </w:numPr>
        <w:spacing w:after="0" w:line="240" w:lineRule="auto"/>
        <w:jc w:val="both"/>
        <w:rPr>
          <w:rFonts w:eastAsiaTheme="minorHAnsi" w:cstheme="minorHAnsi"/>
        </w:rPr>
      </w:pPr>
      <w:r w:rsidRPr="00CD47CD">
        <w:rPr>
          <w:rFonts w:eastAsiaTheme="minorHAnsi" w:cstheme="minorHAnsi"/>
        </w:rPr>
        <w:t>VISN 22 facilities shall be responsible for the processing of biological substances in preparation for transportation.  Each VISN 22 facility will provide a shipping manifest minimally detailing the dates and times of receipt and delivery of specimen and the number of specimens transported by temperature category.</w:t>
      </w:r>
    </w:p>
    <w:p w14:paraId="65945D54" w14:textId="77777777" w:rsidR="004F2AF2" w:rsidRPr="00CD47CD" w:rsidRDefault="004F2AF2" w:rsidP="00872B91">
      <w:pPr>
        <w:pStyle w:val="ListParagraph"/>
        <w:numPr>
          <w:ilvl w:val="2"/>
          <w:numId w:val="8"/>
        </w:numPr>
        <w:spacing w:after="0" w:line="240" w:lineRule="auto"/>
        <w:jc w:val="both"/>
        <w:rPr>
          <w:rFonts w:eastAsiaTheme="minorHAnsi" w:cstheme="minorHAnsi"/>
        </w:rPr>
      </w:pPr>
      <w:r w:rsidRPr="00CD47CD">
        <w:rPr>
          <w:rFonts w:eastAsiaTheme="minorHAnsi" w:cstheme="minorHAnsi"/>
        </w:rPr>
        <w:t xml:space="preserve">Contractor shall provide point to point specimen tracking and specimen reconciliation for each individual specimen, such as, barcoding or any other pre-approve method. </w:t>
      </w:r>
    </w:p>
    <w:p w14:paraId="65945D55" w14:textId="77777777" w:rsidR="004F2AF2" w:rsidRPr="00CD47CD" w:rsidRDefault="004F2AF2" w:rsidP="00872B91">
      <w:pPr>
        <w:pStyle w:val="ListParagraph"/>
        <w:spacing w:after="0" w:line="240" w:lineRule="auto"/>
        <w:ind w:left="1620"/>
        <w:jc w:val="both"/>
        <w:rPr>
          <w:rFonts w:eastAsiaTheme="minorHAnsi" w:cstheme="minorHAnsi"/>
        </w:rPr>
      </w:pPr>
    </w:p>
    <w:p w14:paraId="65945D56" w14:textId="77777777" w:rsidR="004F2AF2" w:rsidRPr="00CD47CD" w:rsidRDefault="004F2AF2" w:rsidP="00872B91">
      <w:pPr>
        <w:pStyle w:val="ListParagraph"/>
        <w:numPr>
          <w:ilvl w:val="1"/>
          <w:numId w:val="8"/>
        </w:numPr>
        <w:spacing w:after="0" w:line="240" w:lineRule="auto"/>
        <w:jc w:val="both"/>
        <w:rPr>
          <w:rFonts w:eastAsiaTheme="minorHAnsi" w:cstheme="minorHAnsi"/>
          <w:smallCaps/>
        </w:rPr>
      </w:pPr>
      <w:r w:rsidRPr="00CD47CD">
        <w:rPr>
          <w:rFonts w:eastAsiaTheme="minorHAnsi" w:cstheme="minorHAnsi"/>
          <w:smallCaps/>
        </w:rPr>
        <w:t xml:space="preserve"> Requirements</w:t>
      </w:r>
    </w:p>
    <w:p w14:paraId="65945D57" w14:textId="77777777" w:rsidR="004F2AF2" w:rsidRPr="00CD47CD" w:rsidRDefault="004F2AF2" w:rsidP="00872B91">
      <w:pPr>
        <w:pStyle w:val="ListParagraph"/>
        <w:numPr>
          <w:ilvl w:val="2"/>
          <w:numId w:val="8"/>
        </w:numPr>
        <w:spacing w:after="0" w:line="240" w:lineRule="auto"/>
        <w:jc w:val="both"/>
        <w:rPr>
          <w:rFonts w:eastAsiaTheme="minorHAnsi" w:cstheme="minorHAnsi"/>
        </w:rPr>
      </w:pPr>
      <w:r w:rsidRPr="00CD47CD">
        <w:rPr>
          <w:rFonts w:eastAsiaTheme="minorHAnsi" w:cstheme="minorHAnsi"/>
        </w:rPr>
        <w:t>The Contractor shall provide safe transport of all biological substances.  This must include the proper receipt, distribution, storage and security of patient specimens in accordance with all federal regulations governing the safe transport of these materials including the following, which are incorporated herein by reference:</w:t>
      </w:r>
    </w:p>
    <w:p w14:paraId="65945D58" w14:textId="77777777" w:rsidR="004F2AF2" w:rsidRPr="00CD47CD" w:rsidRDefault="004F2AF2" w:rsidP="00872B91">
      <w:pPr>
        <w:pStyle w:val="ListParagraph"/>
        <w:numPr>
          <w:ilvl w:val="4"/>
          <w:numId w:val="8"/>
        </w:numPr>
        <w:spacing w:after="0" w:line="240" w:lineRule="auto"/>
        <w:ind w:left="1980"/>
        <w:jc w:val="both"/>
        <w:rPr>
          <w:rFonts w:eastAsiaTheme="minorHAnsi" w:cstheme="minorHAnsi"/>
        </w:rPr>
      </w:pPr>
      <w:r w:rsidRPr="00CD47CD">
        <w:rPr>
          <w:rFonts w:eastAsiaTheme="minorHAnsi" w:cstheme="minorHAnsi"/>
        </w:rPr>
        <w:t>Department of Transportation 49 CFR Parts 171-180 – Hazardous Materials: Infectious Substances; Harmonization with the United Nations Recommendations, Final Rule.</w:t>
      </w:r>
    </w:p>
    <w:p w14:paraId="65945D59" w14:textId="77777777" w:rsidR="004F2AF2" w:rsidRPr="00CD47CD" w:rsidRDefault="004F2AF2" w:rsidP="00872B91">
      <w:pPr>
        <w:pStyle w:val="ListParagraph"/>
        <w:numPr>
          <w:ilvl w:val="4"/>
          <w:numId w:val="8"/>
        </w:numPr>
        <w:spacing w:after="0" w:line="240" w:lineRule="auto"/>
        <w:ind w:left="1980"/>
        <w:jc w:val="both"/>
        <w:rPr>
          <w:rFonts w:eastAsiaTheme="minorHAnsi" w:cstheme="minorHAnsi"/>
        </w:rPr>
      </w:pPr>
      <w:r w:rsidRPr="00CD47CD">
        <w:rPr>
          <w:rFonts w:eastAsiaTheme="minorHAnsi" w:cstheme="minorHAnsi"/>
        </w:rPr>
        <w:t>Department of Health and Human Services 42 CFR Parts 72 and 73 – Interstate Shipment of Etiologic Agents and Select Agents and Toxins</w:t>
      </w:r>
    </w:p>
    <w:p w14:paraId="65945D5A" w14:textId="77777777" w:rsidR="004F2AF2" w:rsidRPr="00CD47CD" w:rsidRDefault="004F2AF2" w:rsidP="00872B91">
      <w:pPr>
        <w:pStyle w:val="ListParagraph"/>
        <w:numPr>
          <w:ilvl w:val="4"/>
          <w:numId w:val="8"/>
        </w:numPr>
        <w:spacing w:after="0" w:line="240" w:lineRule="auto"/>
        <w:ind w:left="1980"/>
        <w:jc w:val="both"/>
        <w:rPr>
          <w:rFonts w:eastAsiaTheme="minorHAnsi" w:cstheme="minorHAnsi"/>
        </w:rPr>
      </w:pPr>
      <w:r w:rsidRPr="00CD47CD">
        <w:rPr>
          <w:rFonts w:eastAsiaTheme="minorHAnsi" w:cstheme="minorHAnsi"/>
        </w:rPr>
        <w:t>Department of Labor/OSHA 29 CFR, Section 1910.1030-Bloodborne Pathogens</w:t>
      </w:r>
    </w:p>
    <w:p w14:paraId="65945D5B" w14:textId="77777777" w:rsidR="004F2AF2" w:rsidRPr="00CD47CD" w:rsidRDefault="004F2AF2" w:rsidP="00872B91">
      <w:pPr>
        <w:pStyle w:val="ListParagraph"/>
        <w:numPr>
          <w:ilvl w:val="4"/>
          <w:numId w:val="8"/>
        </w:numPr>
        <w:spacing w:after="0" w:line="240" w:lineRule="auto"/>
        <w:ind w:left="1980"/>
        <w:jc w:val="both"/>
        <w:rPr>
          <w:rFonts w:eastAsiaTheme="minorHAnsi" w:cstheme="minorHAnsi"/>
        </w:rPr>
      </w:pPr>
      <w:r w:rsidRPr="00CD47CD">
        <w:rPr>
          <w:rFonts w:eastAsiaTheme="minorHAnsi" w:cstheme="minorHAnsi"/>
        </w:rPr>
        <w:t xml:space="preserve">Health Information Portability and Accountability Act (HIPAA) Privacy Rule 45 CFR Parts 160 1nd 164. </w:t>
      </w:r>
    </w:p>
    <w:p w14:paraId="65945D5C" w14:textId="77777777" w:rsidR="004F2AF2" w:rsidRPr="00CD47CD" w:rsidRDefault="004F2AF2" w:rsidP="00872B91">
      <w:pPr>
        <w:tabs>
          <w:tab w:val="left" w:pos="720"/>
        </w:tabs>
        <w:spacing w:after="0" w:line="240" w:lineRule="auto"/>
        <w:ind w:left="720"/>
        <w:jc w:val="both"/>
        <w:rPr>
          <w:rFonts w:eastAsiaTheme="minorHAnsi" w:cstheme="minorHAnsi"/>
          <w:i/>
        </w:rPr>
      </w:pPr>
      <w:r w:rsidRPr="00CD47CD">
        <w:rPr>
          <w:rFonts w:eastAsiaTheme="minorHAnsi" w:cstheme="minorHAnsi"/>
          <w:i/>
        </w:rPr>
        <w:t>* Contractor shall comply with all state and local regulations that are applicable and with all regulations applicable to the services it provides.</w:t>
      </w:r>
    </w:p>
    <w:p w14:paraId="65945D5D" w14:textId="77777777" w:rsidR="004F2AF2" w:rsidRPr="00CD47CD" w:rsidRDefault="004F2AF2" w:rsidP="00872B91">
      <w:pPr>
        <w:spacing w:after="0" w:line="240" w:lineRule="auto"/>
        <w:ind w:left="1710" w:hanging="540"/>
        <w:jc w:val="both"/>
        <w:rPr>
          <w:rFonts w:eastAsiaTheme="minorHAnsi" w:cstheme="minorHAnsi"/>
        </w:rPr>
      </w:pPr>
    </w:p>
    <w:p w14:paraId="65945D5E" w14:textId="77777777" w:rsidR="004F2AF2" w:rsidRPr="00CD47CD" w:rsidRDefault="004F2AF2" w:rsidP="00872B91">
      <w:pPr>
        <w:pStyle w:val="ListParagraph"/>
        <w:numPr>
          <w:ilvl w:val="3"/>
          <w:numId w:val="8"/>
        </w:numPr>
        <w:spacing w:after="0" w:line="240" w:lineRule="auto"/>
        <w:ind w:left="1440"/>
        <w:jc w:val="both"/>
        <w:rPr>
          <w:rFonts w:eastAsiaTheme="minorHAnsi" w:cstheme="minorHAnsi"/>
        </w:rPr>
      </w:pPr>
      <w:r w:rsidRPr="00CD47CD">
        <w:rPr>
          <w:rFonts w:eastAsiaTheme="minorHAnsi" w:cstheme="minorHAnsi"/>
        </w:rPr>
        <w:t xml:space="preserve">The Contractor shall implement procedures that ensure the accountability and integrity of all biological substances from the point of possession to the point of delivery.  </w:t>
      </w:r>
    </w:p>
    <w:p w14:paraId="65945D5F" w14:textId="77777777" w:rsidR="004F2AF2" w:rsidRPr="00CD47CD" w:rsidRDefault="004F2AF2" w:rsidP="00872B91">
      <w:pPr>
        <w:pStyle w:val="ListParagraph"/>
        <w:spacing w:after="0" w:line="240" w:lineRule="auto"/>
        <w:ind w:left="1440" w:hanging="360"/>
        <w:jc w:val="both"/>
        <w:rPr>
          <w:rFonts w:eastAsiaTheme="minorHAnsi" w:cstheme="minorHAnsi"/>
        </w:rPr>
      </w:pPr>
    </w:p>
    <w:p w14:paraId="65945D60" w14:textId="77777777" w:rsidR="004F2AF2" w:rsidRPr="00CD47CD" w:rsidRDefault="004F2AF2" w:rsidP="00872B91">
      <w:pPr>
        <w:pStyle w:val="ListParagraph"/>
        <w:numPr>
          <w:ilvl w:val="3"/>
          <w:numId w:val="8"/>
        </w:numPr>
        <w:spacing w:after="0" w:line="240" w:lineRule="auto"/>
        <w:ind w:left="1440"/>
        <w:jc w:val="both"/>
        <w:rPr>
          <w:rFonts w:eastAsiaTheme="minorHAnsi" w:cstheme="minorHAnsi"/>
        </w:rPr>
      </w:pPr>
      <w:r w:rsidRPr="00CD47CD">
        <w:rPr>
          <w:rFonts w:eastAsiaTheme="minorHAnsi" w:cstheme="minorHAnsi"/>
        </w:rPr>
        <w:t xml:space="preserve">The Contractor shall ensure that all transport personnel are properly trained and that their competency is regularly assessed in the appropriate safety, packaging and environmental control procedures suitable to specimen type and distances transported.  </w:t>
      </w:r>
    </w:p>
    <w:p w14:paraId="65945D61" w14:textId="77777777" w:rsidR="004F2AF2" w:rsidRPr="00CD47CD" w:rsidRDefault="004F2AF2" w:rsidP="00872B91">
      <w:pPr>
        <w:pStyle w:val="ListParagraph"/>
        <w:spacing w:after="0" w:line="240" w:lineRule="auto"/>
        <w:ind w:left="1440" w:hanging="360"/>
        <w:rPr>
          <w:rFonts w:eastAsiaTheme="minorHAnsi" w:cstheme="minorHAnsi"/>
        </w:rPr>
      </w:pPr>
    </w:p>
    <w:p w14:paraId="65945D62" w14:textId="77777777" w:rsidR="004F2AF2" w:rsidRPr="00CD47CD" w:rsidRDefault="004F2AF2" w:rsidP="00872B91">
      <w:pPr>
        <w:pStyle w:val="ListParagraph"/>
        <w:numPr>
          <w:ilvl w:val="3"/>
          <w:numId w:val="8"/>
        </w:numPr>
        <w:spacing w:after="0" w:line="240" w:lineRule="auto"/>
        <w:ind w:left="1440"/>
        <w:jc w:val="both"/>
        <w:rPr>
          <w:rFonts w:eastAsiaTheme="minorHAnsi" w:cstheme="minorHAnsi"/>
        </w:rPr>
      </w:pPr>
      <w:r w:rsidRPr="00CD47CD">
        <w:rPr>
          <w:rFonts w:eastAsiaTheme="minorHAnsi" w:cstheme="minorHAnsi"/>
        </w:rPr>
        <w:t>The training program shall adhere to the regulations for the transport of hazardous materials as cited in 49 CFR 172 Subpart H, which are incorporated herein by reference, and shall minimally include:</w:t>
      </w:r>
    </w:p>
    <w:p w14:paraId="65945D63" w14:textId="77777777" w:rsidR="004F2AF2" w:rsidRPr="00CD47CD" w:rsidRDefault="004F2AF2" w:rsidP="00872B91">
      <w:pPr>
        <w:spacing w:after="0" w:line="240" w:lineRule="auto"/>
        <w:ind w:left="1710" w:hanging="540"/>
        <w:jc w:val="both"/>
        <w:rPr>
          <w:rFonts w:eastAsiaTheme="minorHAnsi" w:cstheme="minorHAnsi"/>
        </w:rPr>
      </w:pPr>
    </w:p>
    <w:p w14:paraId="65945D64" w14:textId="77777777" w:rsidR="004F2AF2" w:rsidRPr="00CD47CD" w:rsidRDefault="004F2AF2" w:rsidP="00872B91">
      <w:pPr>
        <w:pStyle w:val="ListParagraph"/>
        <w:numPr>
          <w:ilvl w:val="4"/>
          <w:numId w:val="8"/>
        </w:numPr>
        <w:spacing w:after="0" w:line="240" w:lineRule="auto"/>
        <w:jc w:val="both"/>
        <w:rPr>
          <w:rFonts w:eastAsiaTheme="minorHAnsi" w:cstheme="minorHAnsi"/>
        </w:rPr>
      </w:pPr>
      <w:r w:rsidRPr="00CD47CD">
        <w:rPr>
          <w:rFonts w:eastAsiaTheme="minorHAnsi" w:cstheme="minorHAnsi"/>
        </w:rPr>
        <w:t>Education on the types of biological materials transported including definitions of an infectious substance and a biological product.</w:t>
      </w:r>
    </w:p>
    <w:p w14:paraId="65945D65" w14:textId="77777777" w:rsidR="004F2AF2" w:rsidRPr="00CD47CD" w:rsidRDefault="004F2AF2" w:rsidP="00872B91">
      <w:pPr>
        <w:pStyle w:val="ListParagraph"/>
        <w:numPr>
          <w:ilvl w:val="4"/>
          <w:numId w:val="8"/>
        </w:numPr>
        <w:spacing w:after="0" w:line="240" w:lineRule="auto"/>
        <w:jc w:val="both"/>
        <w:rPr>
          <w:rFonts w:eastAsiaTheme="minorHAnsi" w:cstheme="minorHAnsi"/>
        </w:rPr>
      </w:pPr>
      <w:r w:rsidRPr="00CD47CD">
        <w:rPr>
          <w:rFonts w:eastAsiaTheme="minorHAnsi" w:cstheme="minorHAnsi"/>
        </w:rPr>
        <w:t>Education on appropriate hazardous material packaging and labeling to recognize non-compliance.</w:t>
      </w:r>
    </w:p>
    <w:p w14:paraId="65945D66" w14:textId="77777777" w:rsidR="004F2AF2" w:rsidRPr="00CD47CD" w:rsidRDefault="004F2AF2" w:rsidP="00872B91">
      <w:pPr>
        <w:pStyle w:val="ListParagraph"/>
        <w:numPr>
          <w:ilvl w:val="4"/>
          <w:numId w:val="8"/>
        </w:numPr>
        <w:spacing w:after="0" w:line="240" w:lineRule="auto"/>
        <w:jc w:val="both"/>
        <w:rPr>
          <w:rFonts w:eastAsiaTheme="minorHAnsi" w:cstheme="minorHAnsi"/>
        </w:rPr>
      </w:pPr>
      <w:r w:rsidRPr="00CD47CD">
        <w:rPr>
          <w:rFonts w:eastAsiaTheme="minorHAnsi" w:cstheme="minorHAnsi"/>
        </w:rPr>
        <w:t>Requirements for the appropriate receipt of the packages including the availability of shipping manifest.</w:t>
      </w:r>
    </w:p>
    <w:p w14:paraId="65945D67" w14:textId="77777777" w:rsidR="004F2AF2" w:rsidRPr="00CD47CD" w:rsidRDefault="004F2AF2" w:rsidP="00872B91">
      <w:pPr>
        <w:pStyle w:val="ListParagraph"/>
        <w:numPr>
          <w:ilvl w:val="4"/>
          <w:numId w:val="8"/>
        </w:numPr>
        <w:spacing w:after="0" w:line="240" w:lineRule="auto"/>
        <w:jc w:val="both"/>
        <w:rPr>
          <w:rFonts w:eastAsiaTheme="minorHAnsi" w:cstheme="minorHAnsi"/>
        </w:rPr>
      </w:pPr>
      <w:r w:rsidRPr="00CD47CD">
        <w:rPr>
          <w:rFonts w:eastAsiaTheme="minorHAnsi" w:cstheme="minorHAnsi"/>
        </w:rPr>
        <w:t>The use of appropriate containers to transport specimens between the point of origin to the transport motor vehicle and, likewise, from the transport motor vehicle to the destination point.</w:t>
      </w:r>
    </w:p>
    <w:p w14:paraId="65945D68" w14:textId="77777777" w:rsidR="004F2AF2" w:rsidRPr="00CD47CD" w:rsidRDefault="004F2AF2" w:rsidP="00872B91">
      <w:pPr>
        <w:pStyle w:val="ListParagraph"/>
        <w:numPr>
          <w:ilvl w:val="4"/>
          <w:numId w:val="8"/>
        </w:numPr>
        <w:spacing w:after="0" w:line="240" w:lineRule="auto"/>
        <w:jc w:val="both"/>
        <w:rPr>
          <w:rFonts w:eastAsiaTheme="minorHAnsi" w:cstheme="minorHAnsi"/>
        </w:rPr>
      </w:pPr>
      <w:r w:rsidRPr="00CD47CD">
        <w:rPr>
          <w:rFonts w:eastAsiaTheme="minorHAnsi" w:cstheme="minorHAnsi"/>
        </w:rPr>
        <w:t>Appropriate installation, use and security of environmental temperature control devices that maintain ambient, refrigerated, frozen or incubated conditions that insure the integrity of the specimens and avoid loss or breakage of the containers.</w:t>
      </w:r>
    </w:p>
    <w:p w14:paraId="65945D69" w14:textId="77777777" w:rsidR="004F2AF2" w:rsidRPr="00CD47CD" w:rsidRDefault="004F2AF2" w:rsidP="00872B91">
      <w:pPr>
        <w:pStyle w:val="ListParagraph"/>
        <w:numPr>
          <w:ilvl w:val="4"/>
          <w:numId w:val="8"/>
        </w:numPr>
        <w:spacing w:after="0" w:line="240" w:lineRule="auto"/>
        <w:jc w:val="both"/>
        <w:rPr>
          <w:rFonts w:eastAsiaTheme="minorHAnsi" w:cstheme="minorHAnsi"/>
        </w:rPr>
      </w:pPr>
      <w:r w:rsidRPr="00CD47CD">
        <w:rPr>
          <w:rFonts w:eastAsiaTheme="minorHAnsi" w:cstheme="minorHAnsi"/>
        </w:rPr>
        <w:t>Identification of specimens requiring environmental temperature control storage.</w:t>
      </w:r>
    </w:p>
    <w:p w14:paraId="65945D6A" w14:textId="77777777" w:rsidR="004F2AF2" w:rsidRPr="00CD47CD" w:rsidRDefault="004F2AF2" w:rsidP="00872B91">
      <w:pPr>
        <w:pStyle w:val="ListParagraph"/>
        <w:numPr>
          <w:ilvl w:val="4"/>
          <w:numId w:val="8"/>
        </w:numPr>
        <w:spacing w:after="0" w:line="240" w:lineRule="auto"/>
        <w:jc w:val="both"/>
        <w:rPr>
          <w:rFonts w:eastAsiaTheme="minorHAnsi" w:cstheme="minorHAnsi"/>
        </w:rPr>
      </w:pPr>
      <w:r w:rsidRPr="00CD47CD">
        <w:rPr>
          <w:rFonts w:eastAsiaTheme="minorHAnsi" w:cstheme="minorHAnsi"/>
        </w:rPr>
        <w:t>Certified education (hazmat training) on appropriate decontamination and notification procedures in case of accident or spills.  This includes the identification and appropriate use of personal protective equipment and the use of mitigation and disinfection products.</w:t>
      </w:r>
    </w:p>
    <w:p w14:paraId="65945D6B" w14:textId="77777777" w:rsidR="004F2AF2" w:rsidRPr="00CD47CD" w:rsidRDefault="004F2AF2" w:rsidP="00872B91">
      <w:pPr>
        <w:pStyle w:val="ListParagraph"/>
        <w:numPr>
          <w:ilvl w:val="4"/>
          <w:numId w:val="8"/>
        </w:numPr>
        <w:spacing w:after="0" w:line="240" w:lineRule="auto"/>
        <w:jc w:val="both"/>
        <w:rPr>
          <w:rFonts w:eastAsiaTheme="minorHAnsi" w:cstheme="minorHAnsi"/>
        </w:rPr>
      </w:pPr>
      <w:r w:rsidRPr="00CD47CD">
        <w:rPr>
          <w:rFonts w:eastAsiaTheme="minorHAnsi" w:cstheme="minorHAnsi"/>
        </w:rPr>
        <w:t xml:space="preserve">Education on procedures for hazardous spill communication, i.e. contact telephone numbers. Education on the protection of the privacy and confidentiality of the personally identifiable information    </w:t>
      </w:r>
    </w:p>
    <w:p w14:paraId="65945D6C" w14:textId="77777777" w:rsidR="004F2AF2" w:rsidRPr="00CD47CD" w:rsidRDefault="004F2AF2" w:rsidP="00872B91">
      <w:pPr>
        <w:pStyle w:val="ListParagraph"/>
        <w:spacing w:after="0" w:line="240" w:lineRule="auto"/>
        <w:ind w:left="1710" w:hanging="540"/>
        <w:jc w:val="both"/>
        <w:rPr>
          <w:rFonts w:eastAsiaTheme="minorHAnsi" w:cstheme="minorHAnsi"/>
        </w:rPr>
      </w:pPr>
      <w:r w:rsidRPr="00CD47CD">
        <w:rPr>
          <w:rFonts w:eastAsiaTheme="minorHAnsi" w:cstheme="minorHAnsi"/>
        </w:rPr>
        <w:t xml:space="preserve">    </w:t>
      </w:r>
    </w:p>
    <w:p w14:paraId="65945D6D" w14:textId="77777777" w:rsidR="004F2AF2" w:rsidRPr="00CD47CD" w:rsidRDefault="004F2AF2" w:rsidP="00872B91">
      <w:pPr>
        <w:pStyle w:val="ListParagraph"/>
        <w:numPr>
          <w:ilvl w:val="3"/>
          <w:numId w:val="8"/>
        </w:numPr>
        <w:spacing w:after="0" w:line="240" w:lineRule="auto"/>
        <w:ind w:left="1440"/>
        <w:jc w:val="both"/>
        <w:rPr>
          <w:rFonts w:eastAsiaTheme="minorHAnsi" w:cstheme="minorHAnsi"/>
        </w:rPr>
      </w:pPr>
      <w:r w:rsidRPr="00CD47CD">
        <w:rPr>
          <w:rFonts w:eastAsiaTheme="minorHAnsi" w:cstheme="minorHAnsi"/>
        </w:rPr>
        <w:t>The Contractor shall provide an adequate supply of materials necessary for the efficient, organized and coordinated receipt, transport, and delivery of specimens (e.g. bags, temperature condition stickers, transportation receipt forms, rigid-sided containers, dry ice, coolers, incubators, etc.). Upon request, the Contractor shall provide temperature integrity tracking data.</w:t>
      </w:r>
    </w:p>
    <w:p w14:paraId="65945D6E" w14:textId="77777777" w:rsidR="004F2AF2" w:rsidRPr="00CD47CD" w:rsidRDefault="004F2AF2" w:rsidP="00872B91">
      <w:pPr>
        <w:pStyle w:val="ListParagraph"/>
        <w:spacing w:after="0" w:line="240" w:lineRule="auto"/>
        <w:ind w:left="1440"/>
        <w:jc w:val="both"/>
        <w:rPr>
          <w:rFonts w:eastAsiaTheme="minorHAnsi" w:cstheme="minorHAnsi"/>
        </w:rPr>
      </w:pPr>
    </w:p>
    <w:p w14:paraId="65945D6F" w14:textId="77777777" w:rsidR="004F2AF2" w:rsidRPr="00CD47CD" w:rsidRDefault="004F2AF2" w:rsidP="00872B91">
      <w:pPr>
        <w:pStyle w:val="ListParagraph"/>
        <w:numPr>
          <w:ilvl w:val="1"/>
          <w:numId w:val="8"/>
        </w:numPr>
        <w:spacing w:after="0" w:line="240" w:lineRule="auto"/>
        <w:jc w:val="both"/>
        <w:rPr>
          <w:rFonts w:eastAsiaTheme="minorHAnsi" w:cstheme="minorHAnsi"/>
        </w:rPr>
      </w:pPr>
      <w:r w:rsidRPr="00CD47CD">
        <w:rPr>
          <w:rFonts w:eastAsiaTheme="minorHAnsi" w:cstheme="minorHAnsi"/>
        </w:rPr>
        <w:t>SPECIMEN PICK UP TIMES</w:t>
      </w:r>
    </w:p>
    <w:p w14:paraId="65945D70" w14:textId="77777777" w:rsidR="004F2AF2" w:rsidRPr="00CD47CD" w:rsidRDefault="004F2AF2" w:rsidP="00872B91">
      <w:pPr>
        <w:pStyle w:val="ListParagraph"/>
        <w:numPr>
          <w:ilvl w:val="2"/>
          <w:numId w:val="8"/>
        </w:numPr>
        <w:spacing w:after="0" w:line="240" w:lineRule="auto"/>
        <w:jc w:val="both"/>
        <w:rPr>
          <w:rFonts w:eastAsiaTheme="minorHAnsi" w:cstheme="minorHAnsi"/>
        </w:rPr>
      </w:pPr>
      <w:r w:rsidRPr="00CD47CD">
        <w:rPr>
          <w:rFonts w:cstheme="minorHAnsi"/>
          <w:u w:val="single" w:color="000000"/>
        </w:rPr>
        <w:t>STAT/Emergency</w:t>
      </w:r>
      <w:r w:rsidRPr="00CD47CD">
        <w:rPr>
          <w:rFonts w:cstheme="minorHAnsi"/>
        </w:rPr>
        <w:t xml:space="preserve">: The Contractor shall pick up STAT/emergency specimens within one (1) hour of notification of specimen availability.  STAT/Emergency only applies to CONUS requirements.  </w:t>
      </w:r>
    </w:p>
    <w:p w14:paraId="65945D71" w14:textId="77777777" w:rsidR="004F2AF2" w:rsidRPr="00CD47CD" w:rsidRDefault="004F2AF2" w:rsidP="00872B91">
      <w:pPr>
        <w:pStyle w:val="ListParagraph"/>
        <w:numPr>
          <w:ilvl w:val="2"/>
          <w:numId w:val="8"/>
        </w:numPr>
        <w:spacing w:after="115"/>
        <w:rPr>
          <w:rFonts w:cstheme="minorHAnsi"/>
        </w:rPr>
      </w:pPr>
      <w:r w:rsidRPr="00CD47CD">
        <w:rPr>
          <w:rFonts w:cstheme="minorHAnsi"/>
          <w:u w:val="single" w:color="000000"/>
        </w:rPr>
        <w:t>Routine</w:t>
      </w:r>
      <w:r w:rsidRPr="00CD47CD">
        <w:rPr>
          <w:rFonts w:cstheme="minorHAnsi"/>
        </w:rPr>
        <w:t xml:space="preserve">: The Contractor shall provide routine scheduled specimen pick-up at a time mutually agreed upon by the COR and the Contractor but not less than once each day. When a pick-up courier is required on weekends (if not already scheduled) or federal holidays, the COR or designee shall notify the Contractor, via telephone, when a pick-up courier is required. </w:t>
      </w:r>
    </w:p>
    <w:p w14:paraId="65945D72" w14:textId="77777777" w:rsidR="004F2AF2" w:rsidRPr="00432ABB" w:rsidRDefault="004F2AF2" w:rsidP="00872B91">
      <w:pPr>
        <w:pStyle w:val="ListParagraph"/>
        <w:spacing w:after="0" w:line="240" w:lineRule="auto"/>
        <w:ind w:left="810"/>
        <w:jc w:val="both"/>
        <w:rPr>
          <w:rFonts w:ascii="Times New Roman" w:eastAsiaTheme="minorHAnsi" w:hAnsi="Times New Roman" w:cs="Times New Roman"/>
        </w:rPr>
      </w:pPr>
    </w:p>
    <w:tbl>
      <w:tblPr>
        <w:tblStyle w:val="TableGrid"/>
        <w:tblW w:w="0" w:type="auto"/>
        <w:tblInd w:w="895" w:type="dxa"/>
        <w:tblLook w:val="04A0" w:firstRow="1" w:lastRow="0" w:firstColumn="1" w:lastColumn="0" w:noHBand="0" w:noVBand="1"/>
      </w:tblPr>
      <w:tblGrid>
        <w:gridCol w:w="4680"/>
        <w:gridCol w:w="1980"/>
        <w:gridCol w:w="1795"/>
      </w:tblGrid>
      <w:tr w:rsidR="00BD0422" w14:paraId="65945D76" w14:textId="77777777" w:rsidTr="00872B91">
        <w:tc>
          <w:tcPr>
            <w:tcW w:w="4680" w:type="dxa"/>
            <w:tcBorders>
              <w:top w:val="single" w:sz="4" w:space="0" w:color="auto"/>
              <w:left w:val="single" w:sz="4" w:space="0" w:color="auto"/>
              <w:bottom w:val="single" w:sz="4" w:space="0" w:color="auto"/>
              <w:right w:val="single" w:sz="4" w:space="0" w:color="auto"/>
            </w:tcBorders>
            <w:vAlign w:val="bottom"/>
            <w:hideMark/>
          </w:tcPr>
          <w:p w14:paraId="65945D73" w14:textId="77777777" w:rsidR="004F2AF2" w:rsidRPr="00432ABB" w:rsidRDefault="004F2AF2" w:rsidP="00872B91">
            <w:pPr>
              <w:rPr>
                <w:rFonts w:ascii="Times New Roman" w:eastAsiaTheme="minorHAnsi" w:hAnsi="Times New Roman" w:cs="Times New Roman"/>
              </w:rPr>
            </w:pPr>
            <w:r w:rsidRPr="00432ABB">
              <w:rPr>
                <w:rFonts w:ascii="Times New Roman" w:hAnsi="Times New Roman" w:cs="Times New Roman"/>
                <w:b/>
                <w:bCs/>
                <w:color w:val="000000"/>
              </w:rPr>
              <w:t>Site</w:t>
            </w:r>
          </w:p>
        </w:tc>
        <w:tc>
          <w:tcPr>
            <w:tcW w:w="1980" w:type="dxa"/>
            <w:tcBorders>
              <w:top w:val="single" w:sz="4" w:space="0" w:color="auto"/>
              <w:left w:val="single" w:sz="4" w:space="0" w:color="auto"/>
              <w:bottom w:val="single" w:sz="4" w:space="0" w:color="auto"/>
              <w:right w:val="single" w:sz="4" w:space="0" w:color="auto"/>
            </w:tcBorders>
            <w:vAlign w:val="bottom"/>
            <w:hideMark/>
          </w:tcPr>
          <w:p w14:paraId="65945D74" w14:textId="77777777" w:rsidR="004F2AF2" w:rsidRPr="00432ABB" w:rsidRDefault="004F2AF2" w:rsidP="00872B91">
            <w:pPr>
              <w:rPr>
                <w:rFonts w:ascii="Times New Roman" w:hAnsi="Times New Roman" w:cs="Times New Roman"/>
              </w:rPr>
            </w:pPr>
            <w:r w:rsidRPr="00432ABB">
              <w:rPr>
                <w:rFonts w:ascii="Times New Roman" w:hAnsi="Times New Roman" w:cs="Times New Roman"/>
                <w:b/>
                <w:bCs/>
                <w:color w:val="000000"/>
              </w:rPr>
              <w:t>Days</w:t>
            </w:r>
          </w:p>
        </w:tc>
        <w:tc>
          <w:tcPr>
            <w:tcW w:w="1795" w:type="dxa"/>
            <w:tcBorders>
              <w:top w:val="single" w:sz="4" w:space="0" w:color="auto"/>
              <w:left w:val="single" w:sz="4" w:space="0" w:color="auto"/>
              <w:bottom w:val="single" w:sz="4" w:space="0" w:color="auto"/>
              <w:right w:val="single" w:sz="4" w:space="0" w:color="auto"/>
            </w:tcBorders>
            <w:vAlign w:val="bottom"/>
            <w:hideMark/>
          </w:tcPr>
          <w:p w14:paraId="65945D75" w14:textId="77777777" w:rsidR="004F2AF2" w:rsidRPr="00432ABB" w:rsidRDefault="004F2AF2" w:rsidP="00872B91">
            <w:pPr>
              <w:rPr>
                <w:rFonts w:ascii="Times New Roman" w:hAnsi="Times New Roman" w:cs="Times New Roman"/>
              </w:rPr>
            </w:pPr>
            <w:r w:rsidRPr="00432ABB">
              <w:rPr>
                <w:rFonts w:ascii="Times New Roman" w:hAnsi="Times New Roman" w:cs="Times New Roman"/>
                <w:b/>
                <w:bCs/>
                <w:color w:val="000000"/>
              </w:rPr>
              <w:t>Times</w:t>
            </w:r>
          </w:p>
        </w:tc>
      </w:tr>
      <w:tr w:rsidR="00BD0422" w14:paraId="65945D7A" w14:textId="77777777" w:rsidTr="00872B91">
        <w:tc>
          <w:tcPr>
            <w:tcW w:w="4680" w:type="dxa"/>
            <w:tcBorders>
              <w:top w:val="single" w:sz="4" w:space="0" w:color="auto"/>
              <w:left w:val="single" w:sz="4" w:space="0" w:color="auto"/>
              <w:bottom w:val="single" w:sz="4" w:space="0" w:color="auto"/>
              <w:right w:val="single" w:sz="4" w:space="0" w:color="auto"/>
            </w:tcBorders>
            <w:hideMark/>
          </w:tcPr>
          <w:p w14:paraId="65945D77" w14:textId="77777777" w:rsidR="004F2AF2" w:rsidRPr="00432ABB" w:rsidRDefault="004F2AF2" w:rsidP="00872B91">
            <w:pPr>
              <w:rPr>
                <w:rFonts w:ascii="Times New Roman" w:hAnsi="Times New Roman" w:cs="Times New Roman"/>
              </w:rPr>
            </w:pPr>
            <w:r w:rsidRPr="00432ABB">
              <w:rPr>
                <w:rFonts w:ascii="Times New Roman" w:hAnsi="Times New Roman" w:cs="Times New Roman"/>
                <w:color w:val="000000"/>
              </w:rPr>
              <w:t>San Diego</w:t>
            </w:r>
          </w:p>
        </w:tc>
        <w:tc>
          <w:tcPr>
            <w:tcW w:w="1980" w:type="dxa"/>
            <w:tcBorders>
              <w:top w:val="single" w:sz="4" w:space="0" w:color="auto"/>
              <w:left w:val="single" w:sz="4" w:space="0" w:color="auto"/>
              <w:bottom w:val="single" w:sz="4" w:space="0" w:color="auto"/>
              <w:right w:val="single" w:sz="4" w:space="0" w:color="auto"/>
            </w:tcBorders>
            <w:hideMark/>
          </w:tcPr>
          <w:p w14:paraId="65945D78"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Monday - Friday</w:t>
            </w:r>
          </w:p>
        </w:tc>
        <w:tc>
          <w:tcPr>
            <w:tcW w:w="1795" w:type="dxa"/>
            <w:tcBorders>
              <w:top w:val="single" w:sz="4" w:space="0" w:color="auto"/>
              <w:left w:val="single" w:sz="4" w:space="0" w:color="auto"/>
              <w:bottom w:val="single" w:sz="4" w:space="0" w:color="auto"/>
              <w:right w:val="single" w:sz="4" w:space="0" w:color="auto"/>
            </w:tcBorders>
            <w:hideMark/>
          </w:tcPr>
          <w:p w14:paraId="65945D79"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1100 and 2100</w:t>
            </w:r>
          </w:p>
        </w:tc>
      </w:tr>
      <w:tr w:rsidR="00BD0422" w14:paraId="65945D7E" w14:textId="77777777" w:rsidTr="00872B91">
        <w:tc>
          <w:tcPr>
            <w:tcW w:w="4680" w:type="dxa"/>
            <w:tcBorders>
              <w:top w:val="single" w:sz="4" w:space="0" w:color="auto"/>
              <w:left w:val="single" w:sz="4" w:space="0" w:color="auto"/>
              <w:bottom w:val="single" w:sz="4" w:space="0" w:color="auto"/>
              <w:right w:val="single" w:sz="4" w:space="0" w:color="auto"/>
            </w:tcBorders>
            <w:vAlign w:val="bottom"/>
            <w:hideMark/>
          </w:tcPr>
          <w:p w14:paraId="65945D7B" w14:textId="77777777" w:rsidR="004F2AF2" w:rsidRPr="00432ABB" w:rsidRDefault="004F2AF2" w:rsidP="00872B91">
            <w:pPr>
              <w:rPr>
                <w:rFonts w:ascii="Times New Roman" w:hAnsi="Times New Roman" w:cs="Times New Roman"/>
              </w:rPr>
            </w:pPr>
            <w:r w:rsidRPr="00432ABB">
              <w:rPr>
                <w:rFonts w:ascii="Times New Roman" w:hAnsi="Times New Roman" w:cs="Times New Roman"/>
                <w:color w:val="000000"/>
              </w:rPr>
              <w:t>Loma Linda</w:t>
            </w:r>
          </w:p>
        </w:tc>
        <w:tc>
          <w:tcPr>
            <w:tcW w:w="1980" w:type="dxa"/>
            <w:tcBorders>
              <w:top w:val="single" w:sz="4" w:space="0" w:color="auto"/>
              <w:left w:val="single" w:sz="4" w:space="0" w:color="auto"/>
              <w:bottom w:val="single" w:sz="4" w:space="0" w:color="auto"/>
              <w:right w:val="single" w:sz="4" w:space="0" w:color="auto"/>
            </w:tcBorders>
            <w:hideMark/>
          </w:tcPr>
          <w:p w14:paraId="65945D7C"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Monday - Friday</w:t>
            </w:r>
          </w:p>
        </w:tc>
        <w:tc>
          <w:tcPr>
            <w:tcW w:w="1795" w:type="dxa"/>
            <w:tcBorders>
              <w:top w:val="single" w:sz="4" w:space="0" w:color="auto"/>
              <w:left w:val="single" w:sz="4" w:space="0" w:color="auto"/>
              <w:bottom w:val="single" w:sz="4" w:space="0" w:color="auto"/>
              <w:right w:val="single" w:sz="4" w:space="0" w:color="auto"/>
            </w:tcBorders>
            <w:hideMark/>
          </w:tcPr>
          <w:p w14:paraId="65945D7D"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0500 and 1700</w:t>
            </w:r>
          </w:p>
        </w:tc>
      </w:tr>
      <w:tr w:rsidR="00BD0422" w14:paraId="65945D82" w14:textId="77777777" w:rsidTr="00872B91">
        <w:tc>
          <w:tcPr>
            <w:tcW w:w="4680" w:type="dxa"/>
            <w:tcBorders>
              <w:top w:val="single" w:sz="4" w:space="0" w:color="auto"/>
              <w:left w:val="single" w:sz="4" w:space="0" w:color="auto"/>
              <w:bottom w:val="single" w:sz="4" w:space="0" w:color="auto"/>
              <w:right w:val="single" w:sz="4" w:space="0" w:color="auto"/>
            </w:tcBorders>
            <w:vAlign w:val="bottom"/>
            <w:hideMark/>
          </w:tcPr>
          <w:p w14:paraId="65945D7F" w14:textId="77777777" w:rsidR="004F2AF2" w:rsidRPr="00432ABB" w:rsidRDefault="004F2AF2" w:rsidP="00872B91">
            <w:pPr>
              <w:rPr>
                <w:rFonts w:ascii="Times New Roman" w:hAnsi="Times New Roman" w:cs="Times New Roman"/>
              </w:rPr>
            </w:pPr>
            <w:r w:rsidRPr="00432ABB">
              <w:rPr>
                <w:rFonts w:ascii="Times New Roman" w:hAnsi="Times New Roman" w:cs="Times New Roman"/>
                <w:color w:val="000000"/>
              </w:rPr>
              <w:t>Long Beach</w:t>
            </w:r>
          </w:p>
        </w:tc>
        <w:tc>
          <w:tcPr>
            <w:tcW w:w="1980" w:type="dxa"/>
            <w:tcBorders>
              <w:top w:val="single" w:sz="4" w:space="0" w:color="auto"/>
              <w:left w:val="single" w:sz="4" w:space="0" w:color="auto"/>
              <w:bottom w:val="single" w:sz="4" w:space="0" w:color="auto"/>
              <w:right w:val="single" w:sz="4" w:space="0" w:color="auto"/>
            </w:tcBorders>
            <w:hideMark/>
          </w:tcPr>
          <w:p w14:paraId="65945D80"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 xml:space="preserve">Monday - </w:t>
            </w:r>
            <w:r>
              <w:rPr>
                <w:rFonts w:ascii="Times New Roman" w:hAnsi="Times New Roman" w:cs="Times New Roman"/>
              </w:rPr>
              <w:t>Saturday</w:t>
            </w:r>
          </w:p>
        </w:tc>
        <w:tc>
          <w:tcPr>
            <w:tcW w:w="1795" w:type="dxa"/>
            <w:tcBorders>
              <w:top w:val="single" w:sz="4" w:space="0" w:color="auto"/>
              <w:left w:val="single" w:sz="4" w:space="0" w:color="auto"/>
              <w:bottom w:val="single" w:sz="4" w:space="0" w:color="auto"/>
              <w:right w:val="single" w:sz="4" w:space="0" w:color="auto"/>
            </w:tcBorders>
            <w:hideMark/>
          </w:tcPr>
          <w:p w14:paraId="65945D81"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1500</w:t>
            </w:r>
          </w:p>
        </w:tc>
      </w:tr>
      <w:tr w:rsidR="00BD0422" w14:paraId="65945D86" w14:textId="77777777" w:rsidTr="00872B91">
        <w:tc>
          <w:tcPr>
            <w:tcW w:w="4680" w:type="dxa"/>
            <w:tcBorders>
              <w:top w:val="single" w:sz="4" w:space="0" w:color="auto"/>
              <w:left w:val="single" w:sz="4" w:space="0" w:color="auto"/>
              <w:bottom w:val="single" w:sz="4" w:space="0" w:color="auto"/>
              <w:right w:val="single" w:sz="4" w:space="0" w:color="auto"/>
            </w:tcBorders>
            <w:vAlign w:val="bottom"/>
            <w:hideMark/>
          </w:tcPr>
          <w:p w14:paraId="65945D83" w14:textId="77777777" w:rsidR="004F2AF2" w:rsidRPr="00432ABB" w:rsidRDefault="004F2AF2" w:rsidP="00872B91">
            <w:pPr>
              <w:rPr>
                <w:rFonts w:ascii="Times New Roman" w:hAnsi="Times New Roman" w:cs="Times New Roman"/>
              </w:rPr>
            </w:pPr>
            <w:r w:rsidRPr="00432ABB">
              <w:rPr>
                <w:rFonts w:ascii="Times New Roman" w:hAnsi="Times New Roman" w:cs="Times New Roman"/>
                <w:color w:val="000000"/>
              </w:rPr>
              <w:t>Phoenix</w:t>
            </w:r>
          </w:p>
        </w:tc>
        <w:tc>
          <w:tcPr>
            <w:tcW w:w="1980" w:type="dxa"/>
            <w:tcBorders>
              <w:top w:val="single" w:sz="4" w:space="0" w:color="auto"/>
              <w:left w:val="single" w:sz="4" w:space="0" w:color="auto"/>
              <w:bottom w:val="single" w:sz="4" w:space="0" w:color="auto"/>
              <w:right w:val="single" w:sz="4" w:space="0" w:color="auto"/>
            </w:tcBorders>
            <w:hideMark/>
          </w:tcPr>
          <w:p w14:paraId="65945D84"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Monday - Friday</w:t>
            </w:r>
          </w:p>
        </w:tc>
        <w:tc>
          <w:tcPr>
            <w:tcW w:w="1795" w:type="dxa"/>
            <w:tcBorders>
              <w:top w:val="single" w:sz="4" w:space="0" w:color="auto"/>
              <w:left w:val="single" w:sz="4" w:space="0" w:color="auto"/>
              <w:bottom w:val="single" w:sz="4" w:space="0" w:color="auto"/>
              <w:right w:val="single" w:sz="4" w:space="0" w:color="auto"/>
            </w:tcBorders>
            <w:hideMark/>
          </w:tcPr>
          <w:p w14:paraId="65945D85"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1600</w:t>
            </w:r>
          </w:p>
        </w:tc>
      </w:tr>
      <w:tr w:rsidR="00BD0422" w14:paraId="65945D8A" w14:textId="77777777" w:rsidTr="00872B91">
        <w:tc>
          <w:tcPr>
            <w:tcW w:w="4680" w:type="dxa"/>
            <w:tcBorders>
              <w:top w:val="single" w:sz="4" w:space="0" w:color="auto"/>
              <w:left w:val="single" w:sz="4" w:space="0" w:color="auto"/>
              <w:bottom w:val="single" w:sz="4" w:space="0" w:color="auto"/>
              <w:right w:val="single" w:sz="4" w:space="0" w:color="auto"/>
            </w:tcBorders>
            <w:vAlign w:val="bottom"/>
            <w:hideMark/>
          </w:tcPr>
          <w:p w14:paraId="65945D87" w14:textId="77777777" w:rsidR="004F2AF2" w:rsidRPr="00432ABB" w:rsidRDefault="004F2AF2" w:rsidP="00872B91">
            <w:pPr>
              <w:rPr>
                <w:rFonts w:ascii="Times New Roman" w:hAnsi="Times New Roman" w:cs="Times New Roman"/>
              </w:rPr>
            </w:pPr>
            <w:r w:rsidRPr="00432ABB">
              <w:rPr>
                <w:rFonts w:ascii="Times New Roman" w:hAnsi="Times New Roman" w:cs="Times New Roman"/>
                <w:color w:val="000000"/>
              </w:rPr>
              <w:t>Prescott</w:t>
            </w:r>
          </w:p>
        </w:tc>
        <w:tc>
          <w:tcPr>
            <w:tcW w:w="1980" w:type="dxa"/>
            <w:tcBorders>
              <w:top w:val="single" w:sz="4" w:space="0" w:color="auto"/>
              <w:left w:val="single" w:sz="4" w:space="0" w:color="auto"/>
              <w:bottom w:val="single" w:sz="4" w:space="0" w:color="auto"/>
              <w:right w:val="single" w:sz="4" w:space="0" w:color="auto"/>
            </w:tcBorders>
            <w:hideMark/>
          </w:tcPr>
          <w:p w14:paraId="65945D88"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Monday - Friday</w:t>
            </w:r>
          </w:p>
        </w:tc>
        <w:tc>
          <w:tcPr>
            <w:tcW w:w="1795" w:type="dxa"/>
            <w:tcBorders>
              <w:top w:val="single" w:sz="4" w:space="0" w:color="auto"/>
              <w:left w:val="single" w:sz="4" w:space="0" w:color="auto"/>
              <w:bottom w:val="single" w:sz="4" w:space="0" w:color="auto"/>
              <w:right w:val="single" w:sz="4" w:space="0" w:color="auto"/>
            </w:tcBorders>
            <w:hideMark/>
          </w:tcPr>
          <w:p w14:paraId="65945D89"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1300</w:t>
            </w:r>
          </w:p>
        </w:tc>
      </w:tr>
      <w:tr w:rsidR="00BD0422" w14:paraId="65945D8E" w14:textId="77777777" w:rsidTr="00872B91">
        <w:tc>
          <w:tcPr>
            <w:tcW w:w="4680" w:type="dxa"/>
            <w:tcBorders>
              <w:top w:val="single" w:sz="4" w:space="0" w:color="auto"/>
              <w:left w:val="single" w:sz="4" w:space="0" w:color="auto"/>
              <w:bottom w:val="single" w:sz="4" w:space="0" w:color="auto"/>
              <w:right w:val="single" w:sz="4" w:space="0" w:color="auto"/>
            </w:tcBorders>
            <w:vAlign w:val="bottom"/>
            <w:hideMark/>
          </w:tcPr>
          <w:p w14:paraId="65945D8B" w14:textId="77777777" w:rsidR="004F2AF2" w:rsidRPr="00432ABB" w:rsidRDefault="004F2AF2" w:rsidP="00872B91">
            <w:pPr>
              <w:rPr>
                <w:rFonts w:ascii="Times New Roman" w:hAnsi="Times New Roman" w:cs="Times New Roman"/>
              </w:rPr>
            </w:pPr>
            <w:r w:rsidRPr="00432ABB">
              <w:rPr>
                <w:rFonts w:ascii="Times New Roman" w:hAnsi="Times New Roman" w:cs="Times New Roman"/>
                <w:color w:val="000000"/>
              </w:rPr>
              <w:t>Albuquerque</w:t>
            </w:r>
          </w:p>
        </w:tc>
        <w:tc>
          <w:tcPr>
            <w:tcW w:w="1980" w:type="dxa"/>
            <w:tcBorders>
              <w:top w:val="single" w:sz="4" w:space="0" w:color="auto"/>
              <w:left w:val="single" w:sz="4" w:space="0" w:color="auto"/>
              <w:bottom w:val="single" w:sz="4" w:space="0" w:color="auto"/>
              <w:right w:val="single" w:sz="4" w:space="0" w:color="auto"/>
            </w:tcBorders>
            <w:hideMark/>
          </w:tcPr>
          <w:p w14:paraId="65945D8C"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Monday - Friday</w:t>
            </w:r>
          </w:p>
        </w:tc>
        <w:tc>
          <w:tcPr>
            <w:tcW w:w="1795" w:type="dxa"/>
            <w:tcBorders>
              <w:top w:val="single" w:sz="4" w:space="0" w:color="auto"/>
              <w:left w:val="single" w:sz="4" w:space="0" w:color="auto"/>
              <w:bottom w:val="single" w:sz="4" w:space="0" w:color="auto"/>
              <w:right w:val="single" w:sz="4" w:space="0" w:color="auto"/>
            </w:tcBorders>
            <w:hideMark/>
          </w:tcPr>
          <w:p w14:paraId="65945D8D"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1600</w:t>
            </w:r>
          </w:p>
        </w:tc>
      </w:tr>
      <w:tr w:rsidR="00BD0422" w14:paraId="65945D92" w14:textId="77777777" w:rsidTr="00872B91">
        <w:tc>
          <w:tcPr>
            <w:tcW w:w="4680" w:type="dxa"/>
            <w:tcBorders>
              <w:top w:val="single" w:sz="4" w:space="0" w:color="auto"/>
              <w:left w:val="single" w:sz="4" w:space="0" w:color="auto"/>
              <w:bottom w:val="single" w:sz="4" w:space="0" w:color="auto"/>
              <w:right w:val="single" w:sz="4" w:space="0" w:color="auto"/>
            </w:tcBorders>
            <w:vAlign w:val="bottom"/>
            <w:hideMark/>
          </w:tcPr>
          <w:p w14:paraId="65945D8F" w14:textId="77777777" w:rsidR="004F2AF2" w:rsidRPr="00432ABB" w:rsidRDefault="004F2AF2" w:rsidP="00872B91">
            <w:pPr>
              <w:rPr>
                <w:rFonts w:ascii="Times New Roman" w:hAnsi="Times New Roman" w:cs="Times New Roman"/>
              </w:rPr>
            </w:pPr>
            <w:r w:rsidRPr="00432ABB">
              <w:rPr>
                <w:rFonts w:ascii="Times New Roman" w:hAnsi="Times New Roman" w:cs="Times New Roman"/>
                <w:color w:val="000000"/>
              </w:rPr>
              <w:t>Tucson</w:t>
            </w:r>
          </w:p>
        </w:tc>
        <w:tc>
          <w:tcPr>
            <w:tcW w:w="1980" w:type="dxa"/>
            <w:tcBorders>
              <w:top w:val="single" w:sz="4" w:space="0" w:color="auto"/>
              <w:left w:val="single" w:sz="4" w:space="0" w:color="auto"/>
              <w:bottom w:val="single" w:sz="4" w:space="0" w:color="auto"/>
              <w:right w:val="single" w:sz="4" w:space="0" w:color="auto"/>
            </w:tcBorders>
            <w:hideMark/>
          </w:tcPr>
          <w:p w14:paraId="65945D90"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Monday - Friday</w:t>
            </w:r>
          </w:p>
        </w:tc>
        <w:tc>
          <w:tcPr>
            <w:tcW w:w="1795" w:type="dxa"/>
            <w:tcBorders>
              <w:top w:val="single" w:sz="4" w:space="0" w:color="auto"/>
              <w:left w:val="single" w:sz="4" w:space="0" w:color="auto"/>
              <w:bottom w:val="single" w:sz="4" w:space="0" w:color="auto"/>
              <w:right w:val="single" w:sz="4" w:space="0" w:color="auto"/>
            </w:tcBorders>
            <w:hideMark/>
          </w:tcPr>
          <w:p w14:paraId="65945D91"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1300</w:t>
            </w:r>
          </w:p>
        </w:tc>
      </w:tr>
      <w:tr w:rsidR="00BD0422" w14:paraId="65945D96" w14:textId="77777777" w:rsidTr="00872B91">
        <w:tc>
          <w:tcPr>
            <w:tcW w:w="4680" w:type="dxa"/>
            <w:tcBorders>
              <w:top w:val="single" w:sz="4" w:space="0" w:color="auto"/>
              <w:left w:val="single" w:sz="4" w:space="0" w:color="auto"/>
              <w:bottom w:val="single" w:sz="4" w:space="0" w:color="auto"/>
              <w:right w:val="single" w:sz="4" w:space="0" w:color="auto"/>
            </w:tcBorders>
            <w:vAlign w:val="bottom"/>
            <w:hideMark/>
          </w:tcPr>
          <w:p w14:paraId="65945D93" w14:textId="77777777" w:rsidR="004F2AF2" w:rsidRPr="00432ABB" w:rsidRDefault="004F2AF2" w:rsidP="00872B91">
            <w:pPr>
              <w:rPr>
                <w:rFonts w:ascii="Times New Roman" w:hAnsi="Times New Roman" w:cs="Times New Roman"/>
              </w:rPr>
            </w:pPr>
            <w:r w:rsidRPr="00432ABB">
              <w:rPr>
                <w:rFonts w:ascii="Times New Roman" w:hAnsi="Times New Roman" w:cs="Times New Roman"/>
                <w:color w:val="000000"/>
              </w:rPr>
              <w:t>Greater Los Angeles</w:t>
            </w:r>
          </w:p>
        </w:tc>
        <w:tc>
          <w:tcPr>
            <w:tcW w:w="1980" w:type="dxa"/>
            <w:tcBorders>
              <w:top w:val="single" w:sz="4" w:space="0" w:color="auto"/>
              <w:left w:val="single" w:sz="4" w:space="0" w:color="auto"/>
              <w:bottom w:val="single" w:sz="4" w:space="0" w:color="auto"/>
              <w:right w:val="single" w:sz="4" w:space="0" w:color="auto"/>
            </w:tcBorders>
            <w:hideMark/>
          </w:tcPr>
          <w:p w14:paraId="65945D94"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Monday - Friday</w:t>
            </w:r>
          </w:p>
        </w:tc>
        <w:tc>
          <w:tcPr>
            <w:tcW w:w="1795" w:type="dxa"/>
            <w:tcBorders>
              <w:top w:val="single" w:sz="4" w:space="0" w:color="auto"/>
              <w:left w:val="single" w:sz="4" w:space="0" w:color="auto"/>
              <w:bottom w:val="single" w:sz="4" w:space="0" w:color="auto"/>
              <w:right w:val="single" w:sz="4" w:space="0" w:color="auto"/>
            </w:tcBorders>
            <w:hideMark/>
          </w:tcPr>
          <w:p w14:paraId="65945D95"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1300 and 2100</w:t>
            </w:r>
          </w:p>
        </w:tc>
      </w:tr>
      <w:tr w:rsidR="00BD0422" w14:paraId="65945D9A" w14:textId="77777777" w:rsidTr="00872B91">
        <w:tc>
          <w:tcPr>
            <w:tcW w:w="4680" w:type="dxa"/>
            <w:tcBorders>
              <w:top w:val="single" w:sz="4" w:space="0" w:color="auto"/>
              <w:left w:val="single" w:sz="4" w:space="0" w:color="auto"/>
              <w:bottom w:val="single" w:sz="4" w:space="0" w:color="auto"/>
              <w:right w:val="single" w:sz="4" w:space="0" w:color="auto"/>
            </w:tcBorders>
            <w:vAlign w:val="bottom"/>
            <w:hideMark/>
          </w:tcPr>
          <w:p w14:paraId="65945D97"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Bakersfield Community Based Outpatient Clinic</w:t>
            </w:r>
          </w:p>
        </w:tc>
        <w:tc>
          <w:tcPr>
            <w:tcW w:w="1980" w:type="dxa"/>
            <w:tcBorders>
              <w:top w:val="single" w:sz="4" w:space="0" w:color="auto"/>
              <w:left w:val="single" w:sz="4" w:space="0" w:color="auto"/>
              <w:bottom w:val="single" w:sz="4" w:space="0" w:color="auto"/>
              <w:right w:val="single" w:sz="4" w:space="0" w:color="auto"/>
            </w:tcBorders>
            <w:hideMark/>
          </w:tcPr>
          <w:p w14:paraId="65945D98"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Monday - Friday</w:t>
            </w:r>
          </w:p>
        </w:tc>
        <w:tc>
          <w:tcPr>
            <w:tcW w:w="1795" w:type="dxa"/>
            <w:tcBorders>
              <w:top w:val="single" w:sz="4" w:space="0" w:color="auto"/>
              <w:left w:val="single" w:sz="4" w:space="0" w:color="auto"/>
              <w:bottom w:val="single" w:sz="4" w:space="0" w:color="auto"/>
              <w:right w:val="single" w:sz="4" w:space="0" w:color="auto"/>
            </w:tcBorders>
            <w:hideMark/>
          </w:tcPr>
          <w:p w14:paraId="65945D99"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1500</w:t>
            </w:r>
          </w:p>
        </w:tc>
      </w:tr>
      <w:tr w:rsidR="00BD0422" w14:paraId="65945D9E" w14:textId="77777777" w:rsidTr="00872B91">
        <w:tc>
          <w:tcPr>
            <w:tcW w:w="4680" w:type="dxa"/>
            <w:tcBorders>
              <w:top w:val="single" w:sz="4" w:space="0" w:color="auto"/>
              <w:left w:val="single" w:sz="4" w:space="0" w:color="auto"/>
              <w:bottom w:val="single" w:sz="4" w:space="0" w:color="auto"/>
              <w:right w:val="single" w:sz="4" w:space="0" w:color="auto"/>
            </w:tcBorders>
            <w:hideMark/>
          </w:tcPr>
          <w:p w14:paraId="65945D9B"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Los Angeles Ambulatory Care Center</w:t>
            </w:r>
          </w:p>
        </w:tc>
        <w:tc>
          <w:tcPr>
            <w:tcW w:w="1980" w:type="dxa"/>
            <w:tcBorders>
              <w:top w:val="single" w:sz="4" w:space="0" w:color="auto"/>
              <w:left w:val="single" w:sz="4" w:space="0" w:color="auto"/>
              <w:bottom w:val="single" w:sz="4" w:space="0" w:color="auto"/>
              <w:right w:val="single" w:sz="4" w:space="0" w:color="auto"/>
            </w:tcBorders>
            <w:hideMark/>
          </w:tcPr>
          <w:p w14:paraId="65945D9C"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Monday - Friday</w:t>
            </w:r>
          </w:p>
        </w:tc>
        <w:tc>
          <w:tcPr>
            <w:tcW w:w="1795" w:type="dxa"/>
            <w:tcBorders>
              <w:top w:val="single" w:sz="4" w:space="0" w:color="auto"/>
              <w:left w:val="single" w:sz="4" w:space="0" w:color="auto"/>
              <w:bottom w:val="single" w:sz="4" w:space="0" w:color="auto"/>
              <w:right w:val="single" w:sz="4" w:space="0" w:color="auto"/>
            </w:tcBorders>
            <w:hideMark/>
          </w:tcPr>
          <w:p w14:paraId="65945D9D"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1300</w:t>
            </w:r>
          </w:p>
        </w:tc>
      </w:tr>
      <w:tr w:rsidR="00BD0422" w14:paraId="65945DA2" w14:textId="77777777" w:rsidTr="00872B91">
        <w:tc>
          <w:tcPr>
            <w:tcW w:w="4680" w:type="dxa"/>
            <w:tcBorders>
              <w:top w:val="single" w:sz="4" w:space="0" w:color="auto"/>
              <w:left w:val="single" w:sz="4" w:space="0" w:color="auto"/>
              <w:bottom w:val="single" w:sz="4" w:space="0" w:color="auto"/>
              <w:right w:val="single" w:sz="4" w:space="0" w:color="auto"/>
            </w:tcBorders>
            <w:hideMark/>
          </w:tcPr>
          <w:p w14:paraId="65945D9F"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Sepulveda Ambulatory Care Center</w:t>
            </w:r>
          </w:p>
        </w:tc>
        <w:tc>
          <w:tcPr>
            <w:tcW w:w="1980" w:type="dxa"/>
            <w:tcBorders>
              <w:top w:val="single" w:sz="4" w:space="0" w:color="auto"/>
              <w:left w:val="single" w:sz="4" w:space="0" w:color="auto"/>
              <w:bottom w:val="single" w:sz="4" w:space="0" w:color="auto"/>
              <w:right w:val="single" w:sz="4" w:space="0" w:color="auto"/>
            </w:tcBorders>
            <w:hideMark/>
          </w:tcPr>
          <w:p w14:paraId="65945DA0"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Monday - Friday</w:t>
            </w:r>
          </w:p>
        </w:tc>
        <w:tc>
          <w:tcPr>
            <w:tcW w:w="1795" w:type="dxa"/>
            <w:tcBorders>
              <w:top w:val="single" w:sz="4" w:space="0" w:color="auto"/>
              <w:left w:val="single" w:sz="4" w:space="0" w:color="auto"/>
              <w:bottom w:val="single" w:sz="4" w:space="0" w:color="auto"/>
              <w:right w:val="single" w:sz="4" w:space="0" w:color="auto"/>
            </w:tcBorders>
            <w:hideMark/>
          </w:tcPr>
          <w:p w14:paraId="65945DA1"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1400</w:t>
            </w:r>
          </w:p>
        </w:tc>
      </w:tr>
      <w:tr w:rsidR="00BD0422" w14:paraId="65945DA6" w14:textId="77777777" w:rsidTr="00872B91">
        <w:tc>
          <w:tcPr>
            <w:tcW w:w="4680" w:type="dxa"/>
            <w:tcBorders>
              <w:top w:val="single" w:sz="4" w:space="0" w:color="auto"/>
              <w:left w:val="single" w:sz="4" w:space="0" w:color="auto"/>
              <w:bottom w:val="single" w:sz="4" w:space="0" w:color="auto"/>
              <w:right w:val="single" w:sz="4" w:space="0" w:color="auto"/>
            </w:tcBorders>
            <w:hideMark/>
          </w:tcPr>
          <w:p w14:paraId="65945DA3"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Santa Maria Community Based Outpatient Clinic</w:t>
            </w:r>
          </w:p>
        </w:tc>
        <w:tc>
          <w:tcPr>
            <w:tcW w:w="1980" w:type="dxa"/>
            <w:tcBorders>
              <w:top w:val="single" w:sz="4" w:space="0" w:color="auto"/>
              <w:left w:val="single" w:sz="4" w:space="0" w:color="auto"/>
              <w:bottom w:val="single" w:sz="4" w:space="0" w:color="auto"/>
              <w:right w:val="single" w:sz="4" w:space="0" w:color="auto"/>
            </w:tcBorders>
            <w:hideMark/>
          </w:tcPr>
          <w:p w14:paraId="65945DA4"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Monday - Friday</w:t>
            </w:r>
          </w:p>
        </w:tc>
        <w:tc>
          <w:tcPr>
            <w:tcW w:w="1795" w:type="dxa"/>
            <w:tcBorders>
              <w:top w:val="single" w:sz="4" w:space="0" w:color="auto"/>
              <w:left w:val="single" w:sz="4" w:space="0" w:color="auto"/>
              <w:bottom w:val="single" w:sz="4" w:space="0" w:color="auto"/>
              <w:right w:val="single" w:sz="4" w:space="0" w:color="auto"/>
            </w:tcBorders>
            <w:hideMark/>
          </w:tcPr>
          <w:p w14:paraId="65945DA5"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1500</w:t>
            </w:r>
          </w:p>
        </w:tc>
      </w:tr>
    </w:tbl>
    <w:p w14:paraId="65945DA7" w14:textId="77777777" w:rsidR="004F2AF2" w:rsidRPr="00432ABB" w:rsidRDefault="004F2AF2" w:rsidP="00872B91">
      <w:pPr>
        <w:pStyle w:val="ListParagraph"/>
        <w:spacing w:after="0" w:line="240" w:lineRule="auto"/>
        <w:ind w:left="810"/>
        <w:jc w:val="both"/>
        <w:rPr>
          <w:rFonts w:ascii="Times New Roman" w:eastAsiaTheme="minorHAnsi" w:hAnsi="Times New Roman" w:cs="Times New Roman"/>
        </w:rPr>
      </w:pPr>
    </w:p>
    <w:p w14:paraId="65945DA8" w14:textId="77777777" w:rsidR="004F2AF2" w:rsidRPr="00CD47CD" w:rsidRDefault="004F2AF2" w:rsidP="00872B91">
      <w:pPr>
        <w:pStyle w:val="ListParagraph"/>
        <w:numPr>
          <w:ilvl w:val="2"/>
          <w:numId w:val="8"/>
        </w:numPr>
        <w:spacing w:after="0" w:line="240" w:lineRule="auto"/>
        <w:rPr>
          <w:rFonts w:cstheme="minorHAnsi"/>
        </w:rPr>
      </w:pPr>
      <w:r w:rsidRPr="00CD47CD">
        <w:rPr>
          <w:rFonts w:cstheme="minorHAnsi"/>
          <w:u w:val="single"/>
        </w:rPr>
        <w:t>Federal Holidays:</w:t>
      </w:r>
      <w:r w:rsidRPr="00CD47CD">
        <w:rPr>
          <w:rFonts w:cstheme="minorHAnsi"/>
        </w:rPr>
        <w:t xml:space="preserve"> In accordance with 5 U.S.C. 6103, Executive Order 11582 and Public Law 94-97 the following national holidays are observed and for the purpose of this contract are defined as “Legal Federal official holidays.”</w:t>
      </w: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2"/>
        <w:gridCol w:w="3978"/>
      </w:tblGrid>
      <w:tr w:rsidR="00BD0422" w14:paraId="65945DAB" w14:textId="77777777" w:rsidTr="00872B91">
        <w:trPr>
          <w:trHeight w:val="254"/>
        </w:trPr>
        <w:tc>
          <w:tcPr>
            <w:tcW w:w="3942" w:type="dxa"/>
            <w:tcBorders>
              <w:top w:val="single" w:sz="4" w:space="0" w:color="auto"/>
              <w:left w:val="single" w:sz="4" w:space="0" w:color="auto"/>
              <w:bottom w:val="single" w:sz="4" w:space="0" w:color="auto"/>
              <w:right w:val="single" w:sz="4" w:space="0" w:color="auto"/>
            </w:tcBorders>
            <w:hideMark/>
          </w:tcPr>
          <w:p w14:paraId="65945DA9"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New Year’s Day</w:t>
            </w:r>
          </w:p>
        </w:tc>
        <w:tc>
          <w:tcPr>
            <w:tcW w:w="3978" w:type="dxa"/>
            <w:tcBorders>
              <w:top w:val="single" w:sz="4" w:space="0" w:color="auto"/>
              <w:left w:val="single" w:sz="4" w:space="0" w:color="auto"/>
              <w:bottom w:val="single" w:sz="4" w:space="0" w:color="auto"/>
              <w:right w:val="single" w:sz="4" w:space="0" w:color="auto"/>
            </w:tcBorders>
            <w:hideMark/>
          </w:tcPr>
          <w:p w14:paraId="65945DAA"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January 1</w:t>
            </w:r>
            <w:r w:rsidRPr="00432ABB">
              <w:rPr>
                <w:rFonts w:ascii="Times New Roman" w:hAnsi="Times New Roman" w:cs="Times New Roman"/>
                <w:vertAlign w:val="superscript"/>
              </w:rPr>
              <w:t>st</w:t>
            </w:r>
            <w:r w:rsidRPr="00432ABB">
              <w:rPr>
                <w:rFonts w:ascii="Times New Roman" w:hAnsi="Times New Roman" w:cs="Times New Roman"/>
              </w:rPr>
              <w:t xml:space="preserve"> </w:t>
            </w:r>
          </w:p>
        </w:tc>
      </w:tr>
      <w:tr w:rsidR="00BD0422" w14:paraId="65945DAE" w14:textId="77777777" w:rsidTr="00872B91">
        <w:tc>
          <w:tcPr>
            <w:tcW w:w="3942" w:type="dxa"/>
            <w:tcBorders>
              <w:top w:val="single" w:sz="4" w:space="0" w:color="auto"/>
              <w:left w:val="single" w:sz="4" w:space="0" w:color="auto"/>
              <w:bottom w:val="single" w:sz="4" w:space="0" w:color="auto"/>
              <w:right w:val="single" w:sz="4" w:space="0" w:color="auto"/>
            </w:tcBorders>
            <w:hideMark/>
          </w:tcPr>
          <w:p w14:paraId="65945DAC"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Martin Luther King’s Birthday</w:t>
            </w:r>
          </w:p>
        </w:tc>
        <w:tc>
          <w:tcPr>
            <w:tcW w:w="3978" w:type="dxa"/>
            <w:tcBorders>
              <w:top w:val="single" w:sz="4" w:space="0" w:color="auto"/>
              <w:left w:val="single" w:sz="4" w:space="0" w:color="auto"/>
              <w:bottom w:val="single" w:sz="4" w:space="0" w:color="auto"/>
              <w:right w:val="single" w:sz="4" w:space="0" w:color="auto"/>
            </w:tcBorders>
            <w:hideMark/>
          </w:tcPr>
          <w:p w14:paraId="65945DAD"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Third Monday in January</w:t>
            </w:r>
          </w:p>
        </w:tc>
      </w:tr>
      <w:tr w:rsidR="00BD0422" w14:paraId="65945DB1" w14:textId="77777777" w:rsidTr="00872B91">
        <w:tc>
          <w:tcPr>
            <w:tcW w:w="3942" w:type="dxa"/>
            <w:tcBorders>
              <w:top w:val="single" w:sz="4" w:space="0" w:color="auto"/>
              <w:left w:val="single" w:sz="4" w:space="0" w:color="auto"/>
              <w:bottom w:val="single" w:sz="4" w:space="0" w:color="auto"/>
              <w:right w:val="single" w:sz="4" w:space="0" w:color="auto"/>
            </w:tcBorders>
            <w:hideMark/>
          </w:tcPr>
          <w:p w14:paraId="65945DAF"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President’s Day</w:t>
            </w:r>
          </w:p>
        </w:tc>
        <w:tc>
          <w:tcPr>
            <w:tcW w:w="3978" w:type="dxa"/>
            <w:tcBorders>
              <w:top w:val="single" w:sz="4" w:space="0" w:color="auto"/>
              <w:left w:val="single" w:sz="4" w:space="0" w:color="auto"/>
              <w:bottom w:val="single" w:sz="4" w:space="0" w:color="auto"/>
              <w:right w:val="single" w:sz="4" w:space="0" w:color="auto"/>
            </w:tcBorders>
            <w:hideMark/>
          </w:tcPr>
          <w:p w14:paraId="65945DB0" w14:textId="47E7EB4F" w:rsidR="004F2AF2" w:rsidRPr="00432ABB" w:rsidRDefault="0079302C" w:rsidP="00872B91">
            <w:pPr>
              <w:rPr>
                <w:rFonts w:ascii="Times New Roman" w:hAnsi="Times New Roman" w:cs="Times New Roman"/>
              </w:rPr>
            </w:pPr>
            <w:r w:rsidRPr="00432ABB">
              <w:rPr>
                <w:rFonts w:ascii="Times New Roman" w:hAnsi="Times New Roman" w:cs="Times New Roman"/>
              </w:rPr>
              <w:t xml:space="preserve">Third Monday </w:t>
            </w:r>
            <w:r w:rsidR="004F2AF2" w:rsidRPr="00432ABB">
              <w:rPr>
                <w:rFonts w:ascii="Times New Roman" w:hAnsi="Times New Roman" w:cs="Times New Roman"/>
              </w:rPr>
              <w:t xml:space="preserve">in </w:t>
            </w:r>
            <w:r>
              <w:rPr>
                <w:rFonts w:ascii="Times New Roman" w:hAnsi="Times New Roman" w:cs="Times New Roman"/>
              </w:rPr>
              <w:t>February</w:t>
            </w:r>
          </w:p>
        </w:tc>
      </w:tr>
      <w:tr w:rsidR="00BD0422" w14:paraId="65945DB4" w14:textId="77777777" w:rsidTr="00872B91">
        <w:tc>
          <w:tcPr>
            <w:tcW w:w="3942" w:type="dxa"/>
            <w:tcBorders>
              <w:top w:val="single" w:sz="4" w:space="0" w:color="auto"/>
              <w:left w:val="single" w:sz="4" w:space="0" w:color="auto"/>
              <w:bottom w:val="single" w:sz="4" w:space="0" w:color="auto"/>
              <w:right w:val="single" w:sz="4" w:space="0" w:color="auto"/>
            </w:tcBorders>
            <w:hideMark/>
          </w:tcPr>
          <w:p w14:paraId="65945DB2"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Memorial Day</w:t>
            </w:r>
          </w:p>
        </w:tc>
        <w:tc>
          <w:tcPr>
            <w:tcW w:w="3978" w:type="dxa"/>
            <w:tcBorders>
              <w:top w:val="single" w:sz="4" w:space="0" w:color="auto"/>
              <w:left w:val="single" w:sz="4" w:space="0" w:color="auto"/>
              <w:bottom w:val="single" w:sz="4" w:space="0" w:color="auto"/>
              <w:right w:val="single" w:sz="4" w:space="0" w:color="auto"/>
            </w:tcBorders>
            <w:hideMark/>
          </w:tcPr>
          <w:p w14:paraId="65945DB3" w14:textId="62D5C14D" w:rsidR="004F2AF2" w:rsidRPr="00432ABB" w:rsidRDefault="004F2AF2" w:rsidP="00872B91">
            <w:pPr>
              <w:rPr>
                <w:rFonts w:ascii="Times New Roman" w:hAnsi="Times New Roman" w:cs="Times New Roman"/>
              </w:rPr>
            </w:pPr>
            <w:r w:rsidRPr="00432ABB">
              <w:rPr>
                <w:rFonts w:ascii="Times New Roman" w:hAnsi="Times New Roman" w:cs="Times New Roman"/>
              </w:rPr>
              <w:t xml:space="preserve">Last Monday in </w:t>
            </w:r>
            <w:r w:rsidR="00BC773C">
              <w:rPr>
                <w:rFonts w:ascii="Times New Roman" w:hAnsi="Times New Roman" w:cs="Times New Roman"/>
              </w:rPr>
              <w:t>May</w:t>
            </w:r>
          </w:p>
        </w:tc>
      </w:tr>
      <w:tr w:rsidR="00BD0422" w14:paraId="65945DB7" w14:textId="77777777" w:rsidTr="00872B91">
        <w:tc>
          <w:tcPr>
            <w:tcW w:w="3942" w:type="dxa"/>
            <w:tcBorders>
              <w:top w:val="single" w:sz="4" w:space="0" w:color="auto"/>
              <w:left w:val="single" w:sz="4" w:space="0" w:color="auto"/>
              <w:bottom w:val="single" w:sz="4" w:space="0" w:color="auto"/>
              <w:right w:val="single" w:sz="4" w:space="0" w:color="auto"/>
            </w:tcBorders>
            <w:hideMark/>
          </w:tcPr>
          <w:p w14:paraId="65945DB5"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Juneteenth</w:t>
            </w:r>
          </w:p>
        </w:tc>
        <w:tc>
          <w:tcPr>
            <w:tcW w:w="3978" w:type="dxa"/>
            <w:tcBorders>
              <w:top w:val="single" w:sz="4" w:space="0" w:color="auto"/>
              <w:left w:val="single" w:sz="4" w:space="0" w:color="auto"/>
              <w:bottom w:val="single" w:sz="4" w:space="0" w:color="auto"/>
              <w:right w:val="single" w:sz="4" w:space="0" w:color="auto"/>
            </w:tcBorders>
            <w:hideMark/>
          </w:tcPr>
          <w:p w14:paraId="65945DB6"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June 19</w:t>
            </w:r>
            <w:r w:rsidRPr="00432ABB">
              <w:rPr>
                <w:rFonts w:ascii="Times New Roman" w:hAnsi="Times New Roman" w:cs="Times New Roman"/>
                <w:vertAlign w:val="superscript"/>
              </w:rPr>
              <w:t>th</w:t>
            </w:r>
            <w:r w:rsidRPr="00432ABB">
              <w:rPr>
                <w:rFonts w:ascii="Times New Roman" w:hAnsi="Times New Roman" w:cs="Times New Roman"/>
              </w:rPr>
              <w:t xml:space="preserve">  </w:t>
            </w:r>
          </w:p>
        </w:tc>
      </w:tr>
      <w:tr w:rsidR="00BD0422" w14:paraId="65945DBA" w14:textId="77777777" w:rsidTr="00872B91">
        <w:tc>
          <w:tcPr>
            <w:tcW w:w="3942" w:type="dxa"/>
            <w:tcBorders>
              <w:top w:val="single" w:sz="4" w:space="0" w:color="auto"/>
              <w:left w:val="single" w:sz="4" w:space="0" w:color="auto"/>
              <w:bottom w:val="single" w:sz="4" w:space="0" w:color="auto"/>
              <w:right w:val="single" w:sz="4" w:space="0" w:color="auto"/>
            </w:tcBorders>
          </w:tcPr>
          <w:p w14:paraId="65945DB8"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Independence Day</w:t>
            </w:r>
          </w:p>
        </w:tc>
        <w:tc>
          <w:tcPr>
            <w:tcW w:w="3978" w:type="dxa"/>
            <w:tcBorders>
              <w:top w:val="single" w:sz="4" w:space="0" w:color="auto"/>
              <w:left w:val="single" w:sz="4" w:space="0" w:color="auto"/>
              <w:bottom w:val="single" w:sz="4" w:space="0" w:color="auto"/>
              <w:right w:val="single" w:sz="4" w:space="0" w:color="auto"/>
            </w:tcBorders>
          </w:tcPr>
          <w:p w14:paraId="65945DB9"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July 4</w:t>
            </w:r>
            <w:r w:rsidRPr="00432ABB">
              <w:rPr>
                <w:rFonts w:ascii="Times New Roman" w:hAnsi="Times New Roman" w:cs="Times New Roman"/>
                <w:vertAlign w:val="superscript"/>
              </w:rPr>
              <w:t>th</w:t>
            </w:r>
            <w:r w:rsidRPr="00432ABB">
              <w:rPr>
                <w:rFonts w:ascii="Times New Roman" w:hAnsi="Times New Roman" w:cs="Times New Roman"/>
              </w:rPr>
              <w:t xml:space="preserve"> </w:t>
            </w:r>
          </w:p>
        </w:tc>
      </w:tr>
      <w:tr w:rsidR="00BD0422" w14:paraId="65945DBD" w14:textId="77777777" w:rsidTr="00872B91">
        <w:tc>
          <w:tcPr>
            <w:tcW w:w="3942" w:type="dxa"/>
            <w:tcBorders>
              <w:top w:val="single" w:sz="4" w:space="0" w:color="auto"/>
              <w:left w:val="single" w:sz="4" w:space="0" w:color="auto"/>
              <w:bottom w:val="single" w:sz="4" w:space="0" w:color="auto"/>
              <w:right w:val="single" w:sz="4" w:space="0" w:color="auto"/>
            </w:tcBorders>
            <w:hideMark/>
          </w:tcPr>
          <w:p w14:paraId="65945DBB"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Labor Day</w:t>
            </w:r>
          </w:p>
        </w:tc>
        <w:tc>
          <w:tcPr>
            <w:tcW w:w="3978" w:type="dxa"/>
            <w:tcBorders>
              <w:top w:val="single" w:sz="4" w:space="0" w:color="auto"/>
              <w:left w:val="single" w:sz="4" w:space="0" w:color="auto"/>
              <w:bottom w:val="single" w:sz="4" w:space="0" w:color="auto"/>
              <w:right w:val="single" w:sz="4" w:space="0" w:color="auto"/>
            </w:tcBorders>
            <w:hideMark/>
          </w:tcPr>
          <w:p w14:paraId="65945DBC"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First Monday in September</w:t>
            </w:r>
          </w:p>
        </w:tc>
      </w:tr>
      <w:tr w:rsidR="00BD0422" w14:paraId="65945DC0" w14:textId="77777777" w:rsidTr="00872B91">
        <w:tc>
          <w:tcPr>
            <w:tcW w:w="3942" w:type="dxa"/>
            <w:tcBorders>
              <w:top w:val="single" w:sz="4" w:space="0" w:color="auto"/>
              <w:left w:val="single" w:sz="4" w:space="0" w:color="auto"/>
              <w:bottom w:val="single" w:sz="4" w:space="0" w:color="auto"/>
              <w:right w:val="single" w:sz="4" w:space="0" w:color="auto"/>
            </w:tcBorders>
            <w:hideMark/>
          </w:tcPr>
          <w:p w14:paraId="65945DBE"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Columbus Day</w:t>
            </w:r>
          </w:p>
        </w:tc>
        <w:tc>
          <w:tcPr>
            <w:tcW w:w="3978" w:type="dxa"/>
            <w:tcBorders>
              <w:top w:val="single" w:sz="4" w:space="0" w:color="auto"/>
              <w:left w:val="single" w:sz="4" w:space="0" w:color="auto"/>
              <w:bottom w:val="single" w:sz="4" w:space="0" w:color="auto"/>
              <w:right w:val="single" w:sz="4" w:space="0" w:color="auto"/>
            </w:tcBorders>
            <w:hideMark/>
          </w:tcPr>
          <w:p w14:paraId="65945DBF"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Second Monday in October</w:t>
            </w:r>
          </w:p>
        </w:tc>
      </w:tr>
      <w:tr w:rsidR="00BD0422" w14:paraId="65945DC3" w14:textId="77777777" w:rsidTr="00872B91">
        <w:tc>
          <w:tcPr>
            <w:tcW w:w="3942" w:type="dxa"/>
            <w:tcBorders>
              <w:top w:val="single" w:sz="4" w:space="0" w:color="auto"/>
              <w:left w:val="single" w:sz="4" w:space="0" w:color="auto"/>
              <w:bottom w:val="single" w:sz="4" w:space="0" w:color="auto"/>
              <w:right w:val="single" w:sz="4" w:space="0" w:color="auto"/>
            </w:tcBorders>
            <w:hideMark/>
          </w:tcPr>
          <w:p w14:paraId="65945DC1"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Veteran’s Day</w:t>
            </w:r>
          </w:p>
        </w:tc>
        <w:tc>
          <w:tcPr>
            <w:tcW w:w="3978" w:type="dxa"/>
            <w:tcBorders>
              <w:top w:val="single" w:sz="4" w:space="0" w:color="auto"/>
              <w:left w:val="single" w:sz="4" w:space="0" w:color="auto"/>
              <w:bottom w:val="single" w:sz="4" w:space="0" w:color="auto"/>
              <w:right w:val="single" w:sz="4" w:space="0" w:color="auto"/>
            </w:tcBorders>
            <w:hideMark/>
          </w:tcPr>
          <w:p w14:paraId="65945DC2"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November 11</w:t>
            </w:r>
            <w:r w:rsidRPr="00432ABB">
              <w:rPr>
                <w:rFonts w:ascii="Times New Roman" w:hAnsi="Times New Roman" w:cs="Times New Roman"/>
                <w:vertAlign w:val="superscript"/>
              </w:rPr>
              <w:t>th</w:t>
            </w:r>
            <w:r w:rsidRPr="00432ABB">
              <w:rPr>
                <w:rFonts w:ascii="Times New Roman" w:hAnsi="Times New Roman" w:cs="Times New Roman"/>
              </w:rPr>
              <w:t xml:space="preserve"> </w:t>
            </w:r>
          </w:p>
        </w:tc>
      </w:tr>
      <w:tr w:rsidR="00BD0422" w14:paraId="65945DC6" w14:textId="77777777" w:rsidTr="00872B91">
        <w:tc>
          <w:tcPr>
            <w:tcW w:w="3942" w:type="dxa"/>
            <w:tcBorders>
              <w:top w:val="single" w:sz="4" w:space="0" w:color="auto"/>
              <w:left w:val="single" w:sz="4" w:space="0" w:color="auto"/>
              <w:bottom w:val="single" w:sz="4" w:space="0" w:color="auto"/>
              <w:right w:val="single" w:sz="4" w:space="0" w:color="auto"/>
            </w:tcBorders>
            <w:hideMark/>
          </w:tcPr>
          <w:p w14:paraId="65945DC4"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Thanksgiving Day</w:t>
            </w:r>
          </w:p>
        </w:tc>
        <w:tc>
          <w:tcPr>
            <w:tcW w:w="3978" w:type="dxa"/>
            <w:tcBorders>
              <w:top w:val="single" w:sz="4" w:space="0" w:color="auto"/>
              <w:left w:val="single" w:sz="4" w:space="0" w:color="auto"/>
              <w:bottom w:val="single" w:sz="4" w:space="0" w:color="auto"/>
              <w:right w:val="single" w:sz="4" w:space="0" w:color="auto"/>
            </w:tcBorders>
            <w:hideMark/>
          </w:tcPr>
          <w:p w14:paraId="65945DC5"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Fourth Thursday in November</w:t>
            </w:r>
          </w:p>
        </w:tc>
      </w:tr>
      <w:tr w:rsidR="00BD0422" w14:paraId="65945DC9" w14:textId="77777777" w:rsidTr="00872B91">
        <w:tc>
          <w:tcPr>
            <w:tcW w:w="3942" w:type="dxa"/>
            <w:tcBorders>
              <w:top w:val="single" w:sz="4" w:space="0" w:color="auto"/>
              <w:left w:val="single" w:sz="4" w:space="0" w:color="auto"/>
              <w:bottom w:val="single" w:sz="4" w:space="0" w:color="auto"/>
              <w:right w:val="single" w:sz="4" w:space="0" w:color="auto"/>
            </w:tcBorders>
            <w:hideMark/>
          </w:tcPr>
          <w:p w14:paraId="65945DC7"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Christmas Day</w:t>
            </w:r>
          </w:p>
        </w:tc>
        <w:tc>
          <w:tcPr>
            <w:tcW w:w="3978" w:type="dxa"/>
            <w:tcBorders>
              <w:top w:val="single" w:sz="4" w:space="0" w:color="auto"/>
              <w:left w:val="single" w:sz="4" w:space="0" w:color="auto"/>
              <w:bottom w:val="single" w:sz="4" w:space="0" w:color="auto"/>
              <w:right w:val="single" w:sz="4" w:space="0" w:color="auto"/>
            </w:tcBorders>
            <w:hideMark/>
          </w:tcPr>
          <w:p w14:paraId="65945DC8" w14:textId="77777777" w:rsidR="004F2AF2" w:rsidRPr="00432ABB" w:rsidRDefault="004F2AF2" w:rsidP="00872B91">
            <w:pPr>
              <w:rPr>
                <w:rFonts w:ascii="Times New Roman" w:hAnsi="Times New Roman" w:cs="Times New Roman"/>
              </w:rPr>
            </w:pPr>
            <w:r w:rsidRPr="00432ABB">
              <w:rPr>
                <w:rFonts w:ascii="Times New Roman" w:hAnsi="Times New Roman" w:cs="Times New Roman"/>
              </w:rPr>
              <w:t>December 25</w:t>
            </w:r>
            <w:r w:rsidRPr="00432ABB">
              <w:rPr>
                <w:rFonts w:ascii="Times New Roman" w:hAnsi="Times New Roman" w:cs="Times New Roman"/>
                <w:vertAlign w:val="superscript"/>
              </w:rPr>
              <w:t>th</w:t>
            </w:r>
            <w:r w:rsidRPr="00432ABB">
              <w:rPr>
                <w:rFonts w:ascii="Times New Roman" w:hAnsi="Times New Roman" w:cs="Times New Roman"/>
              </w:rPr>
              <w:t xml:space="preserve"> </w:t>
            </w:r>
          </w:p>
        </w:tc>
      </w:tr>
    </w:tbl>
    <w:p w14:paraId="65945DCA" w14:textId="77777777" w:rsidR="004F2AF2" w:rsidRPr="00432ABB" w:rsidRDefault="004F2AF2" w:rsidP="00872B91">
      <w:pPr>
        <w:pStyle w:val="ListParagraph"/>
        <w:spacing w:after="0" w:line="240" w:lineRule="auto"/>
        <w:ind w:left="1440"/>
        <w:jc w:val="both"/>
        <w:rPr>
          <w:rFonts w:ascii="Times New Roman" w:hAnsi="Times New Roman" w:cs="Times New Roman"/>
          <w:bCs/>
          <w:iCs/>
        </w:rPr>
      </w:pPr>
    </w:p>
    <w:p w14:paraId="65945DCB" w14:textId="77777777" w:rsidR="004F2AF2" w:rsidRPr="00CD47CD" w:rsidRDefault="004F2AF2" w:rsidP="00872B91">
      <w:pPr>
        <w:pStyle w:val="Heading2"/>
        <w:numPr>
          <w:ilvl w:val="0"/>
          <w:numId w:val="9"/>
        </w:numPr>
        <w:spacing w:before="0" w:after="0" w:line="240" w:lineRule="auto"/>
        <w:rPr>
          <w:rFonts w:asciiTheme="minorHAnsi" w:hAnsiTheme="minorHAnsi" w:cstheme="minorHAnsi"/>
          <w:smallCaps/>
          <w:sz w:val="22"/>
          <w:szCs w:val="22"/>
        </w:rPr>
      </w:pPr>
      <w:bookmarkStart w:id="21" w:name="_Toc507504141"/>
      <w:r>
        <w:rPr>
          <w:rFonts w:ascii="Times New Roman" w:hAnsi="Times New Roman" w:cs="Times New Roman"/>
          <w:smallCaps/>
          <w:sz w:val="22"/>
          <w:szCs w:val="22"/>
        </w:rPr>
        <w:t xml:space="preserve"> </w:t>
      </w:r>
      <w:r w:rsidRPr="00432ABB">
        <w:rPr>
          <w:rFonts w:ascii="Times New Roman" w:hAnsi="Times New Roman" w:cs="Times New Roman"/>
          <w:smallCaps/>
          <w:sz w:val="22"/>
          <w:szCs w:val="22"/>
        </w:rPr>
        <w:t xml:space="preserve"> </w:t>
      </w:r>
      <w:bookmarkStart w:id="22" w:name="_Toc201052583"/>
      <w:r w:rsidRPr="00CD47CD">
        <w:rPr>
          <w:rFonts w:asciiTheme="minorHAnsi" w:hAnsiTheme="minorHAnsi" w:cstheme="minorHAnsi"/>
          <w:smallCaps/>
          <w:sz w:val="22"/>
          <w:szCs w:val="22"/>
        </w:rPr>
        <w:t>Specifications</w:t>
      </w:r>
      <w:bookmarkEnd w:id="21"/>
      <w:bookmarkEnd w:id="22"/>
      <w:r w:rsidRPr="00CD47CD">
        <w:rPr>
          <w:rFonts w:asciiTheme="minorHAnsi" w:hAnsiTheme="minorHAnsi" w:cstheme="minorHAnsi"/>
          <w:smallCaps/>
          <w:sz w:val="22"/>
          <w:szCs w:val="22"/>
        </w:rPr>
        <w:t xml:space="preserve"> </w:t>
      </w:r>
    </w:p>
    <w:p w14:paraId="65945DCC" w14:textId="77777777" w:rsidR="004F2AF2" w:rsidRPr="00CD47CD" w:rsidRDefault="004F2AF2" w:rsidP="00872B91">
      <w:pPr>
        <w:pStyle w:val="ListParagraph"/>
        <w:numPr>
          <w:ilvl w:val="1"/>
          <w:numId w:val="9"/>
        </w:numPr>
        <w:spacing w:after="0" w:line="240" w:lineRule="auto"/>
        <w:jc w:val="both"/>
        <w:rPr>
          <w:rFonts w:cstheme="minorHAnsi"/>
        </w:rPr>
      </w:pPr>
      <w:r w:rsidRPr="00CD47CD">
        <w:rPr>
          <w:rFonts w:cstheme="minorHAnsi"/>
          <w:smallCaps/>
        </w:rPr>
        <w:t xml:space="preserve"> Licensures</w:t>
      </w:r>
    </w:p>
    <w:p w14:paraId="65945DCD" w14:textId="77777777" w:rsidR="004F2AF2" w:rsidRPr="00CD47CD" w:rsidRDefault="004F2AF2" w:rsidP="00872B91">
      <w:pPr>
        <w:pStyle w:val="ListParagraph"/>
        <w:numPr>
          <w:ilvl w:val="2"/>
          <w:numId w:val="9"/>
        </w:numPr>
        <w:spacing w:after="0" w:line="240" w:lineRule="auto"/>
        <w:jc w:val="both"/>
        <w:rPr>
          <w:rFonts w:cstheme="minorHAnsi"/>
        </w:rPr>
      </w:pPr>
      <w:r w:rsidRPr="00CD47CD">
        <w:rPr>
          <w:rFonts w:cstheme="minorHAnsi"/>
        </w:rPr>
        <w:t xml:space="preserve">Contractor shall perform specimen testing only in </w:t>
      </w:r>
      <w:r w:rsidRPr="00CD47CD">
        <w:rPr>
          <w:rFonts w:cstheme="minorHAnsi"/>
          <w:spacing w:val="2"/>
        </w:rPr>
        <w:t>fully licensed/accredited laboratories actively engaged in providing the specific services and laboratory testing described in this IDIQ.</w:t>
      </w:r>
      <w:r w:rsidRPr="00CD47CD">
        <w:rPr>
          <w:rFonts w:cstheme="minorHAnsi"/>
        </w:rPr>
        <w:t xml:space="preserve"> The reference laboratory must be licensed/accredited by the College </w:t>
      </w:r>
      <w:r w:rsidRPr="00CD47CD">
        <w:rPr>
          <w:rFonts w:cstheme="minorHAnsi"/>
          <w:spacing w:val="5"/>
        </w:rPr>
        <w:t>of American Pathologists (CAP) or Joint Commission</w:t>
      </w:r>
      <w:r w:rsidRPr="00CD47CD">
        <w:rPr>
          <w:rFonts w:cstheme="minorHAnsi"/>
          <w:spacing w:val="1"/>
        </w:rPr>
        <w:t xml:space="preserve">, as well as other state regulatory agencies as mandated </w:t>
      </w:r>
      <w:r w:rsidRPr="00CD47CD">
        <w:rPr>
          <w:rFonts w:cstheme="minorHAnsi"/>
        </w:rPr>
        <w:t xml:space="preserve">by federal and state statutes. In addition, the Laboratory must be certified as </w:t>
      </w:r>
      <w:r w:rsidRPr="00CD47CD">
        <w:rPr>
          <w:rFonts w:cstheme="minorHAnsi"/>
          <w:spacing w:val="1"/>
        </w:rPr>
        <w:t xml:space="preserve">meeting the requirements of the Clinical Laboratory Improvement Act (CLIA) of 1988 </w:t>
      </w:r>
      <w:r w:rsidRPr="00CD47CD">
        <w:rPr>
          <w:rFonts w:cstheme="minorHAnsi"/>
          <w:spacing w:val="-5"/>
        </w:rPr>
        <w:t xml:space="preserve">and comply with the National Standards to Protect the Privacy of Personal Health </w:t>
      </w:r>
      <w:r w:rsidRPr="00CD47CD">
        <w:rPr>
          <w:rFonts w:cstheme="minorHAnsi"/>
          <w:spacing w:val="-1"/>
        </w:rPr>
        <w:t xml:space="preserve">Information in accordance with Health Insurance Portability and Accountability </w:t>
      </w:r>
      <w:r w:rsidRPr="00CD47CD">
        <w:rPr>
          <w:rFonts w:cstheme="minorHAnsi"/>
        </w:rPr>
        <w:t>Account of 1996 (HIPAA) and VA Directives 1106, 1106.01 and 1106.2</w:t>
      </w:r>
    </w:p>
    <w:p w14:paraId="65945DCE" w14:textId="77777777" w:rsidR="004F2AF2" w:rsidRPr="00CD47CD" w:rsidRDefault="004F2AF2" w:rsidP="00872B91">
      <w:pPr>
        <w:pStyle w:val="ListParagraph"/>
        <w:numPr>
          <w:ilvl w:val="2"/>
          <w:numId w:val="9"/>
        </w:numPr>
        <w:spacing w:after="0" w:line="240" w:lineRule="auto"/>
        <w:jc w:val="both"/>
        <w:rPr>
          <w:rFonts w:cstheme="minorHAnsi"/>
        </w:rPr>
      </w:pPr>
      <w:r w:rsidRPr="00CD47CD">
        <w:rPr>
          <w:rFonts w:cstheme="minorHAnsi"/>
          <w:spacing w:val="3"/>
        </w:rPr>
        <w:t xml:space="preserve">For each laboratory used, Contractor shall provide copies of </w:t>
      </w:r>
      <w:r w:rsidRPr="00CD47CD">
        <w:rPr>
          <w:rFonts w:cstheme="minorHAnsi"/>
          <w:spacing w:val="-2"/>
        </w:rPr>
        <w:t xml:space="preserve">all relevant permits/licenses and certification inclusive of any sanctions current or pending throughout the United States of America. </w:t>
      </w:r>
    </w:p>
    <w:p w14:paraId="65945DCF" w14:textId="77777777" w:rsidR="004F2AF2" w:rsidRPr="00CD47CD" w:rsidRDefault="004F2AF2" w:rsidP="00872B91">
      <w:pPr>
        <w:pStyle w:val="ListParagraph"/>
        <w:numPr>
          <w:ilvl w:val="2"/>
          <w:numId w:val="9"/>
        </w:numPr>
        <w:spacing w:after="0" w:line="240" w:lineRule="auto"/>
        <w:jc w:val="both"/>
        <w:rPr>
          <w:rFonts w:cstheme="minorHAnsi"/>
        </w:rPr>
      </w:pPr>
      <w:r w:rsidRPr="00CD47CD">
        <w:rPr>
          <w:rFonts w:cstheme="minorHAnsi"/>
          <w:spacing w:val="3"/>
        </w:rPr>
        <w:t xml:space="preserve">As these documents are reissued or reworded, the Contractor shall supply a copy to the </w:t>
      </w:r>
      <w:r w:rsidRPr="00CD47CD">
        <w:rPr>
          <w:rFonts w:cstheme="minorHAnsi"/>
          <w:spacing w:val="-3"/>
        </w:rPr>
        <w:t>Contracting Officer</w:t>
      </w:r>
      <w:r w:rsidRPr="00CD47CD">
        <w:rPr>
          <w:rFonts w:cstheme="minorHAnsi"/>
          <w:spacing w:val="3"/>
        </w:rPr>
        <w:t xml:space="preserve"> and each VISN 22 </w:t>
      </w:r>
      <w:r w:rsidRPr="00CD47CD">
        <w:rPr>
          <w:rFonts w:cstheme="minorHAnsi"/>
          <w:spacing w:val="-3"/>
        </w:rPr>
        <w:t xml:space="preserve">facilities. The above documents must also be </w:t>
      </w:r>
      <w:r w:rsidRPr="00CD47CD">
        <w:rPr>
          <w:rFonts w:cstheme="minorHAnsi"/>
          <w:spacing w:val="3"/>
        </w:rPr>
        <w:t xml:space="preserve">supplied for each reference laboratory that is a subcontractor of the primary </w:t>
      </w:r>
      <w:r w:rsidRPr="00CD47CD">
        <w:rPr>
          <w:rFonts w:cstheme="minorHAnsi"/>
        </w:rPr>
        <w:t>Contractor.</w:t>
      </w:r>
    </w:p>
    <w:p w14:paraId="65945DD0" w14:textId="77777777" w:rsidR="004F2AF2" w:rsidRPr="00CD47CD" w:rsidRDefault="004F2AF2" w:rsidP="00872B91">
      <w:pPr>
        <w:pStyle w:val="ListParagraph"/>
        <w:numPr>
          <w:ilvl w:val="2"/>
          <w:numId w:val="9"/>
        </w:numPr>
        <w:spacing w:after="0" w:line="240" w:lineRule="auto"/>
        <w:jc w:val="both"/>
        <w:rPr>
          <w:rFonts w:cstheme="minorHAnsi"/>
        </w:rPr>
      </w:pPr>
      <w:r w:rsidRPr="00CD47CD">
        <w:rPr>
          <w:rFonts w:cstheme="minorHAnsi"/>
          <w:spacing w:val="-2"/>
        </w:rPr>
        <w:t>Contractor must notify immediately the VA Point of Contact (POC) at each of the Government facilities in writing, upon its loss of any required certification, accreditation, or licensure.</w:t>
      </w:r>
    </w:p>
    <w:p w14:paraId="65945DD1" w14:textId="77777777" w:rsidR="004F2AF2" w:rsidRPr="00CD47CD" w:rsidRDefault="004F2AF2" w:rsidP="00872B91">
      <w:pPr>
        <w:pStyle w:val="ListParagraph"/>
        <w:numPr>
          <w:ilvl w:val="2"/>
          <w:numId w:val="9"/>
        </w:numPr>
        <w:spacing w:after="0" w:line="240" w:lineRule="auto"/>
        <w:jc w:val="both"/>
        <w:rPr>
          <w:rFonts w:cstheme="minorHAnsi"/>
        </w:rPr>
      </w:pPr>
      <w:r w:rsidRPr="00CD47CD">
        <w:rPr>
          <w:rFonts w:cstheme="minorHAnsi"/>
        </w:rPr>
        <w:t>Contractor shall maintain safety and health standards consistent with the requirements set forth by the Occupational, Health, and Safety Administration (OSHA), and the Center for Disease Control (CDC) and Prevention.</w:t>
      </w:r>
    </w:p>
    <w:p w14:paraId="65945DD2" w14:textId="77777777" w:rsidR="004F2AF2" w:rsidRPr="00CD47CD" w:rsidRDefault="004F2AF2" w:rsidP="00872B91">
      <w:pPr>
        <w:pStyle w:val="ListParagraph"/>
        <w:numPr>
          <w:ilvl w:val="2"/>
          <w:numId w:val="9"/>
        </w:numPr>
        <w:spacing w:after="0" w:line="240" w:lineRule="auto"/>
        <w:jc w:val="both"/>
        <w:rPr>
          <w:rFonts w:cstheme="minorHAnsi"/>
        </w:rPr>
      </w:pPr>
    </w:p>
    <w:p w14:paraId="65945DD3" w14:textId="77777777" w:rsidR="004F2AF2" w:rsidRPr="00CD47CD" w:rsidRDefault="004F2AF2" w:rsidP="00872B91">
      <w:pPr>
        <w:spacing w:after="0" w:line="240" w:lineRule="auto"/>
        <w:jc w:val="both"/>
        <w:rPr>
          <w:rFonts w:cstheme="minorHAnsi"/>
        </w:rPr>
      </w:pPr>
    </w:p>
    <w:p w14:paraId="65945DD4" w14:textId="66B1B2F5" w:rsidR="004F2AF2" w:rsidRPr="00CD47CD" w:rsidRDefault="004F2AF2" w:rsidP="00872B91">
      <w:pPr>
        <w:pStyle w:val="ListParagraph"/>
        <w:numPr>
          <w:ilvl w:val="1"/>
          <w:numId w:val="9"/>
        </w:numPr>
        <w:spacing w:after="0" w:line="240" w:lineRule="auto"/>
        <w:jc w:val="both"/>
        <w:rPr>
          <w:rFonts w:cstheme="minorHAnsi"/>
          <w:smallCaps/>
        </w:rPr>
      </w:pPr>
      <w:r w:rsidRPr="00CD47CD">
        <w:rPr>
          <w:rFonts w:cstheme="minorHAnsi"/>
          <w:smallCaps/>
        </w:rPr>
        <w:t>General Test Information</w:t>
      </w:r>
      <w:r w:rsidR="00797D95" w:rsidRPr="00CD47CD">
        <w:rPr>
          <w:rFonts w:cstheme="minorHAnsi"/>
          <w:smallCaps/>
        </w:rPr>
        <w:t xml:space="preserve"> DATA</w:t>
      </w:r>
      <w:r w:rsidRPr="00CD47CD">
        <w:rPr>
          <w:rFonts w:cstheme="minorHAnsi"/>
          <w:smallCaps/>
        </w:rPr>
        <w:t>:</w:t>
      </w:r>
    </w:p>
    <w:p w14:paraId="65945DD5" w14:textId="77777777" w:rsidR="004F2AF2" w:rsidRPr="00CD47CD" w:rsidRDefault="004F2AF2" w:rsidP="00872B91">
      <w:pPr>
        <w:spacing w:after="0" w:line="240" w:lineRule="auto"/>
        <w:jc w:val="both"/>
        <w:rPr>
          <w:rFonts w:cstheme="minorHAnsi"/>
        </w:rPr>
      </w:pPr>
    </w:p>
    <w:p w14:paraId="65945DD6"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12"/>
        </w:rPr>
      </w:pPr>
      <w:r w:rsidRPr="00CD47CD">
        <w:rPr>
          <w:rFonts w:cstheme="minorHAnsi"/>
          <w:spacing w:val="12"/>
        </w:rPr>
        <w:t>Requisition form requirements.</w:t>
      </w:r>
    </w:p>
    <w:p w14:paraId="65945DD7"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12"/>
        </w:rPr>
      </w:pPr>
      <w:r w:rsidRPr="00CD47CD">
        <w:rPr>
          <w:rFonts w:cstheme="minorHAnsi"/>
          <w:spacing w:val="12"/>
        </w:rPr>
        <w:t>Alphabetized test name list</w:t>
      </w:r>
    </w:p>
    <w:p w14:paraId="65945DD8"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14"/>
        </w:rPr>
      </w:pPr>
      <w:r w:rsidRPr="00CD47CD">
        <w:rPr>
          <w:rFonts w:cstheme="minorHAnsi"/>
          <w:spacing w:val="14"/>
        </w:rPr>
        <w:t>Reference lab test number</w:t>
      </w:r>
    </w:p>
    <w:p w14:paraId="65945DD9"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12"/>
        </w:rPr>
      </w:pPr>
      <w:r w:rsidRPr="00CD47CD">
        <w:rPr>
          <w:rFonts w:cstheme="minorHAnsi"/>
          <w:spacing w:val="12"/>
        </w:rPr>
        <w:t>Specimen collection requirements</w:t>
      </w:r>
    </w:p>
    <w:p w14:paraId="65945DDA"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4"/>
        </w:rPr>
      </w:pPr>
      <w:r w:rsidRPr="00CD47CD">
        <w:rPr>
          <w:rFonts w:cstheme="minorHAnsi"/>
          <w:spacing w:val="4"/>
        </w:rPr>
        <w:t>Test method used (indicate if testing performed in duplicate)</w:t>
      </w:r>
    </w:p>
    <w:p w14:paraId="65945DDB"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14"/>
        </w:rPr>
      </w:pPr>
      <w:r w:rsidRPr="00CD47CD">
        <w:rPr>
          <w:rFonts w:cstheme="minorHAnsi"/>
          <w:spacing w:val="14"/>
        </w:rPr>
        <w:t>Test reference intervals.</w:t>
      </w:r>
    </w:p>
    <w:p w14:paraId="65945DDC"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10"/>
        </w:rPr>
      </w:pPr>
      <w:r w:rsidRPr="00CD47CD">
        <w:rPr>
          <w:rFonts w:cstheme="minorHAnsi"/>
          <w:spacing w:val="10"/>
        </w:rPr>
        <w:t>Test critical values if any</w:t>
      </w:r>
    </w:p>
    <w:p w14:paraId="65945DDD"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8"/>
        </w:rPr>
      </w:pPr>
      <w:r w:rsidRPr="00CD47CD">
        <w:rPr>
          <w:rFonts w:cstheme="minorHAnsi"/>
          <w:spacing w:val="8"/>
        </w:rPr>
        <w:t>Policy for critical value notification</w:t>
      </w:r>
    </w:p>
    <w:p w14:paraId="65945DDE"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8"/>
        </w:rPr>
      </w:pPr>
      <w:r w:rsidRPr="00CD47CD">
        <w:rPr>
          <w:rFonts w:cstheme="minorHAnsi"/>
          <w:spacing w:val="26"/>
        </w:rPr>
        <w:t>CPT coding</w:t>
      </w:r>
    </w:p>
    <w:p w14:paraId="65945DDF"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8"/>
        </w:rPr>
      </w:pPr>
      <w:r w:rsidRPr="00CD47CD">
        <w:rPr>
          <w:rFonts w:cstheme="minorHAnsi"/>
          <w:spacing w:val="24"/>
        </w:rPr>
        <w:t>LOINC Codes</w:t>
      </w:r>
    </w:p>
    <w:p w14:paraId="65945DE0"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8"/>
        </w:rPr>
      </w:pPr>
      <w:r w:rsidRPr="00CD47CD">
        <w:rPr>
          <w:rFonts w:cstheme="minorHAnsi"/>
        </w:rPr>
        <w:t xml:space="preserve">Test TAT (minimum and maximum times indicated); where </w:t>
      </w:r>
      <w:r w:rsidRPr="00CD47CD">
        <w:rPr>
          <w:rFonts w:cstheme="minorHAnsi"/>
          <w:spacing w:val="-3"/>
        </w:rPr>
        <w:t xml:space="preserve">the TAT is defined as the time between pick-up of specimen by </w:t>
      </w:r>
      <w:r w:rsidRPr="00CD47CD">
        <w:rPr>
          <w:rFonts w:cstheme="minorHAnsi"/>
          <w:spacing w:val="-1"/>
        </w:rPr>
        <w:t>the Contractor and receipt of results by a VISN 22 facility.</w:t>
      </w:r>
    </w:p>
    <w:p w14:paraId="65945DE1"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8"/>
        </w:rPr>
      </w:pPr>
      <w:r w:rsidRPr="00CD47CD">
        <w:rPr>
          <w:rFonts w:cstheme="minorHAnsi"/>
        </w:rPr>
        <w:t>Frequency of test performance (specific days of week indicated)</w:t>
      </w:r>
    </w:p>
    <w:p w14:paraId="65945DE2" w14:textId="77777777" w:rsidR="004F2AF2" w:rsidRPr="00CD47CD" w:rsidRDefault="004F2AF2" w:rsidP="00872B91">
      <w:pPr>
        <w:pStyle w:val="ListParagraph"/>
        <w:widowControl w:val="0"/>
        <w:numPr>
          <w:ilvl w:val="0"/>
          <w:numId w:val="10"/>
        </w:numPr>
        <w:kinsoku w:val="0"/>
        <w:spacing w:after="0" w:line="240" w:lineRule="auto"/>
        <w:ind w:left="1440"/>
        <w:jc w:val="both"/>
        <w:rPr>
          <w:rFonts w:cstheme="minorHAnsi"/>
          <w:spacing w:val="8"/>
        </w:rPr>
      </w:pPr>
      <w:r w:rsidRPr="00CD47CD">
        <w:rPr>
          <w:rFonts w:cstheme="minorHAnsi"/>
        </w:rPr>
        <w:t>All associated reflex tests as applicable to the ordered test</w:t>
      </w:r>
    </w:p>
    <w:p w14:paraId="65945DE3" w14:textId="77777777" w:rsidR="004F2AF2" w:rsidRPr="00CD47CD" w:rsidRDefault="004F2AF2" w:rsidP="00872B91">
      <w:pPr>
        <w:widowControl w:val="0"/>
        <w:spacing w:after="0" w:line="240" w:lineRule="auto"/>
        <w:jc w:val="both"/>
        <w:rPr>
          <w:rFonts w:cstheme="minorHAnsi"/>
        </w:rPr>
      </w:pPr>
    </w:p>
    <w:p w14:paraId="65945DE4" w14:textId="77777777" w:rsidR="004F2AF2" w:rsidRPr="00CD47CD" w:rsidRDefault="004F2AF2" w:rsidP="00872B91">
      <w:pPr>
        <w:pStyle w:val="Heading2"/>
        <w:numPr>
          <w:ilvl w:val="0"/>
          <w:numId w:val="11"/>
        </w:numPr>
        <w:spacing w:before="0" w:after="0" w:line="240" w:lineRule="auto"/>
        <w:rPr>
          <w:rFonts w:asciiTheme="minorHAnsi" w:hAnsiTheme="minorHAnsi" w:cstheme="minorHAnsi"/>
          <w:smallCaps/>
          <w:sz w:val="22"/>
          <w:szCs w:val="22"/>
        </w:rPr>
      </w:pPr>
      <w:bookmarkStart w:id="23" w:name="_Toc507504142"/>
      <w:r w:rsidRPr="00CD47CD">
        <w:rPr>
          <w:rFonts w:asciiTheme="minorHAnsi" w:hAnsiTheme="minorHAnsi" w:cstheme="minorHAnsi"/>
          <w:smallCaps/>
          <w:sz w:val="22"/>
          <w:szCs w:val="22"/>
        </w:rPr>
        <w:t xml:space="preserve">  </w:t>
      </w:r>
      <w:bookmarkStart w:id="24" w:name="_Toc201052584"/>
      <w:r w:rsidRPr="00CD47CD">
        <w:rPr>
          <w:rFonts w:asciiTheme="minorHAnsi" w:hAnsiTheme="minorHAnsi" w:cstheme="minorHAnsi"/>
          <w:smallCaps/>
          <w:sz w:val="22"/>
          <w:szCs w:val="22"/>
        </w:rPr>
        <w:t>Technical Data Requirements</w:t>
      </w:r>
      <w:bookmarkEnd w:id="23"/>
      <w:bookmarkEnd w:id="24"/>
      <w:r w:rsidRPr="00CD47CD">
        <w:rPr>
          <w:rFonts w:asciiTheme="minorHAnsi" w:hAnsiTheme="minorHAnsi" w:cstheme="minorHAnsi"/>
          <w:smallCaps/>
          <w:sz w:val="22"/>
          <w:szCs w:val="22"/>
        </w:rPr>
        <w:t xml:space="preserve"> </w:t>
      </w:r>
    </w:p>
    <w:p w14:paraId="65945DE5" w14:textId="77777777" w:rsidR="004F2AF2" w:rsidRPr="00CD47CD" w:rsidRDefault="004F2AF2" w:rsidP="00872B91">
      <w:pPr>
        <w:pStyle w:val="ListParagraph"/>
        <w:widowControl w:val="0"/>
        <w:numPr>
          <w:ilvl w:val="1"/>
          <w:numId w:val="11"/>
        </w:numPr>
        <w:kinsoku w:val="0"/>
        <w:spacing w:after="0" w:line="240" w:lineRule="auto"/>
        <w:rPr>
          <w:rFonts w:cstheme="minorHAnsi"/>
          <w:smallCaps/>
          <w:spacing w:val="-3"/>
        </w:rPr>
      </w:pPr>
      <w:r w:rsidRPr="00CD47CD">
        <w:rPr>
          <w:rFonts w:cstheme="minorHAnsi"/>
          <w:bCs/>
          <w:smallCaps/>
          <w:spacing w:val="4"/>
          <w:w w:val="105"/>
        </w:rPr>
        <w:t>Communication and Information Services</w:t>
      </w:r>
    </w:p>
    <w:p w14:paraId="65945DE6" w14:textId="77777777" w:rsidR="004F2AF2" w:rsidRPr="00CD47CD" w:rsidRDefault="004F2AF2" w:rsidP="00872B91">
      <w:pPr>
        <w:pStyle w:val="ListParagraph"/>
        <w:widowControl w:val="0"/>
        <w:numPr>
          <w:ilvl w:val="2"/>
          <w:numId w:val="11"/>
        </w:numPr>
        <w:kinsoku w:val="0"/>
        <w:spacing w:after="0" w:line="240" w:lineRule="auto"/>
        <w:jc w:val="both"/>
        <w:rPr>
          <w:rFonts w:cstheme="minorHAnsi"/>
        </w:rPr>
      </w:pPr>
      <w:r w:rsidRPr="00CD47CD">
        <w:rPr>
          <w:rFonts w:cstheme="minorHAnsi"/>
          <w:spacing w:val="-3"/>
        </w:rPr>
        <w:t xml:space="preserve">The Contractor shall meet all VA Enterprise Cyber Security Infrastructure Project (ECSIP) requirements to establish and maintain an interconnection/interface with the VA.  The Contractor shall </w:t>
      </w:r>
      <w:r w:rsidRPr="00CD47CD">
        <w:rPr>
          <w:rFonts w:cstheme="minorHAnsi"/>
          <w:spacing w:val="-2"/>
        </w:rPr>
        <w:t xml:space="preserve">transfer the laboratory test results directly into the site VA computer system via the </w:t>
      </w:r>
      <w:r w:rsidRPr="00CD47CD">
        <w:rPr>
          <w:rFonts w:cstheme="minorHAnsi"/>
          <w:spacing w:val="-1"/>
        </w:rPr>
        <w:t xml:space="preserve">Laboratory Electronic Data Interchange (LEDI) protocol utilizing an approved Client-to-Site VPN method to the site </w:t>
      </w:r>
      <w:proofErr w:type="spellStart"/>
      <w:r w:rsidRPr="00CD47CD">
        <w:rPr>
          <w:rFonts w:cstheme="minorHAnsi"/>
          <w:spacing w:val="-1"/>
        </w:rPr>
        <w:t>VistA</w:t>
      </w:r>
      <w:proofErr w:type="spellEnd"/>
      <w:r w:rsidRPr="00CD47CD">
        <w:rPr>
          <w:rFonts w:cstheme="minorHAnsi"/>
          <w:spacing w:val="-1"/>
        </w:rPr>
        <w:t xml:space="preserve"> Laboratory Package </w:t>
      </w:r>
      <w:r w:rsidRPr="00CD47CD">
        <w:rPr>
          <w:rFonts w:cstheme="minorHAnsi"/>
          <w:spacing w:val="-4"/>
        </w:rPr>
        <w:t xml:space="preserve">Client-to-Site VPNs. </w:t>
      </w:r>
      <w:r w:rsidRPr="00CD47CD">
        <w:rPr>
          <w:rFonts w:cstheme="minorHAnsi"/>
        </w:rPr>
        <w:t>The Contractor shall comply with VA cyber security and privacy training, background investigations and participate in 2-factor authentication for access to VA networks.</w:t>
      </w:r>
    </w:p>
    <w:p w14:paraId="65945DE7" w14:textId="77777777" w:rsidR="004F2AF2" w:rsidRPr="00CD47CD" w:rsidRDefault="004F2AF2" w:rsidP="00872B91">
      <w:pPr>
        <w:pStyle w:val="ListParagraph"/>
        <w:widowControl w:val="0"/>
        <w:numPr>
          <w:ilvl w:val="2"/>
          <w:numId w:val="11"/>
        </w:numPr>
        <w:kinsoku w:val="0"/>
        <w:spacing w:after="0" w:line="240" w:lineRule="auto"/>
        <w:jc w:val="both"/>
        <w:rPr>
          <w:rFonts w:cstheme="minorHAnsi"/>
        </w:rPr>
      </w:pPr>
      <w:r w:rsidRPr="00CD47CD">
        <w:rPr>
          <w:rFonts w:cstheme="minorHAnsi"/>
          <w:spacing w:val="-2"/>
        </w:rPr>
        <w:t xml:space="preserve">Any equipment provided by the Contractor to VA which contains a storage device </w:t>
      </w:r>
      <w:r w:rsidRPr="00CD47CD">
        <w:rPr>
          <w:rFonts w:cstheme="minorHAnsi"/>
          <w:spacing w:val="4"/>
        </w:rPr>
        <w:t>such that when the device is powered down, VA sensitive data remains on it, shall</w:t>
      </w:r>
      <w:r w:rsidRPr="00CD47CD">
        <w:rPr>
          <w:rFonts w:cstheme="minorHAnsi"/>
        </w:rPr>
        <w:t xml:space="preserve"> become the property of the Federal Government and shall remain on Federal </w:t>
      </w:r>
      <w:r w:rsidRPr="00CD47CD">
        <w:rPr>
          <w:rFonts w:cstheme="minorHAnsi"/>
          <w:spacing w:val="1"/>
        </w:rPr>
        <w:t xml:space="preserve">property, or must be destroyed by VA and in accordance with Department of </w:t>
      </w:r>
      <w:r w:rsidRPr="00CD47CD">
        <w:rPr>
          <w:rFonts w:cstheme="minorHAnsi"/>
          <w:spacing w:val="2"/>
        </w:rPr>
        <w:t xml:space="preserve">Veterans Affairs regulations at the time of removal (device decommissioning).   The Contractor shall safeguard </w:t>
      </w:r>
      <w:r w:rsidRPr="00CD47CD">
        <w:rPr>
          <w:rFonts w:cstheme="minorHAnsi"/>
        </w:rPr>
        <w:t xml:space="preserve">data required by the Health Insurance Portability and Accountability Account of </w:t>
      </w:r>
      <w:r w:rsidRPr="00CD47CD">
        <w:rPr>
          <w:rFonts w:cstheme="minorHAnsi"/>
          <w:spacing w:val="-3"/>
        </w:rPr>
        <w:t xml:space="preserve">1996 (HIPAA) to remain on equipment located on Contractor's property </w:t>
      </w:r>
      <w:r w:rsidRPr="00CD47CD">
        <w:rPr>
          <w:rFonts w:cstheme="minorHAnsi"/>
          <w:spacing w:val="-5"/>
        </w:rPr>
        <w:t xml:space="preserve">in accordance with HIPAA and the Contractor shall destroy this information in </w:t>
      </w:r>
      <w:r w:rsidRPr="00CD47CD">
        <w:rPr>
          <w:rFonts w:cstheme="minorHAnsi"/>
          <w:spacing w:val="1"/>
        </w:rPr>
        <w:t xml:space="preserve">accordance with VA requirements when it is no longer required to be held by the Contractor per HIPPA regulations. </w:t>
      </w:r>
      <w:r w:rsidRPr="00CD47CD">
        <w:rPr>
          <w:rFonts w:cstheme="minorHAnsi"/>
          <w:spacing w:val="-4"/>
        </w:rPr>
        <w:t xml:space="preserve">The reference laboratory must meet HIPAA requirements and must be able to </w:t>
      </w:r>
      <w:r w:rsidRPr="00CD47CD">
        <w:rPr>
          <w:rFonts w:cstheme="minorHAnsi"/>
          <w:spacing w:val="-1"/>
        </w:rPr>
        <w:t xml:space="preserve">interface with the current version of the </w:t>
      </w:r>
      <w:proofErr w:type="spellStart"/>
      <w:r w:rsidRPr="00CD47CD">
        <w:rPr>
          <w:rFonts w:cstheme="minorHAnsi"/>
          <w:spacing w:val="-1"/>
        </w:rPr>
        <w:t>VistA</w:t>
      </w:r>
      <w:proofErr w:type="spellEnd"/>
      <w:r w:rsidRPr="00CD47CD">
        <w:rPr>
          <w:rFonts w:cstheme="minorHAnsi"/>
          <w:spacing w:val="-1"/>
        </w:rPr>
        <w:t xml:space="preserve"> System.</w:t>
      </w:r>
    </w:p>
    <w:p w14:paraId="65945DE8" w14:textId="77777777" w:rsidR="004F2AF2" w:rsidRPr="00CD47CD" w:rsidRDefault="004F2AF2" w:rsidP="00872B91">
      <w:pPr>
        <w:spacing w:after="0" w:line="240" w:lineRule="auto"/>
        <w:jc w:val="both"/>
        <w:rPr>
          <w:rFonts w:cstheme="minorHAnsi"/>
          <w:spacing w:val="-1"/>
        </w:rPr>
      </w:pPr>
    </w:p>
    <w:p w14:paraId="65945DE9" w14:textId="77777777" w:rsidR="004F2AF2" w:rsidRPr="00CD47CD" w:rsidRDefault="004F2AF2" w:rsidP="00872B91">
      <w:pPr>
        <w:pStyle w:val="ListParagraph"/>
        <w:numPr>
          <w:ilvl w:val="1"/>
          <w:numId w:val="11"/>
        </w:numPr>
        <w:spacing w:after="0" w:line="240" w:lineRule="auto"/>
        <w:jc w:val="both"/>
        <w:rPr>
          <w:rFonts w:cstheme="minorHAnsi"/>
          <w:bCs/>
          <w:smallCaps/>
          <w:spacing w:val="16"/>
        </w:rPr>
      </w:pPr>
      <w:r w:rsidRPr="00CD47CD">
        <w:rPr>
          <w:rFonts w:cstheme="minorHAnsi"/>
          <w:bCs/>
          <w:smallCaps/>
          <w:spacing w:val="16"/>
        </w:rPr>
        <w:t>Interface Telecommunication Requirements</w:t>
      </w:r>
    </w:p>
    <w:p w14:paraId="65945DEA" w14:textId="77777777" w:rsidR="004F2AF2" w:rsidRPr="00CD47CD" w:rsidRDefault="004F2AF2" w:rsidP="00872B91">
      <w:pPr>
        <w:pStyle w:val="NoSpacing"/>
        <w:numPr>
          <w:ilvl w:val="2"/>
          <w:numId w:val="11"/>
        </w:numPr>
        <w:jc w:val="both"/>
        <w:rPr>
          <w:rFonts w:cstheme="minorHAnsi"/>
        </w:rPr>
      </w:pPr>
      <w:r w:rsidRPr="00CD47CD">
        <w:rPr>
          <w:rFonts w:cstheme="minorHAnsi"/>
        </w:rPr>
        <w:t>The Contractor shall assume all costs associated with interface requirements, such that test results are reported to the Laboratory Information System (LIS) (</w:t>
      </w:r>
      <w:proofErr w:type="spellStart"/>
      <w:r w:rsidRPr="00CD47CD">
        <w:rPr>
          <w:rFonts w:cstheme="minorHAnsi"/>
        </w:rPr>
        <w:t>VistA</w:t>
      </w:r>
      <w:proofErr w:type="spellEnd"/>
      <w:r w:rsidRPr="00CD47CD">
        <w:rPr>
          <w:rFonts w:cstheme="minorHAnsi"/>
        </w:rPr>
        <w:t xml:space="preserve">). </w:t>
      </w:r>
    </w:p>
    <w:p w14:paraId="65945DEB" w14:textId="77777777" w:rsidR="004F2AF2" w:rsidRPr="00CD47CD" w:rsidRDefault="004F2AF2" w:rsidP="00872B91">
      <w:pPr>
        <w:pStyle w:val="NoSpacing"/>
        <w:numPr>
          <w:ilvl w:val="2"/>
          <w:numId w:val="11"/>
        </w:numPr>
        <w:jc w:val="both"/>
        <w:rPr>
          <w:rFonts w:cstheme="minorHAnsi"/>
        </w:rPr>
      </w:pPr>
      <w:proofErr w:type="spellStart"/>
      <w:r w:rsidRPr="00CD47CD">
        <w:rPr>
          <w:rFonts w:cstheme="minorHAnsi"/>
          <w:spacing w:val="-2"/>
        </w:rPr>
        <w:t>VistA</w:t>
      </w:r>
      <w:proofErr w:type="spellEnd"/>
      <w:r w:rsidRPr="00CD47CD">
        <w:rPr>
          <w:rFonts w:cstheme="minorHAnsi"/>
          <w:spacing w:val="-2"/>
        </w:rPr>
        <w:t xml:space="preserve"> supports the Universal Interface (UI) and the Generic Interface Manager (GIM).  The GIM is a commercial hardware and software product that provides electronic connection between instruments and the </w:t>
      </w:r>
      <w:proofErr w:type="spellStart"/>
      <w:r w:rsidRPr="00CD47CD">
        <w:rPr>
          <w:rFonts w:cstheme="minorHAnsi"/>
          <w:spacing w:val="-2"/>
        </w:rPr>
        <w:t>VistA</w:t>
      </w:r>
      <w:proofErr w:type="spellEnd"/>
      <w:r w:rsidRPr="00CD47CD">
        <w:rPr>
          <w:rFonts w:cstheme="minorHAnsi"/>
          <w:spacing w:val="-2"/>
        </w:rPr>
        <w:t xml:space="preserve"> host computer.  The Contractor shall provide such an interface system to electronically transmit orders, specimen status and test results between the VA and the Contractor’s system as deemed necessary by VA.  The transmission protocol shall conform to </w:t>
      </w:r>
      <w:proofErr w:type="spellStart"/>
      <w:r w:rsidRPr="00CD47CD">
        <w:rPr>
          <w:rFonts w:cstheme="minorHAnsi"/>
          <w:spacing w:val="-2"/>
        </w:rPr>
        <w:t>VistA</w:t>
      </w:r>
      <w:proofErr w:type="spellEnd"/>
      <w:r w:rsidRPr="00CD47CD">
        <w:rPr>
          <w:rFonts w:cstheme="minorHAnsi"/>
          <w:spacing w:val="-2"/>
        </w:rPr>
        <w:t xml:space="preserve"> Health Level Seven (HL7) V1.6 and Laboratory’s HL7 V1.0 technical specifications.  </w:t>
      </w:r>
    </w:p>
    <w:p w14:paraId="65945DEC" w14:textId="77777777" w:rsidR="004F2AF2" w:rsidRPr="00CD47CD" w:rsidRDefault="004F2AF2" w:rsidP="00872B91">
      <w:pPr>
        <w:pStyle w:val="NoSpacing"/>
        <w:numPr>
          <w:ilvl w:val="2"/>
          <w:numId w:val="11"/>
        </w:numPr>
        <w:jc w:val="both"/>
        <w:rPr>
          <w:rFonts w:cstheme="minorHAnsi"/>
        </w:rPr>
      </w:pPr>
      <w:r w:rsidRPr="00CD47CD">
        <w:rPr>
          <w:rFonts w:cstheme="minorHAnsi"/>
          <w:spacing w:val="-2"/>
        </w:rPr>
        <w:t xml:space="preserve">The Contractor shall provide the VA with all necessary laboratory test parameters to insure accurate test result transmission between the VA and the Contractor’s database.  This will occur during post-award meeting(s).  Required test parameters include:  </w:t>
      </w:r>
    </w:p>
    <w:p w14:paraId="65945DED" w14:textId="77777777" w:rsidR="004F2AF2" w:rsidRPr="00CD47CD" w:rsidRDefault="004F2AF2" w:rsidP="00872B91">
      <w:pPr>
        <w:spacing w:after="0" w:line="240" w:lineRule="auto"/>
        <w:jc w:val="both"/>
        <w:rPr>
          <w:rFonts w:cstheme="minorHAnsi"/>
          <w:spacing w:val="-2"/>
        </w:rPr>
      </w:pPr>
    </w:p>
    <w:p w14:paraId="65945DEE"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Ordering code</w:t>
      </w:r>
    </w:p>
    <w:p w14:paraId="65945DEF"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LOINC code</w:t>
      </w:r>
    </w:p>
    <w:p w14:paraId="65945DF0"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CPT code</w:t>
      </w:r>
    </w:p>
    <w:p w14:paraId="65945DF1"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Interface code</w:t>
      </w:r>
    </w:p>
    <w:p w14:paraId="65945DF2"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Test cost</w:t>
      </w:r>
    </w:p>
    <w:p w14:paraId="65945DF3"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Reference ranges</w:t>
      </w:r>
    </w:p>
    <w:p w14:paraId="65945DF4"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Units of measurement</w:t>
      </w:r>
    </w:p>
    <w:p w14:paraId="65945DF5"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Test result interpretation or interpretive remarks, if appropriate</w:t>
      </w:r>
    </w:p>
    <w:p w14:paraId="65945DF6"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Testing site (if not performed at the vendor’s main laboratory facility)</w:t>
      </w:r>
    </w:p>
    <w:p w14:paraId="65945DF7"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Test methodology</w:t>
      </w:r>
    </w:p>
    <w:p w14:paraId="65945DF8"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Specimen types</w:t>
      </w:r>
    </w:p>
    <w:p w14:paraId="65945DF9" w14:textId="77777777" w:rsidR="004F2AF2" w:rsidRPr="00CD47CD" w:rsidRDefault="004F2AF2" w:rsidP="00872B91">
      <w:pPr>
        <w:pStyle w:val="ListParagraph"/>
        <w:numPr>
          <w:ilvl w:val="0"/>
          <w:numId w:val="12"/>
        </w:numPr>
        <w:spacing w:after="0" w:line="240" w:lineRule="auto"/>
        <w:rPr>
          <w:rFonts w:cstheme="minorHAnsi"/>
          <w:spacing w:val="-2"/>
        </w:rPr>
      </w:pPr>
      <w:r w:rsidRPr="00CD47CD">
        <w:rPr>
          <w:rFonts w:cstheme="minorHAnsi"/>
          <w:spacing w:val="-2"/>
        </w:rPr>
        <w:t>Specimen collection and handling requirements</w:t>
      </w:r>
    </w:p>
    <w:p w14:paraId="65945DFA" w14:textId="77777777" w:rsidR="004F2AF2" w:rsidRPr="00CD47CD" w:rsidRDefault="004F2AF2" w:rsidP="00872B91">
      <w:pPr>
        <w:pStyle w:val="NoSpacing"/>
        <w:numPr>
          <w:ilvl w:val="0"/>
          <w:numId w:val="12"/>
        </w:numPr>
        <w:rPr>
          <w:rFonts w:cstheme="minorHAnsi"/>
        </w:rPr>
      </w:pPr>
      <w:r w:rsidRPr="00CD47CD">
        <w:rPr>
          <w:rFonts w:cstheme="minorHAnsi"/>
        </w:rPr>
        <w:t>Instrument performing test (if more than one instrument)</w:t>
      </w:r>
    </w:p>
    <w:p w14:paraId="65945DFB" w14:textId="77777777" w:rsidR="004F2AF2" w:rsidRPr="00CD47CD" w:rsidRDefault="004F2AF2" w:rsidP="00872B91">
      <w:pPr>
        <w:pStyle w:val="ListParagraph"/>
        <w:numPr>
          <w:ilvl w:val="0"/>
          <w:numId w:val="12"/>
        </w:numPr>
        <w:spacing w:after="0" w:line="240" w:lineRule="auto"/>
        <w:jc w:val="both"/>
        <w:rPr>
          <w:rFonts w:cstheme="minorHAnsi"/>
        </w:rPr>
      </w:pPr>
      <w:r w:rsidRPr="00CD47CD">
        <w:rPr>
          <w:rFonts w:cstheme="minorHAnsi"/>
        </w:rPr>
        <w:t>Parameter values for any required calculation or data conversion</w:t>
      </w:r>
    </w:p>
    <w:p w14:paraId="65945DFC" w14:textId="77777777" w:rsidR="004F2AF2" w:rsidRPr="00CD47CD" w:rsidRDefault="004F2AF2" w:rsidP="00872B91">
      <w:pPr>
        <w:spacing w:after="0" w:line="240" w:lineRule="auto"/>
        <w:ind w:left="1440"/>
        <w:jc w:val="both"/>
        <w:rPr>
          <w:rFonts w:cstheme="minorHAnsi"/>
        </w:rPr>
      </w:pPr>
      <w:r w:rsidRPr="00CD47CD">
        <w:rPr>
          <w:rFonts w:cstheme="minorHAnsi"/>
          <w:i/>
          <w:spacing w:val="-2"/>
        </w:rPr>
        <w:t>If the test is a panel or profile test, list all of the tests included (NOTE:  above parameters are required for each test contained in a panel)</w:t>
      </w:r>
    </w:p>
    <w:p w14:paraId="65945DFD" w14:textId="77777777" w:rsidR="004F2AF2" w:rsidRPr="00CD47CD" w:rsidRDefault="004F2AF2" w:rsidP="00872B91">
      <w:pPr>
        <w:spacing w:after="0" w:line="240" w:lineRule="auto"/>
        <w:jc w:val="both"/>
        <w:rPr>
          <w:rFonts w:cstheme="minorHAnsi"/>
          <w:spacing w:val="-2"/>
        </w:rPr>
      </w:pPr>
    </w:p>
    <w:p w14:paraId="65945DFE" w14:textId="77777777" w:rsidR="004F2AF2" w:rsidRPr="00CD47CD" w:rsidRDefault="004F2AF2" w:rsidP="00872B91">
      <w:pPr>
        <w:pStyle w:val="ListParagraph"/>
        <w:numPr>
          <w:ilvl w:val="2"/>
          <w:numId w:val="11"/>
        </w:numPr>
        <w:spacing w:after="0" w:line="240" w:lineRule="auto"/>
        <w:jc w:val="both"/>
        <w:rPr>
          <w:rFonts w:cstheme="minorHAnsi"/>
          <w:spacing w:val="-2"/>
        </w:rPr>
      </w:pPr>
      <w:r w:rsidRPr="00CD47CD">
        <w:rPr>
          <w:rFonts w:cstheme="minorHAnsi"/>
          <w:spacing w:val="-2"/>
        </w:rPr>
        <w:t>The parameters for all tests in the Contractor’s database shall be kept current and be available to the VA sites throughout the life of the contract.  The Contractor shall provide updates to the test parameter information to VA sites prior to any testing changes in the following situations: when new tests are developed, and introduced into the Contractor’s test menu, testing parameters have changes or when tests are discontinued or replaced by other tests.  Contractor shall provide, at a minimum, 2-week notice prior to the implementation of the test change.  The Contractor shall provide information to sites as it becomes available. The Contractor will push the information the site by electronic notification with annotations of tests that have been ordered by the site in the past. To maintain accurate and timely test information, the Contractor shall provide telephone access to any of the laboratory test parameter information. In response to this solicitation, offerors shall provide a plan for providing, implementing and maintaining test information parameters in the VA</w:t>
      </w:r>
      <w:r w:rsidRPr="00CD47CD">
        <w:rPr>
          <w:rFonts w:cstheme="minorHAnsi"/>
        </w:rPr>
        <w:t xml:space="preserve"> LIS (</w:t>
      </w:r>
      <w:proofErr w:type="spellStart"/>
      <w:r w:rsidRPr="00CD47CD">
        <w:rPr>
          <w:rFonts w:cstheme="minorHAnsi"/>
        </w:rPr>
        <w:t>VistA</w:t>
      </w:r>
      <w:proofErr w:type="spellEnd"/>
      <w:r w:rsidRPr="00CD47CD">
        <w:rPr>
          <w:rFonts w:cstheme="minorHAnsi"/>
        </w:rPr>
        <w:t>)</w:t>
      </w:r>
      <w:r w:rsidRPr="00CD47CD">
        <w:rPr>
          <w:rFonts w:cstheme="minorHAnsi"/>
          <w:spacing w:val="-2"/>
        </w:rPr>
        <w:t xml:space="preserve"> database.  </w:t>
      </w:r>
    </w:p>
    <w:p w14:paraId="65945DFF" w14:textId="77777777" w:rsidR="004F2AF2" w:rsidRPr="00CD47CD" w:rsidRDefault="004F2AF2" w:rsidP="00872B91">
      <w:pPr>
        <w:pStyle w:val="ListParagraph"/>
        <w:numPr>
          <w:ilvl w:val="2"/>
          <w:numId w:val="11"/>
        </w:numPr>
        <w:spacing w:after="0" w:line="240" w:lineRule="auto"/>
        <w:jc w:val="both"/>
        <w:rPr>
          <w:rFonts w:cstheme="minorHAnsi"/>
          <w:spacing w:val="-2"/>
        </w:rPr>
      </w:pPr>
      <w:r w:rsidRPr="00CD47CD">
        <w:rPr>
          <w:rFonts w:cstheme="minorHAnsi"/>
          <w:spacing w:val="-2"/>
        </w:rPr>
        <w:t xml:space="preserve">The Contractor shall provide all required hardware, software and related consumable supplies to support the transmission of electronic data.  </w:t>
      </w:r>
    </w:p>
    <w:p w14:paraId="65945E00" w14:textId="77777777" w:rsidR="004F2AF2" w:rsidRPr="00CD47CD" w:rsidRDefault="004F2AF2" w:rsidP="00872B91">
      <w:pPr>
        <w:pStyle w:val="ListParagraph"/>
        <w:numPr>
          <w:ilvl w:val="2"/>
          <w:numId w:val="11"/>
        </w:numPr>
        <w:spacing w:after="0" w:line="240" w:lineRule="auto"/>
        <w:jc w:val="both"/>
        <w:rPr>
          <w:rFonts w:cstheme="minorHAnsi"/>
          <w:spacing w:val="-2"/>
        </w:rPr>
      </w:pPr>
      <w:proofErr w:type="spellStart"/>
      <w:r w:rsidRPr="00CD47CD">
        <w:rPr>
          <w:rFonts w:cstheme="minorHAnsi"/>
          <w:spacing w:val="-2"/>
        </w:rPr>
        <w:t>VistA</w:t>
      </w:r>
      <w:proofErr w:type="spellEnd"/>
      <w:r w:rsidRPr="00CD47CD">
        <w:rPr>
          <w:rFonts w:cstheme="minorHAnsi"/>
          <w:spacing w:val="-2"/>
        </w:rPr>
        <w:t xml:space="preserve"> Laboratory Electronic Data Interchange (LEDI) will provide technical specification for message format, content and encoding tables and HL7 message protocol conventions.  The LEDI specification follows very closely the HL7 V2.3.1 standard.  LEDI shall provide encoding tables and HL7 message protocol conventions.  The LEDI specification can be negotiated at the technical level only. Health Level 7 (HL7) is a registered trademark of Health Level Seven, Inc, and is a Standards Developing Organization accredited by the American National Standards Institute to author consensus-based standards. </w:t>
      </w:r>
    </w:p>
    <w:p w14:paraId="65945E01" w14:textId="77777777" w:rsidR="004F2AF2" w:rsidRPr="00CD47CD" w:rsidRDefault="004F2AF2" w:rsidP="00872B91">
      <w:pPr>
        <w:pStyle w:val="ListParagraph"/>
        <w:numPr>
          <w:ilvl w:val="2"/>
          <w:numId w:val="11"/>
        </w:numPr>
        <w:spacing w:after="0" w:line="240" w:lineRule="auto"/>
        <w:jc w:val="both"/>
        <w:rPr>
          <w:rFonts w:cstheme="minorHAnsi"/>
          <w:spacing w:val="-2"/>
        </w:rPr>
      </w:pPr>
      <w:r w:rsidRPr="00CD47CD">
        <w:rPr>
          <w:rFonts w:cstheme="minorHAnsi"/>
          <w:spacing w:val="-2"/>
        </w:rPr>
        <w:t>Information regarding HL7 transmission protocols may be accessed through the Health Level Seven, Inc web-site: </w:t>
      </w:r>
      <w:hyperlink r:id="rId16" w:history="1">
        <w:r w:rsidRPr="00CD47CD">
          <w:rPr>
            <w:rStyle w:val="Hyperlink"/>
            <w:rFonts w:asciiTheme="minorHAnsi" w:hAnsiTheme="minorHAnsi" w:cstheme="minorHAnsi"/>
            <w:color w:val="auto"/>
            <w:spacing w:val="-2"/>
          </w:rPr>
          <w:t>www.HL7.org</w:t>
        </w:r>
      </w:hyperlink>
      <w:r w:rsidRPr="00CD47CD">
        <w:rPr>
          <w:rFonts w:cstheme="minorHAnsi"/>
          <w:spacing w:val="-2"/>
        </w:rPr>
        <w:t>.</w:t>
      </w:r>
    </w:p>
    <w:p w14:paraId="65945E02" w14:textId="77777777" w:rsidR="004F2AF2" w:rsidRPr="00CD47CD" w:rsidRDefault="004F2AF2" w:rsidP="00872B91">
      <w:pPr>
        <w:pStyle w:val="ListParagraph"/>
        <w:numPr>
          <w:ilvl w:val="2"/>
          <w:numId w:val="11"/>
        </w:numPr>
        <w:spacing w:after="0" w:line="240" w:lineRule="auto"/>
        <w:jc w:val="both"/>
        <w:rPr>
          <w:rFonts w:cstheme="minorHAnsi"/>
          <w:spacing w:val="-2"/>
        </w:rPr>
      </w:pPr>
      <w:r w:rsidRPr="00CD47CD">
        <w:rPr>
          <w:rFonts w:cstheme="minorHAnsi"/>
        </w:rPr>
        <w:t xml:space="preserve">The </w:t>
      </w:r>
      <w:r w:rsidRPr="00CD47CD">
        <w:rPr>
          <w:rFonts w:cstheme="minorHAnsi"/>
          <w:spacing w:val="-2"/>
        </w:rPr>
        <w:t>Contractor</w:t>
      </w:r>
      <w:r w:rsidRPr="00CD47CD">
        <w:rPr>
          <w:rFonts w:cstheme="minorHAnsi"/>
        </w:rPr>
        <w:t xml:space="preserve"> shall be responsible for the preventive maintenance and repair of all furnished hardware, software and associated communication lines.  In addition, throughout the life of the IDIQ, the Contractor shall be responsible for the replacement/ upgrade of hardware and software. </w:t>
      </w:r>
    </w:p>
    <w:p w14:paraId="65945E03" w14:textId="77777777" w:rsidR="004F2AF2" w:rsidRPr="00CD47CD" w:rsidRDefault="004F2AF2" w:rsidP="00872B91">
      <w:pPr>
        <w:spacing w:after="0" w:line="240" w:lineRule="auto"/>
        <w:ind w:left="360"/>
        <w:jc w:val="both"/>
        <w:rPr>
          <w:rFonts w:cstheme="minorHAnsi"/>
        </w:rPr>
      </w:pPr>
    </w:p>
    <w:p w14:paraId="65945E04" w14:textId="77777777" w:rsidR="004F2AF2" w:rsidRPr="00CD47CD" w:rsidRDefault="004F2AF2" w:rsidP="00872B91">
      <w:pPr>
        <w:pStyle w:val="ListParagraph"/>
        <w:numPr>
          <w:ilvl w:val="3"/>
          <w:numId w:val="11"/>
        </w:numPr>
        <w:spacing w:after="0" w:line="240" w:lineRule="auto"/>
        <w:jc w:val="both"/>
        <w:rPr>
          <w:rFonts w:cstheme="minorHAnsi"/>
        </w:rPr>
      </w:pPr>
      <w:r w:rsidRPr="00CD47CD">
        <w:rPr>
          <w:rFonts w:cstheme="minorHAnsi"/>
        </w:rPr>
        <w:t xml:space="preserve">As needed, </w:t>
      </w:r>
      <w:r w:rsidRPr="00CD47CD">
        <w:rPr>
          <w:rFonts w:cstheme="minorHAnsi"/>
          <w:spacing w:val="-2"/>
        </w:rPr>
        <w:t>Contractor</w:t>
      </w:r>
      <w:r w:rsidRPr="00CD47CD">
        <w:rPr>
          <w:rFonts w:cstheme="minorHAnsi"/>
        </w:rPr>
        <w:t xml:space="preserve"> shall provide in-service training for the routine loading and care of printers and other hardware located on-site.  The training shall insure that VA can perform routine servicing of hardware. </w:t>
      </w:r>
    </w:p>
    <w:p w14:paraId="65945E05" w14:textId="77777777" w:rsidR="004F2AF2" w:rsidRPr="00CD47CD" w:rsidRDefault="004F2AF2" w:rsidP="00872B91">
      <w:pPr>
        <w:pStyle w:val="ListParagraph"/>
        <w:numPr>
          <w:ilvl w:val="3"/>
          <w:numId w:val="11"/>
        </w:numPr>
        <w:spacing w:after="0" w:line="240" w:lineRule="auto"/>
        <w:jc w:val="both"/>
        <w:rPr>
          <w:rFonts w:cstheme="minorHAnsi"/>
        </w:rPr>
      </w:pPr>
      <w:r w:rsidRPr="00CD47CD">
        <w:rPr>
          <w:rFonts w:cstheme="minorHAnsi"/>
        </w:rPr>
        <w:t>If used, the Generic Instrument Manager (GIM) shall be in a VA secured area.  The Contractor shall have access to the GIM during normal business hours, any other times require prior arrangements with the facility.</w:t>
      </w:r>
    </w:p>
    <w:p w14:paraId="65945E06" w14:textId="77777777" w:rsidR="004F2AF2" w:rsidRPr="00CD47CD" w:rsidRDefault="004F2AF2" w:rsidP="00872B91">
      <w:pPr>
        <w:pStyle w:val="ListParagraph"/>
        <w:numPr>
          <w:ilvl w:val="3"/>
          <w:numId w:val="11"/>
        </w:numPr>
        <w:spacing w:after="0" w:line="240" w:lineRule="auto"/>
        <w:jc w:val="both"/>
        <w:rPr>
          <w:rFonts w:cstheme="minorHAnsi"/>
        </w:rPr>
      </w:pPr>
      <w:r w:rsidRPr="00CD47CD">
        <w:rPr>
          <w:rFonts w:cstheme="minorHAnsi"/>
        </w:rPr>
        <w:t xml:space="preserve">The </w:t>
      </w:r>
      <w:r w:rsidRPr="00CD47CD">
        <w:rPr>
          <w:rFonts w:cstheme="minorHAnsi"/>
          <w:spacing w:val="-2"/>
        </w:rPr>
        <w:t>Contractor</w:t>
      </w:r>
      <w:r w:rsidRPr="00CD47CD">
        <w:rPr>
          <w:rFonts w:cstheme="minorHAnsi"/>
        </w:rPr>
        <w:t xml:space="preserve"> is responsible for installation and, if necessary, removal of all telecommunication equipment and associated hardware.</w:t>
      </w:r>
    </w:p>
    <w:p w14:paraId="65945E07" w14:textId="77777777" w:rsidR="004F2AF2" w:rsidRPr="00CD47CD" w:rsidRDefault="004F2AF2" w:rsidP="00872B91">
      <w:pPr>
        <w:pStyle w:val="ListParagraph"/>
        <w:spacing w:after="0" w:line="240" w:lineRule="auto"/>
        <w:ind w:left="1620"/>
        <w:jc w:val="both"/>
        <w:rPr>
          <w:rFonts w:cstheme="minorHAnsi"/>
        </w:rPr>
      </w:pPr>
    </w:p>
    <w:p w14:paraId="65945E08" w14:textId="77777777" w:rsidR="004F2AF2" w:rsidRPr="00CD47CD" w:rsidRDefault="004F2AF2" w:rsidP="00872B91">
      <w:pPr>
        <w:pStyle w:val="NoSpacing"/>
        <w:numPr>
          <w:ilvl w:val="2"/>
          <w:numId w:val="11"/>
        </w:numPr>
        <w:jc w:val="both"/>
        <w:rPr>
          <w:rFonts w:cstheme="minorHAnsi"/>
        </w:rPr>
      </w:pPr>
      <w:r w:rsidRPr="00CD47CD">
        <w:rPr>
          <w:rFonts w:cstheme="minorHAnsi"/>
        </w:rPr>
        <w:t xml:space="preserve">If a GIM is required, the Contractor shall provide, program and maintain the GIM.  The GIM provides the connectivity between the </w:t>
      </w:r>
      <w:proofErr w:type="spellStart"/>
      <w:r w:rsidRPr="00CD47CD">
        <w:rPr>
          <w:rFonts w:cstheme="minorHAnsi"/>
        </w:rPr>
        <w:t>VistA</w:t>
      </w:r>
      <w:proofErr w:type="spellEnd"/>
      <w:r w:rsidRPr="00CD47CD">
        <w:rPr>
          <w:rFonts w:cstheme="minorHAnsi"/>
        </w:rPr>
        <w:t xml:space="preserve"> computer host and the Contractor’s host computer.  </w:t>
      </w:r>
      <w:proofErr w:type="spellStart"/>
      <w:r w:rsidRPr="00CD47CD">
        <w:rPr>
          <w:rFonts w:cstheme="minorHAnsi"/>
        </w:rPr>
        <w:t>VistA</w:t>
      </w:r>
      <w:proofErr w:type="spellEnd"/>
      <w:r w:rsidRPr="00CD47CD">
        <w:rPr>
          <w:rFonts w:cstheme="minorHAnsi"/>
        </w:rPr>
        <w:t xml:space="preserve"> provides a single network communication line to the GIM for passing electronic data.   The connectivity between the GIM and the contractor’s host system is of the </w:t>
      </w:r>
      <w:r w:rsidRPr="00CD47CD">
        <w:rPr>
          <w:rFonts w:cstheme="minorHAnsi"/>
          <w:spacing w:val="-2"/>
        </w:rPr>
        <w:t>Contractor’s</w:t>
      </w:r>
      <w:r w:rsidRPr="00CD47CD">
        <w:rPr>
          <w:rFonts w:cstheme="minorHAnsi"/>
        </w:rPr>
        <w:t xml:space="preserve"> choosing. The expense of the electronic message connectivity is born by the Contractor and must be approved and assessed per current VA standard defined in VA Handbook 6500 in an approved MOU/ISA.</w:t>
      </w:r>
    </w:p>
    <w:p w14:paraId="65945E09" w14:textId="77777777" w:rsidR="004F2AF2" w:rsidRPr="00CD47CD" w:rsidRDefault="004F2AF2" w:rsidP="00872B91">
      <w:pPr>
        <w:pStyle w:val="NoSpacing"/>
        <w:jc w:val="both"/>
        <w:rPr>
          <w:rFonts w:cstheme="minorHAnsi"/>
        </w:rPr>
      </w:pPr>
    </w:p>
    <w:p w14:paraId="65945E0A" w14:textId="77777777" w:rsidR="004F2AF2" w:rsidRPr="00CD47CD" w:rsidRDefault="004F2AF2" w:rsidP="00872B91">
      <w:pPr>
        <w:pStyle w:val="NoSpacing"/>
        <w:numPr>
          <w:ilvl w:val="2"/>
          <w:numId w:val="11"/>
        </w:numPr>
        <w:jc w:val="both"/>
        <w:rPr>
          <w:rFonts w:cstheme="minorHAnsi"/>
        </w:rPr>
      </w:pPr>
      <w:proofErr w:type="spellStart"/>
      <w:r w:rsidRPr="00CD47CD">
        <w:rPr>
          <w:rFonts w:cstheme="minorHAnsi"/>
        </w:rPr>
        <w:t>VistA</w:t>
      </w:r>
      <w:proofErr w:type="spellEnd"/>
      <w:r w:rsidRPr="00CD47CD">
        <w:rPr>
          <w:rFonts w:cstheme="minorHAnsi"/>
        </w:rPr>
        <w:t xml:space="preserve">-side test configuration, conversion and mapping is the responsibility of the VA and individual site Laboratory Information Managers. Contractor may propose </w:t>
      </w:r>
      <w:proofErr w:type="spellStart"/>
      <w:r w:rsidRPr="00CD47CD">
        <w:rPr>
          <w:rFonts w:cstheme="minorHAnsi"/>
        </w:rPr>
        <w:t>VistA</w:t>
      </w:r>
      <w:proofErr w:type="spellEnd"/>
      <w:r w:rsidRPr="00CD47CD">
        <w:rPr>
          <w:rFonts w:cstheme="minorHAnsi"/>
        </w:rPr>
        <w:t xml:space="preserve">-side configuration, conversion, mapping, testing and validation support for consideration. Contractors wishing this consideration must demonstrate </w:t>
      </w:r>
      <w:proofErr w:type="spellStart"/>
      <w:r w:rsidRPr="00CD47CD">
        <w:rPr>
          <w:rFonts w:cstheme="minorHAnsi"/>
        </w:rPr>
        <w:t>VistA</w:t>
      </w:r>
      <w:proofErr w:type="spellEnd"/>
      <w:r w:rsidRPr="00CD47CD">
        <w:rPr>
          <w:rFonts w:cstheme="minorHAnsi"/>
        </w:rPr>
        <w:t xml:space="preserve"> Laboratory Information Package competence in the areas of test configuration, coding, conversion, test mapping and data validation. Contractors working in this capacity must have a current Client-to-site connectivity Account and meet all access and security requirements.</w:t>
      </w:r>
    </w:p>
    <w:p w14:paraId="65945E0B" w14:textId="77777777" w:rsidR="004F2AF2" w:rsidRPr="00CD47CD" w:rsidRDefault="004F2AF2" w:rsidP="00872B91">
      <w:pPr>
        <w:pStyle w:val="NoSpacing"/>
        <w:jc w:val="both"/>
        <w:rPr>
          <w:rFonts w:cstheme="minorHAnsi"/>
        </w:rPr>
      </w:pPr>
    </w:p>
    <w:p w14:paraId="65945E0C" w14:textId="77777777" w:rsidR="004F2AF2" w:rsidRPr="00CD47CD" w:rsidRDefault="004F2AF2" w:rsidP="00872B91">
      <w:pPr>
        <w:pStyle w:val="NoSpacing"/>
        <w:numPr>
          <w:ilvl w:val="2"/>
          <w:numId w:val="11"/>
        </w:numPr>
        <w:jc w:val="both"/>
        <w:rPr>
          <w:rFonts w:cstheme="minorHAnsi"/>
        </w:rPr>
      </w:pPr>
      <w:r w:rsidRPr="00CD47CD">
        <w:rPr>
          <w:rFonts w:cstheme="minorHAnsi"/>
        </w:rPr>
        <w:t>The following information shall be provided for any interface order(s) or downtime:</w:t>
      </w:r>
    </w:p>
    <w:p w14:paraId="65945E0D" w14:textId="77777777" w:rsidR="004F2AF2" w:rsidRPr="00CD47CD" w:rsidRDefault="004F2AF2" w:rsidP="00872B91">
      <w:pPr>
        <w:pStyle w:val="NoSpacing"/>
        <w:ind w:left="1440" w:hanging="360"/>
        <w:jc w:val="both"/>
        <w:rPr>
          <w:rFonts w:cstheme="minorHAnsi"/>
        </w:rPr>
      </w:pPr>
    </w:p>
    <w:p w14:paraId="65945E0E" w14:textId="77777777" w:rsidR="004F2AF2" w:rsidRPr="00CD47CD" w:rsidRDefault="004F2AF2" w:rsidP="00872B91">
      <w:pPr>
        <w:pStyle w:val="NoSpacing"/>
        <w:numPr>
          <w:ilvl w:val="0"/>
          <w:numId w:val="13"/>
        </w:numPr>
        <w:jc w:val="both"/>
        <w:rPr>
          <w:rFonts w:cstheme="minorHAnsi"/>
        </w:rPr>
      </w:pPr>
      <w:r w:rsidRPr="00CD47CD">
        <w:rPr>
          <w:rFonts w:cstheme="minorHAnsi"/>
        </w:rPr>
        <w:t>Date and time of downtime</w:t>
      </w:r>
    </w:p>
    <w:p w14:paraId="65945E0F" w14:textId="77777777" w:rsidR="004F2AF2" w:rsidRPr="00CD47CD" w:rsidRDefault="004F2AF2" w:rsidP="00872B91">
      <w:pPr>
        <w:pStyle w:val="NoSpacing"/>
        <w:numPr>
          <w:ilvl w:val="0"/>
          <w:numId w:val="13"/>
        </w:numPr>
        <w:jc w:val="both"/>
        <w:rPr>
          <w:rFonts w:cstheme="minorHAnsi"/>
        </w:rPr>
      </w:pPr>
      <w:r w:rsidRPr="00CD47CD">
        <w:rPr>
          <w:rFonts w:cstheme="minorHAnsi"/>
        </w:rPr>
        <w:t>Systems involved</w:t>
      </w:r>
    </w:p>
    <w:p w14:paraId="65945E10" w14:textId="77777777" w:rsidR="004F2AF2" w:rsidRPr="00CD47CD" w:rsidRDefault="004F2AF2" w:rsidP="00872B91">
      <w:pPr>
        <w:pStyle w:val="NoSpacing"/>
        <w:numPr>
          <w:ilvl w:val="0"/>
          <w:numId w:val="13"/>
        </w:numPr>
        <w:jc w:val="both"/>
        <w:rPr>
          <w:rFonts w:cstheme="minorHAnsi"/>
        </w:rPr>
      </w:pPr>
      <w:r w:rsidRPr="00CD47CD">
        <w:rPr>
          <w:rFonts w:cstheme="minorHAnsi"/>
        </w:rPr>
        <w:t>Expected system restoration</w:t>
      </w:r>
    </w:p>
    <w:p w14:paraId="65945E11" w14:textId="77777777" w:rsidR="004F2AF2" w:rsidRPr="00CD47CD" w:rsidRDefault="004F2AF2" w:rsidP="00872B91">
      <w:pPr>
        <w:pStyle w:val="NoSpacing"/>
        <w:numPr>
          <w:ilvl w:val="0"/>
          <w:numId w:val="13"/>
        </w:numPr>
        <w:jc w:val="both"/>
        <w:rPr>
          <w:rFonts w:cstheme="minorHAnsi"/>
        </w:rPr>
      </w:pPr>
      <w:r w:rsidRPr="00CD47CD">
        <w:rPr>
          <w:rFonts w:cstheme="minorHAnsi"/>
        </w:rPr>
        <w:t>Scope of impact</w:t>
      </w:r>
    </w:p>
    <w:p w14:paraId="65945E12" w14:textId="77777777" w:rsidR="004F2AF2" w:rsidRPr="00CD47CD" w:rsidRDefault="004F2AF2" w:rsidP="00872B91">
      <w:pPr>
        <w:pStyle w:val="NoSpacing"/>
        <w:numPr>
          <w:ilvl w:val="0"/>
          <w:numId w:val="13"/>
        </w:numPr>
        <w:jc w:val="both"/>
        <w:rPr>
          <w:rFonts w:cstheme="minorHAnsi"/>
        </w:rPr>
      </w:pPr>
      <w:r w:rsidRPr="00CD47CD">
        <w:rPr>
          <w:rFonts w:cstheme="minorHAnsi"/>
        </w:rPr>
        <w:t>Cause or Information around scope of downtime and resolution</w:t>
      </w:r>
    </w:p>
    <w:p w14:paraId="65945E13" w14:textId="77777777" w:rsidR="004F2AF2" w:rsidRPr="00CD47CD" w:rsidRDefault="004F2AF2" w:rsidP="00872B91">
      <w:pPr>
        <w:pStyle w:val="NoSpacing"/>
        <w:jc w:val="both"/>
        <w:rPr>
          <w:rFonts w:cstheme="minorHAnsi"/>
        </w:rPr>
      </w:pPr>
    </w:p>
    <w:p w14:paraId="65945E14" w14:textId="77777777" w:rsidR="004F2AF2" w:rsidRPr="00CD47CD" w:rsidRDefault="004F2AF2" w:rsidP="00872B91">
      <w:pPr>
        <w:pStyle w:val="NoSpacing"/>
        <w:numPr>
          <w:ilvl w:val="2"/>
          <w:numId w:val="11"/>
        </w:numPr>
        <w:jc w:val="both"/>
        <w:rPr>
          <w:rFonts w:cstheme="minorHAnsi"/>
        </w:rPr>
      </w:pPr>
      <w:r w:rsidRPr="00CD47CD">
        <w:rPr>
          <w:rFonts w:cstheme="minorHAnsi"/>
        </w:rPr>
        <w:t>Contractor shall provide 24/7 interface and electronic order/resulting support for all equipment and software.</w:t>
      </w:r>
    </w:p>
    <w:p w14:paraId="65945E15" w14:textId="77777777" w:rsidR="004F2AF2" w:rsidRPr="00CD47CD" w:rsidRDefault="004F2AF2" w:rsidP="00872B91">
      <w:pPr>
        <w:spacing w:after="0" w:line="240" w:lineRule="auto"/>
        <w:jc w:val="both"/>
        <w:rPr>
          <w:rFonts w:cstheme="minorHAnsi"/>
          <w:b/>
          <w:spacing w:val="2"/>
        </w:rPr>
      </w:pPr>
    </w:p>
    <w:p w14:paraId="65945E16" w14:textId="77777777" w:rsidR="004F2AF2" w:rsidRPr="00CD47CD" w:rsidRDefault="004F2AF2" w:rsidP="00872B91">
      <w:pPr>
        <w:pStyle w:val="ListParagraph"/>
        <w:numPr>
          <w:ilvl w:val="0"/>
          <w:numId w:val="11"/>
        </w:numPr>
        <w:spacing w:after="0" w:line="240" w:lineRule="auto"/>
        <w:jc w:val="both"/>
        <w:rPr>
          <w:rFonts w:cstheme="minorHAnsi"/>
          <w:smallCaps/>
          <w:color w:val="4F81BD" w:themeColor="accent1"/>
          <w:spacing w:val="-1"/>
        </w:rPr>
      </w:pPr>
      <w:r w:rsidRPr="00CD47CD">
        <w:rPr>
          <w:rFonts w:cstheme="minorHAnsi"/>
          <w:smallCaps/>
          <w:color w:val="4F81BD" w:themeColor="accent1"/>
          <w:spacing w:val="2"/>
        </w:rPr>
        <w:t xml:space="preserve">Data Management System </w:t>
      </w:r>
    </w:p>
    <w:p w14:paraId="65945E17" w14:textId="77777777" w:rsidR="004F2AF2" w:rsidRPr="00CD47CD" w:rsidRDefault="004F2AF2" w:rsidP="00872B91">
      <w:pPr>
        <w:pStyle w:val="ListParagraph"/>
        <w:numPr>
          <w:ilvl w:val="1"/>
          <w:numId w:val="11"/>
        </w:numPr>
        <w:spacing w:after="0" w:line="240" w:lineRule="auto"/>
        <w:jc w:val="both"/>
        <w:rPr>
          <w:rFonts w:cstheme="minorHAnsi"/>
        </w:rPr>
      </w:pPr>
      <w:r w:rsidRPr="00CD47CD">
        <w:rPr>
          <w:rFonts w:cstheme="minorHAnsi"/>
        </w:rPr>
        <w:t xml:space="preserve">95% of all test reports shall be provided via </w:t>
      </w:r>
      <w:proofErr w:type="spellStart"/>
      <w:r w:rsidRPr="00CD47CD">
        <w:rPr>
          <w:rFonts w:cstheme="minorHAnsi"/>
        </w:rPr>
        <w:t>VistA</w:t>
      </w:r>
      <w:proofErr w:type="spellEnd"/>
      <w:r w:rsidRPr="00CD47CD">
        <w:rPr>
          <w:rFonts w:cstheme="minorHAnsi"/>
        </w:rPr>
        <w:t xml:space="preserve"> </w:t>
      </w:r>
      <w:r w:rsidRPr="00CD47CD">
        <w:rPr>
          <w:rFonts w:cstheme="minorHAnsi"/>
          <w:spacing w:val="1"/>
        </w:rPr>
        <w:t xml:space="preserve">interface. All hardware and software needed for the interface shall be </w:t>
      </w:r>
      <w:r w:rsidRPr="00CD47CD">
        <w:rPr>
          <w:rFonts w:cstheme="minorHAnsi"/>
          <w:spacing w:val="-6"/>
        </w:rPr>
        <w:t xml:space="preserve">provided by the Contractor. The Contractor shall </w:t>
      </w:r>
      <w:r w:rsidRPr="00CD47CD">
        <w:rPr>
          <w:rFonts w:cstheme="minorHAnsi"/>
          <w:spacing w:val="1"/>
        </w:rPr>
        <w:t xml:space="preserve">use the manifest and test labels of the collecting laboratory to receive orders and </w:t>
      </w:r>
      <w:r w:rsidRPr="00CD47CD">
        <w:rPr>
          <w:rFonts w:cstheme="minorHAnsi"/>
          <w:spacing w:val="-1"/>
        </w:rPr>
        <w:t xml:space="preserve">send results via a </w:t>
      </w:r>
      <w:proofErr w:type="spellStart"/>
      <w:r w:rsidRPr="00CD47CD">
        <w:rPr>
          <w:rFonts w:cstheme="minorHAnsi"/>
          <w:spacing w:val="-1"/>
        </w:rPr>
        <w:t>LEDi</w:t>
      </w:r>
      <w:proofErr w:type="spellEnd"/>
      <w:r w:rsidRPr="00CD47CD">
        <w:rPr>
          <w:rFonts w:cstheme="minorHAnsi"/>
          <w:spacing w:val="-1"/>
        </w:rPr>
        <w:t xml:space="preserve"> HL7 interface with </w:t>
      </w:r>
      <w:proofErr w:type="spellStart"/>
      <w:r w:rsidRPr="00CD47CD">
        <w:rPr>
          <w:rFonts w:cstheme="minorHAnsi"/>
          <w:spacing w:val="-1"/>
        </w:rPr>
        <w:t>VistA</w:t>
      </w:r>
      <w:proofErr w:type="spellEnd"/>
      <w:r w:rsidRPr="00CD47CD">
        <w:rPr>
          <w:rFonts w:cstheme="minorHAnsi"/>
          <w:spacing w:val="-1"/>
        </w:rPr>
        <w:t xml:space="preserve"> in both single site and multi-divisional facilities. Printed copies of results</w:t>
      </w:r>
      <w:r w:rsidRPr="00CD47CD">
        <w:rPr>
          <w:rFonts w:cstheme="minorHAnsi"/>
        </w:rPr>
        <w:t xml:space="preserve"> must be available electronically via secure web portal.</w:t>
      </w:r>
    </w:p>
    <w:p w14:paraId="65945E18" w14:textId="77777777" w:rsidR="004F2AF2" w:rsidRPr="00CD47CD" w:rsidRDefault="004F2AF2" w:rsidP="00872B91">
      <w:pPr>
        <w:spacing w:after="0" w:line="240" w:lineRule="auto"/>
        <w:jc w:val="both"/>
        <w:rPr>
          <w:rFonts w:cstheme="minorHAnsi"/>
          <w:spacing w:val="-5"/>
        </w:rPr>
      </w:pPr>
    </w:p>
    <w:p w14:paraId="65945E19" w14:textId="77777777" w:rsidR="004F2AF2" w:rsidRPr="00CD47CD" w:rsidRDefault="004F2AF2" w:rsidP="00872B91">
      <w:pPr>
        <w:pStyle w:val="ListParagraph"/>
        <w:numPr>
          <w:ilvl w:val="0"/>
          <w:numId w:val="11"/>
        </w:numPr>
        <w:spacing w:after="0" w:line="240" w:lineRule="auto"/>
        <w:rPr>
          <w:rFonts w:cstheme="minorHAnsi"/>
          <w:smallCaps/>
          <w:color w:val="4F81BD" w:themeColor="accent1"/>
        </w:rPr>
      </w:pPr>
      <w:r w:rsidRPr="00CD47CD">
        <w:rPr>
          <w:rFonts w:cstheme="minorHAnsi"/>
          <w:smallCaps/>
          <w:color w:val="4F81BD" w:themeColor="accent1"/>
        </w:rPr>
        <w:t>Implementation Timeframe</w:t>
      </w:r>
    </w:p>
    <w:p w14:paraId="65945E1A" w14:textId="77777777" w:rsidR="004F2AF2" w:rsidRPr="00CD47CD" w:rsidRDefault="004F2AF2" w:rsidP="00872B91">
      <w:pPr>
        <w:pStyle w:val="ListParagraph"/>
        <w:numPr>
          <w:ilvl w:val="1"/>
          <w:numId w:val="11"/>
        </w:numPr>
        <w:spacing w:after="0" w:line="240" w:lineRule="auto"/>
        <w:jc w:val="both"/>
        <w:rPr>
          <w:rFonts w:cstheme="minorHAnsi"/>
          <w:b/>
          <w:bCs/>
          <w:spacing w:val="16"/>
          <w:u w:val="single"/>
        </w:rPr>
      </w:pPr>
      <w:r w:rsidRPr="00CD47CD">
        <w:rPr>
          <w:rFonts w:cstheme="minorHAnsi"/>
          <w:spacing w:val="1"/>
        </w:rPr>
        <w:t xml:space="preserve">The implementation/ interface of the services/requirements described in this solicitation </w:t>
      </w:r>
      <w:r w:rsidRPr="00CD47CD">
        <w:rPr>
          <w:rFonts w:cstheme="minorHAnsi"/>
        </w:rPr>
        <w:t xml:space="preserve">shall be completed no later than 120 days after the award of the contract. Failure </w:t>
      </w:r>
      <w:r w:rsidRPr="00CD47CD">
        <w:rPr>
          <w:rFonts w:cstheme="minorHAnsi"/>
          <w:spacing w:val="3"/>
        </w:rPr>
        <w:t>to provide timely implementation may result in termination of this IDIQ contract</w:t>
      </w:r>
      <w:r w:rsidRPr="00CD47CD">
        <w:rPr>
          <w:rFonts w:cstheme="minorHAnsi"/>
        </w:rPr>
        <w:t>.</w:t>
      </w:r>
    </w:p>
    <w:p w14:paraId="65945E1B" w14:textId="77777777" w:rsidR="004F2AF2" w:rsidRPr="00CD47CD" w:rsidRDefault="004F2AF2" w:rsidP="00872B91">
      <w:pPr>
        <w:spacing w:after="0" w:line="240" w:lineRule="auto"/>
        <w:jc w:val="both"/>
        <w:rPr>
          <w:rFonts w:cstheme="minorHAnsi"/>
          <w:b/>
          <w:u w:val="single"/>
        </w:rPr>
      </w:pPr>
    </w:p>
    <w:p w14:paraId="65945E1C" w14:textId="77777777" w:rsidR="004F2AF2" w:rsidRPr="00CD47CD" w:rsidRDefault="004F2AF2" w:rsidP="00872B91">
      <w:pPr>
        <w:pStyle w:val="Heading2"/>
        <w:numPr>
          <w:ilvl w:val="0"/>
          <w:numId w:val="11"/>
        </w:numPr>
        <w:spacing w:before="0" w:after="0" w:line="240" w:lineRule="auto"/>
        <w:rPr>
          <w:rFonts w:asciiTheme="minorHAnsi" w:hAnsiTheme="minorHAnsi" w:cstheme="minorHAnsi"/>
          <w:smallCaps/>
          <w:sz w:val="22"/>
          <w:szCs w:val="22"/>
        </w:rPr>
      </w:pPr>
      <w:bookmarkStart w:id="25" w:name="_Toc507504143"/>
      <w:bookmarkStart w:id="26" w:name="_Toc201052585"/>
      <w:r w:rsidRPr="00CD47CD">
        <w:rPr>
          <w:rFonts w:asciiTheme="minorHAnsi" w:hAnsiTheme="minorHAnsi" w:cstheme="minorHAnsi"/>
          <w:smallCaps/>
          <w:sz w:val="22"/>
          <w:szCs w:val="22"/>
        </w:rPr>
        <w:t>contract Security</w:t>
      </w:r>
      <w:bookmarkEnd w:id="25"/>
      <w:r w:rsidRPr="00CD47CD">
        <w:rPr>
          <w:rFonts w:asciiTheme="minorHAnsi" w:hAnsiTheme="minorHAnsi" w:cstheme="minorHAnsi"/>
          <w:smallCaps/>
          <w:sz w:val="22"/>
          <w:szCs w:val="22"/>
        </w:rPr>
        <w:t xml:space="preserve"> requirements</w:t>
      </w:r>
      <w:bookmarkEnd w:id="26"/>
    </w:p>
    <w:p w14:paraId="65945E1D" w14:textId="77777777" w:rsidR="004F2AF2" w:rsidRPr="00CD47CD" w:rsidRDefault="004F2AF2" w:rsidP="00872B91">
      <w:pPr>
        <w:pStyle w:val="ListParagraph"/>
        <w:numPr>
          <w:ilvl w:val="1"/>
          <w:numId w:val="11"/>
        </w:numPr>
        <w:spacing w:after="0" w:line="240" w:lineRule="auto"/>
        <w:jc w:val="both"/>
        <w:rPr>
          <w:rFonts w:cstheme="minorHAnsi"/>
          <w:smallCaps/>
        </w:rPr>
      </w:pPr>
      <w:r w:rsidRPr="00CD47CD">
        <w:rPr>
          <w:rFonts w:cstheme="minorHAnsi"/>
          <w:smallCaps/>
        </w:rPr>
        <w:t>Data Security Requirements</w:t>
      </w:r>
    </w:p>
    <w:p w14:paraId="65945E1E" w14:textId="77777777" w:rsidR="004F2AF2" w:rsidRPr="00CD47CD" w:rsidRDefault="004F2AF2" w:rsidP="00872B91">
      <w:pPr>
        <w:pStyle w:val="NoSpacing"/>
        <w:numPr>
          <w:ilvl w:val="2"/>
          <w:numId w:val="11"/>
        </w:numPr>
        <w:jc w:val="both"/>
        <w:rPr>
          <w:rFonts w:cstheme="minorHAnsi"/>
        </w:rPr>
      </w:pPr>
      <w:r w:rsidRPr="00CD47CD">
        <w:rPr>
          <w:rFonts w:cstheme="minorHAnsi"/>
        </w:rPr>
        <w:t xml:space="preserve">The Contractor shall be responsible for the security and integrity of specimens and for the compliance of all Health Insurance Portability and Accountability Act (HIPAA) provisions.  Additionally, the Contractor may be afforded access to the VISN 22 </w:t>
      </w:r>
      <w:proofErr w:type="spellStart"/>
      <w:r w:rsidRPr="00CD47CD">
        <w:rPr>
          <w:rFonts w:cstheme="minorHAnsi"/>
        </w:rPr>
        <w:t>VistA</w:t>
      </w:r>
      <w:proofErr w:type="spellEnd"/>
      <w:r w:rsidRPr="00CD47CD">
        <w:rPr>
          <w:rFonts w:cstheme="minorHAnsi"/>
        </w:rPr>
        <w:t xml:space="preserve"> and shall be responsible for ensuring the proper credentialing of employees interacting with VISN 22 personnel.  Contractor shall adhere to all Information Technology Security requirements as set forth in VA Handbook 6500.6, which is incorporated herein by reference; vendor shall adhere to Appendix C and Appendix D and submit proper documentation as required.</w:t>
      </w:r>
    </w:p>
    <w:p w14:paraId="65945E1F" w14:textId="77777777" w:rsidR="004F2AF2" w:rsidRPr="00CD47CD" w:rsidRDefault="004F2AF2" w:rsidP="00872B91">
      <w:pPr>
        <w:pStyle w:val="NoSpacing"/>
        <w:numPr>
          <w:ilvl w:val="2"/>
          <w:numId w:val="11"/>
        </w:numPr>
        <w:jc w:val="both"/>
        <w:rPr>
          <w:rFonts w:cstheme="minorHAnsi"/>
        </w:rPr>
      </w:pPr>
      <w:r w:rsidRPr="00CD47CD">
        <w:rPr>
          <w:rFonts w:cstheme="minorHAnsi"/>
        </w:rPr>
        <w:t>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65945E20" w14:textId="77777777" w:rsidR="004F2AF2" w:rsidRPr="00CD47CD" w:rsidRDefault="004F2AF2" w:rsidP="00872B91">
      <w:pPr>
        <w:spacing w:after="0" w:line="240" w:lineRule="auto"/>
        <w:jc w:val="both"/>
        <w:rPr>
          <w:rFonts w:cstheme="minorHAnsi"/>
          <w:b/>
        </w:rPr>
      </w:pPr>
    </w:p>
    <w:p w14:paraId="65945E21" w14:textId="77777777" w:rsidR="004F2AF2" w:rsidRPr="00CD47CD" w:rsidRDefault="004F2AF2" w:rsidP="00872B91">
      <w:pPr>
        <w:pStyle w:val="ListParagraph"/>
        <w:numPr>
          <w:ilvl w:val="1"/>
          <w:numId w:val="11"/>
        </w:numPr>
        <w:spacing w:after="0" w:line="240" w:lineRule="auto"/>
        <w:jc w:val="both"/>
        <w:rPr>
          <w:rFonts w:cstheme="minorHAnsi"/>
          <w:bCs/>
          <w:smallCaps/>
        </w:rPr>
      </w:pPr>
      <w:r w:rsidRPr="00CD47CD">
        <w:rPr>
          <w:rFonts w:cstheme="minorHAnsi"/>
          <w:bCs/>
          <w:smallCaps/>
        </w:rPr>
        <w:t>Contractor Personnel Security Requirements</w:t>
      </w:r>
    </w:p>
    <w:p w14:paraId="65945E22" w14:textId="77777777" w:rsidR="004F2AF2" w:rsidRPr="00CD47CD" w:rsidRDefault="004F2AF2" w:rsidP="00872B91">
      <w:pPr>
        <w:pStyle w:val="ListParagraph"/>
        <w:numPr>
          <w:ilvl w:val="2"/>
          <w:numId w:val="11"/>
        </w:numPr>
        <w:spacing w:after="0" w:line="240" w:lineRule="auto"/>
        <w:jc w:val="both"/>
        <w:rPr>
          <w:rFonts w:cstheme="minorHAnsi"/>
        </w:rPr>
      </w:pPr>
      <w:r w:rsidRPr="00CD47CD">
        <w:rPr>
          <w:rFonts w:cstheme="minorHAnsi"/>
        </w:rPr>
        <w:t>The contractor, their personnel, and their subcontractors shall be subject to the Federal laws, regulations, standards, and VA Directives and Handbooks regarding information and information system security as delineated in this contract and in the VA approved MOU/ISA.</w:t>
      </w:r>
    </w:p>
    <w:p w14:paraId="65945E23" w14:textId="77777777" w:rsidR="004F2AF2" w:rsidRPr="00CD47CD" w:rsidRDefault="004F2AF2" w:rsidP="00872B91">
      <w:pPr>
        <w:spacing w:after="0" w:line="240" w:lineRule="auto"/>
        <w:jc w:val="both"/>
        <w:rPr>
          <w:rFonts w:cstheme="minorHAnsi"/>
        </w:rPr>
      </w:pPr>
    </w:p>
    <w:p w14:paraId="65945E24" w14:textId="77777777" w:rsidR="004F2AF2" w:rsidRPr="00CD47CD" w:rsidRDefault="004F2AF2" w:rsidP="00872B91">
      <w:pPr>
        <w:pStyle w:val="ListParagraph"/>
        <w:numPr>
          <w:ilvl w:val="2"/>
          <w:numId w:val="11"/>
        </w:numPr>
        <w:spacing w:after="0" w:line="240" w:lineRule="auto"/>
        <w:jc w:val="both"/>
        <w:rPr>
          <w:rFonts w:cstheme="minorHAnsi"/>
        </w:rPr>
      </w:pPr>
      <w:r w:rsidRPr="00CD47CD">
        <w:rPr>
          <w:rFonts w:cstheme="minorHAnsi"/>
        </w:rPr>
        <w:t>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65945E25" w14:textId="77777777" w:rsidR="004F2AF2" w:rsidRPr="00CD47CD" w:rsidRDefault="004F2AF2" w:rsidP="00872B91">
      <w:pPr>
        <w:pStyle w:val="ListParagraph"/>
        <w:rPr>
          <w:rFonts w:cstheme="minorHAnsi"/>
        </w:rPr>
      </w:pPr>
    </w:p>
    <w:p w14:paraId="65945E26" w14:textId="77777777" w:rsidR="004F2AF2" w:rsidRPr="00CD47CD" w:rsidRDefault="004F2AF2" w:rsidP="00872B91">
      <w:pPr>
        <w:pStyle w:val="ListParagraph"/>
        <w:numPr>
          <w:ilvl w:val="1"/>
          <w:numId w:val="11"/>
        </w:numPr>
        <w:spacing w:after="0" w:line="240" w:lineRule="auto"/>
        <w:jc w:val="both"/>
        <w:rPr>
          <w:rFonts w:cstheme="minorHAnsi"/>
        </w:rPr>
      </w:pPr>
      <w:r w:rsidRPr="00CD47CD">
        <w:rPr>
          <w:rFonts w:cstheme="minorHAnsi"/>
        </w:rPr>
        <w:t>SECURITY and PRIVACY TRAINING</w:t>
      </w:r>
    </w:p>
    <w:p w14:paraId="65945E27" w14:textId="77777777" w:rsidR="004F2AF2" w:rsidRPr="00CD47CD" w:rsidRDefault="004F2AF2" w:rsidP="00872B91">
      <w:pPr>
        <w:pStyle w:val="ListParagraph"/>
        <w:numPr>
          <w:ilvl w:val="2"/>
          <w:numId w:val="11"/>
        </w:numPr>
        <w:tabs>
          <w:tab w:val="left" w:pos="0"/>
        </w:tabs>
        <w:jc w:val="both"/>
        <w:rPr>
          <w:rFonts w:cstheme="minorHAnsi"/>
          <w:lang w:eastAsia="ko-KR"/>
        </w:rPr>
      </w:pPr>
      <w:r w:rsidRPr="00CD47CD">
        <w:rPr>
          <w:rFonts w:cstheme="minorHAnsi"/>
          <w:lang w:eastAsia="ko-KR"/>
        </w:rPr>
        <w:t xml:space="preserve">Due to the increased emphasis on privacy and information security, the following special contract requirements are established and hereby made part of the contract entered into with the Department of Veterans Affairs.  All contractor employees and subcontractor employees requiring access to VA information and VA information systems shall complete the following before being granted to VA information and its systems:  </w:t>
      </w:r>
    </w:p>
    <w:p w14:paraId="65945E28" w14:textId="77777777" w:rsidR="004F2AF2" w:rsidRPr="00CD47CD" w:rsidRDefault="004F2AF2" w:rsidP="00872B91">
      <w:pPr>
        <w:pStyle w:val="ListParagraph"/>
        <w:numPr>
          <w:ilvl w:val="3"/>
          <w:numId w:val="11"/>
        </w:numPr>
        <w:spacing w:after="0" w:line="240" w:lineRule="auto"/>
        <w:jc w:val="both"/>
        <w:rPr>
          <w:rFonts w:cstheme="minorHAnsi"/>
          <w:u w:val="single"/>
        </w:rPr>
      </w:pPr>
      <w:r w:rsidRPr="00CD47CD">
        <w:rPr>
          <w:rFonts w:cstheme="minorHAnsi"/>
          <w:u w:val="single"/>
        </w:rPr>
        <w:t>Privacy &amp; Information Security Training</w:t>
      </w:r>
      <w:r w:rsidRPr="00CD47CD">
        <w:rPr>
          <w:rFonts w:cstheme="minorHAnsi"/>
        </w:rPr>
        <w:t xml:space="preserve">:  Contractor and their sub-contractors assigned work under the contract are required to receive </w:t>
      </w:r>
      <w:r w:rsidRPr="00CD47CD">
        <w:rPr>
          <w:rFonts w:cstheme="minorHAnsi"/>
          <w:lang w:eastAsia="ko-KR"/>
        </w:rPr>
        <w:t xml:space="preserve">annual training </w:t>
      </w:r>
      <w:r w:rsidRPr="00CD47CD">
        <w:rPr>
          <w:rFonts w:cstheme="minorHAnsi"/>
        </w:rPr>
        <w:t xml:space="preserve">on patient privacy </w:t>
      </w:r>
      <w:r w:rsidRPr="00CD47CD">
        <w:rPr>
          <w:rFonts w:cstheme="minorHAnsi"/>
          <w:lang w:eastAsia="ko-KR"/>
        </w:rPr>
        <w:t>as established by HIPAA statues.  Training mus</w:t>
      </w:r>
      <w:r w:rsidRPr="00CD47CD">
        <w:rPr>
          <w:rFonts w:cstheme="minorHAnsi"/>
        </w:rPr>
        <w:t xml:space="preserve">t meet VHA’s and/or the Department of Health and Human Services Standards for Privacy of Individually identifiable health information. Privacy and HIPPA training required to be equivalent to VA Privacy and Information Security Awareness and Rules of Behavior (TMS 10176), and VA Privacy and HIPP Training (TMS 102023), which COTR must monitor and report to least yearly. </w:t>
      </w:r>
      <w:r w:rsidRPr="00CD47CD">
        <w:rPr>
          <w:rFonts w:cstheme="minorHAnsi"/>
          <w:lang w:eastAsia="ko-KR"/>
        </w:rPr>
        <w:t xml:space="preserve">Contractor shall provide certification to the VA upon request that all employees and sub-contractor employees assigned work and/or having access to Protected Health Information have received annual training. </w:t>
      </w:r>
      <w:r w:rsidRPr="00CD47CD">
        <w:rPr>
          <w:rFonts w:cstheme="minorHAnsi"/>
        </w:rPr>
        <w:t xml:space="preserve"> </w:t>
      </w:r>
    </w:p>
    <w:p w14:paraId="65945E29" w14:textId="77777777" w:rsidR="004F2AF2" w:rsidRPr="00CD47CD" w:rsidRDefault="004F2AF2" w:rsidP="00872B91">
      <w:pPr>
        <w:spacing w:after="0" w:line="240" w:lineRule="auto"/>
        <w:ind w:left="1080"/>
        <w:jc w:val="both"/>
        <w:rPr>
          <w:rFonts w:cstheme="minorHAnsi"/>
        </w:rPr>
      </w:pPr>
    </w:p>
    <w:p w14:paraId="65945E2A" w14:textId="77777777" w:rsidR="004F2AF2" w:rsidRPr="00CD47CD" w:rsidRDefault="004F2AF2" w:rsidP="00872B91">
      <w:pPr>
        <w:pStyle w:val="ListParagraph"/>
        <w:numPr>
          <w:ilvl w:val="2"/>
          <w:numId w:val="11"/>
        </w:numPr>
        <w:autoSpaceDE w:val="0"/>
        <w:autoSpaceDN w:val="0"/>
        <w:adjustRightInd w:val="0"/>
        <w:jc w:val="both"/>
        <w:rPr>
          <w:rFonts w:cstheme="minorHAnsi"/>
        </w:rPr>
      </w:pPr>
      <w:r w:rsidRPr="00CD47CD">
        <w:rPr>
          <w:rFonts w:cstheme="minorHAnsi"/>
        </w:rPr>
        <w:t>As VA routinely reviews and updates policies and procedures covering contractor computer access, security requirements may change during the term of this contract and new policies and procedures may be implemented unilaterally during the term of this contract. </w:t>
      </w:r>
    </w:p>
    <w:p w14:paraId="65945E2B" w14:textId="77777777" w:rsidR="004F2AF2" w:rsidRPr="00CD47CD" w:rsidRDefault="004F2AF2" w:rsidP="00872B91">
      <w:pPr>
        <w:pStyle w:val="ListParagraph"/>
        <w:numPr>
          <w:ilvl w:val="1"/>
          <w:numId w:val="11"/>
        </w:numPr>
        <w:autoSpaceDE w:val="0"/>
        <w:autoSpaceDN w:val="0"/>
        <w:adjustRightInd w:val="0"/>
        <w:jc w:val="both"/>
        <w:rPr>
          <w:rFonts w:cstheme="minorHAnsi"/>
        </w:rPr>
      </w:pPr>
      <w:r w:rsidRPr="00CD47CD">
        <w:rPr>
          <w:rFonts w:cstheme="minorHAnsi"/>
        </w:rPr>
        <w:t>ACCESS to VA INFORMATION and VA INFORMATION SYSTEMS</w:t>
      </w:r>
    </w:p>
    <w:p w14:paraId="65945E2C" w14:textId="77777777" w:rsidR="004F2AF2" w:rsidRPr="00CD47CD" w:rsidRDefault="004F2AF2" w:rsidP="00872B91">
      <w:pPr>
        <w:pStyle w:val="ListParagraph"/>
        <w:numPr>
          <w:ilvl w:val="2"/>
          <w:numId w:val="11"/>
        </w:numPr>
        <w:autoSpaceDE w:val="0"/>
        <w:autoSpaceDN w:val="0"/>
        <w:adjustRightInd w:val="0"/>
        <w:jc w:val="both"/>
        <w:rPr>
          <w:rFonts w:cstheme="minorHAnsi"/>
        </w:rPr>
      </w:pPr>
      <w:r w:rsidRPr="00CD47CD">
        <w:rPr>
          <w:rFonts w:cstheme="minorHAnsi"/>
        </w:rPr>
        <w:t xml:space="preserve">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65945E2D" w14:textId="77777777" w:rsidR="004F2AF2" w:rsidRPr="00CD47CD" w:rsidRDefault="004F2AF2" w:rsidP="00872B91">
      <w:pPr>
        <w:numPr>
          <w:ilvl w:val="1"/>
          <w:numId w:val="11"/>
        </w:numPr>
        <w:spacing w:before="252"/>
        <w:ind w:right="72"/>
        <w:jc w:val="both"/>
        <w:rPr>
          <w:rFonts w:cstheme="minorHAnsi"/>
        </w:rPr>
      </w:pPr>
      <w:r w:rsidRPr="00CD47CD">
        <w:rPr>
          <w:rFonts w:cstheme="minorHAnsi"/>
          <w:spacing w:val="1"/>
        </w:rPr>
        <w:t xml:space="preserve">For information systems that are hosted, operated, maintained, or used on behalf </w:t>
      </w:r>
      <w:r w:rsidRPr="00CD47CD">
        <w:rPr>
          <w:rFonts w:cstheme="minorHAnsi"/>
          <w:spacing w:val="4"/>
        </w:rPr>
        <w:t xml:space="preserve">of VA at non-VA facilities, contractors/subcontractors are fully responsible and </w:t>
      </w:r>
      <w:r w:rsidRPr="00CD47CD">
        <w:rPr>
          <w:rFonts w:cstheme="minorHAnsi"/>
          <w:spacing w:val="1"/>
        </w:rPr>
        <w:t xml:space="preserve">accountable for ensuring compliance with all HIPAA, Privacy Act, FISMA, NIST, FIPS, </w:t>
      </w:r>
      <w:r w:rsidRPr="00CD47CD">
        <w:rPr>
          <w:rFonts w:cstheme="minorHAnsi"/>
          <w:spacing w:val="4"/>
        </w:rPr>
        <w:t xml:space="preserve">and VA security and privacy directives and handbooks. This includes conducting </w:t>
      </w:r>
      <w:r w:rsidRPr="00CD47CD">
        <w:rPr>
          <w:rFonts w:cstheme="minorHAnsi"/>
          <w:spacing w:val="-4"/>
        </w:rPr>
        <w:t xml:space="preserve">compliant risk assessments, routine vulnerability scanning, system patching and change </w:t>
      </w:r>
      <w:r w:rsidRPr="00CD47CD">
        <w:rPr>
          <w:rFonts w:cstheme="minorHAnsi"/>
          <w:spacing w:val="3"/>
        </w:rPr>
        <w:t xml:space="preserve">management procedures, and the completion of an acceptable contingency plan for </w:t>
      </w:r>
      <w:r w:rsidRPr="00CD47CD">
        <w:rPr>
          <w:rFonts w:cstheme="minorHAnsi"/>
          <w:spacing w:val="-3"/>
        </w:rPr>
        <w:t xml:space="preserve">each system. The contractor’s security control procedures must be equivalent to those </w:t>
      </w:r>
      <w:r w:rsidRPr="00CD47CD">
        <w:rPr>
          <w:rFonts w:cstheme="minorHAnsi"/>
          <w:spacing w:val="1"/>
        </w:rPr>
        <w:t xml:space="preserve">procedures used to secure VA systems. A Privacy Impact Assessment (PIA) must also </w:t>
      </w:r>
      <w:r w:rsidRPr="00CD47CD">
        <w:rPr>
          <w:rFonts w:cstheme="minorHAnsi"/>
          <w:spacing w:val="2"/>
        </w:rPr>
        <w:t xml:space="preserve">be provided to the VA POC and approved by VA Privacy Service prior to operational </w:t>
      </w:r>
      <w:r w:rsidRPr="00CD47CD">
        <w:rPr>
          <w:rFonts w:cstheme="minorHAnsi"/>
          <w:spacing w:val="3"/>
        </w:rPr>
        <w:t xml:space="preserve">approval. All external Internet connections to VA’s network involving VA information </w:t>
      </w:r>
      <w:r w:rsidRPr="00CD47CD">
        <w:rPr>
          <w:rFonts w:cstheme="minorHAnsi"/>
        </w:rPr>
        <w:t>must be reviewed and approved by VA prior to implementation.</w:t>
      </w:r>
    </w:p>
    <w:p w14:paraId="65945E2E" w14:textId="77777777" w:rsidR="004F2AF2" w:rsidRPr="00CD47CD" w:rsidRDefault="004F2AF2" w:rsidP="00872B91">
      <w:pPr>
        <w:numPr>
          <w:ilvl w:val="1"/>
          <w:numId w:val="11"/>
        </w:numPr>
        <w:spacing w:before="252"/>
        <w:ind w:right="72"/>
        <w:jc w:val="both"/>
        <w:rPr>
          <w:rFonts w:cstheme="minorHAnsi"/>
          <w:spacing w:val="-4"/>
          <w:w w:val="105"/>
        </w:rPr>
      </w:pPr>
      <w:r w:rsidRPr="00CD47CD">
        <w:rPr>
          <w:rFonts w:cstheme="minorHAnsi"/>
          <w:spacing w:val="-8"/>
          <w:w w:val="105"/>
        </w:rPr>
        <w:t xml:space="preserve">Adequate security controls for collecting, processing, transmitting, and storing of </w:t>
      </w:r>
      <w:r w:rsidRPr="00CD47CD">
        <w:rPr>
          <w:rFonts w:cstheme="minorHAnsi"/>
          <w:spacing w:val="-3"/>
          <w:w w:val="105"/>
        </w:rPr>
        <w:t xml:space="preserve">Personally Identifiable Information (PII), as determined by the VA Privacy Service, must </w:t>
      </w:r>
      <w:r w:rsidRPr="00CD47CD">
        <w:rPr>
          <w:rFonts w:cstheme="minorHAnsi"/>
          <w:spacing w:val="-4"/>
          <w:w w:val="105"/>
        </w:rPr>
        <w:t xml:space="preserve">be in place, tested, and approved by VA prior to hosting, operation, maintenance, or use </w:t>
      </w:r>
      <w:r w:rsidRPr="00CD47CD">
        <w:rPr>
          <w:rFonts w:cstheme="minorHAnsi"/>
          <w:spacing w:val="-1"/>
          <w:w w:val="105"/>
        </w:rPr>
        <w:t xml:space="preserve">of the information system, or systems by or on behalf of VA. These security controls </w:t>
      </w:r>
      <w:r w:rsidRPr="00CD47CD">
        <w:rPr>
          <w:rFonts w:cstheme="minorHAnsi"/>
          <w:spacing w:val="-4"/>
          <w:w w:val="105"/>
        </w:rPr>
        <w:t xml:space="preserve">are to be assessed and stated within the PIA and if these controls are determined not to </w:t>
      </w:r>
      <w:r w:rsidRPr="00CD47CD">
        <w:rPr>
          <w:rFonts w:cstheme="minorHAnsi"/>
          <w:w w:val="105"/>
        </w:rPr>
        <w:t xml:space="preserve">be in place, or inadequate, a Plan of Action and Milestones (POA&amp;M) must be </w:t>
      </w:r>
      <w:r w:rsidRPr="00CD47CD">
        <w:rPr>
          <w:rFonts w:cstheme="minorHAnsi"/>
          <w:spacing w:val="-4"/>
          <w:w w:val="105"/>
        </w:rPr>
        <w:t>submitted and approved prior to the collection of PII.</w:t>
      </w:r>
    </w:p>
    <w:p w14:paraId="65945E2F" w14:textId="77777777" w:rsidR="004F2AF2" w:rsidRPr="00CD47CD" w:rsidRDefault="004F2AF2" w:rsidP="00872B91">
      <w:pPr>
        <w:widowControl w:val="0"/>
        <w:numPr>
          <w:ilvl w:val="1"/>
          <w:numId w:val="11"/>
        </w:numPr>
        <w:kinsoku w:val="0"/>
        <w:spacing w:before="252"/>
        <w:jc w:val="both"/>
        <w:rPr>
          <w:rFonts w:cstheme="minorHAnsi"/>
          <w:spacing w:val="-4"/>
          <w:w w:val="105"/>
        </w:rPr>
      </w:pPr>
      <w:r w:rsidRPr="00CD47CD">
        <w:rPr>
          <w:rFonts w:cstheme="minorHAnsi"/>
          <w:spacing w:val="-1"/>
          <w:w w:val="105"/>
        </w:rPr>
        <w:t xml:space="preserve">Outsourcing (contractor facility, contractor equipment or contractor staff) of </w:t>
      </w:r>
      <w:r w:rsidRPr="00CD47CD">
        <w:rPr>
          <w:rFonts w:cstheme="minorHAnsi"/>
          <w:w w:val="105"/>
        </w:rPr>
        <w:t xml:space="preserve">systems or network operations, telecommunications services, or other managed </w:t>
      </w:r>
      <w:r w:rsidRPr="00CD47CD">
        <w:rPr>
          <w:rFonts w:cstheme="minorHAnsi"/>
          <w:spacing w:val="-7"/>
          <w:w w:val="105"/>
        </w:rPr>
        <w:t xml:space="preserve">services requires certification and accreditation (authorization) (C&amp;A) of the contractor’s </w:t>
      </w:r>
      <w:r w:rsidRPr="00CD47CD">
        <w:rPr>
          <w:rFonts w:cstheme="minorHAnsi"/>
          <w:spacing w:val="-5"/>
          <w:w w:val="105"/>
        </w:rPr>
        <w:t xml:space="preserve">systems in accordance with VA Handbook 6500.3, </w:t>
      </w:r>
      <w:r w:rsidRPr="00CD47CD">
        <w:rPr>
          <w:rFonts w:cstheme="minorHAnsi"/>
          <w:i/>
          <w:iCs/>
          <w:spacing w:val="-5"/>
          <w:w w:val="105"/>
        </w:rPr>
        <w:t>Certification and Accreditation</w:t>
      </w:r>
      <w:r w:rsidRPr="00CD47CD">
        <w:rPr>
          <w:rFonts w:cstheme="minorHAnsi"/>
          <w:spacing w:val="-5"/>
          <w:w w:val="105"/>
        </w:rPr>
        <w:t xml:space="preserve"> and/or the VA OCS Certification Program Office. Government-owned (government facility or </w:t>
      </w:r>
      <w:r w:rsidRPr="00CD47CD">
        <w:rPr>
          <w:rFonts w:cstheme="minorHAnsi"/>
          <w:spacing w:val="-4"/>
          <w:w w:val="105"/>
        </w:rPr>
        <w:t xml:space="preserve">government equipment) contractor-operated systems, third party or business partner </w:t>
      </w:r>
      <w:r w:rsidRPr="00CD47CD">
        <w:rPr>
          <w:rFonts w:cstheme="minorHAnsi"/>
          <w:spacing w:val="-1"/>
          <w:w w:val="105"/>
        </w:rPr>
        <w:t xml:space="preserve">networks require memorandums of understanding and interconnection agreements </w:t>
      </w:r>
      <w:r w:rsidRPr="00CD47CD">
        <w:rPr>
          <w:rFonts w:cstheme="minorHAnsi"/>
          <w:w w:val="105"/>
        </w:rPr>
        <w:t xml:space="preserve">(MOU-ISA) which detail what data types are shared, who has access, and the </w:t>
      </w:r>
      <w:r w:rsidRPr="00CD47CD">
        <w:rPr>
          <w:rFonts w:cstheme="minorHAnsi"/>
          <w:spacing w:val="-4"/>
          <w:w w:val="105"/>
        </w:rPr>
        <w:t>appropriate level of security controls for all systems connected to VA networks.</w:t>
      </w:r>
    </w:p>
    <w:p w14:paraId="65945E30" w14:textId="77777777" w:rsidR="004F2AF2" w:rsidRPr="00CD47CD" w:rsidRDefault="004F2AF2" w:rsidP="00872B91">
      <w:pPr>
        <w:widowControl w:val="0"/>
        <w:numPr>
          <w:ilvl w:val="1"/>
          <w:numId w:val="11"/>
        </w:numPr>
        <w:kinsoku w:val="0"/>
        <w:spacing w:before="288"/>
        <w:jc w:val="both"/>
        <w:rPr>
          <w:rFonts w:cstheme="minorHAnsi"/>
          <w:w w:val="105"/>
        </w:rPr>
      </w:pPr>
      <w:r w:rsidRPr="00CD47CD">
        <w:rPr>
          <w:rFonts w:cstheme="minorHAnsi"/>
          <w:spacing w:val="-1"/>
          <w:w w:val="105"/>
        </w:rPr>
        <w:t xml:space="preserve">The contractor/subcontractor’s system must adhere to all FISMA, FIPS, and </w:t>
      </w:r>
      <w:r w:rsidRPr="00CD47CD">
        <w:rPr>
          <w:rFonts w:cstheme="minorHAnsi"/>
          <w:spacing w:val="-2"/>
          <w:w w:val="105"/>
        </w:rPr>
        <w:t xml:space="preserve">NIST standards related to the annual FISMA security controls assessment and review </w:t>
      </w:r>
      <w:r w:rsidRPr="00CD47CD">
        <w:rPr>
          <w:rFonts w:cstheme="minorHAnsi"/>
          <w:spacing w:val="-5"/>
          <w:w w:val="105"/>
        </w:rPr>
        <w:t xml:space="preserve">and update the PIA. Any deficiencies noted during this assessment must be provided to </w:t>
      </w:r>
      <w:r w:rsidRPr="00CD47CD">
        <w:rPr>
          <w:rFonts w:cstheme="minorHAnsi"/>
          <w:w w:val="105"/>
        </w:rPr>
        <w:t xml:space="preserve">the VA contracting officer and the ISO for entry into VA’s POA&amp;M management </w:t>
      </w:r>
      <w:r w:rsidRPr="00CD47CD">
        <w:rPr>
          <w:rFonts w:cstheme="minorHAnsi"/>
          <w:spacing w:val="-4"/>
          <w:w w:val="105"/>
        </w:rPr>
        <w:t xml:space="preserve">process. The contractor/subcontractor must use VA’s POA&amp;M process to document planned remedial actions to address any deficiencies in information security policies, procedures, and practices, and the completion of those activities. Security deficiencies </w:t>
      </w:r>
      <w:r w:rsidRPr="00CD47CD">
        <w:rPr>
          <w:rFonts w:cstheme="minorHAnsi"/>
          <w:w w:val="105"/>
        </w:rPr>
        <w:t xml:space="preserve">must be corrected within the timeframes approved by the government. Contractor/subcontractor procedures are subject to periodic, unannounced </w:t>
      </w:r>
      <w:r w:rsidRPr="00CD47CD">
        <w:rPr>
          <w:rFonts w:cstheme="minorHAnsi"/>
          <w:spacing w:val="-7"/>
          <w:w w:val="105"/>
        </w:rPr>
        <w:t xml:space="preserve">assessments by VA officials, including the VA Office of Inspector General. The physical </w:t>
      </w:r>
      <w:r w:rsidRPr="00CD47CD">
        <w:rPr>
          <w:rFonts w:cstheme="minorHAnsi"/>
          <w:spacing w:val="-4"/>
          <w:w w:val="105"/>
        </w:rPr>
        <w:t xml:space="preserve">security aspects associated with contractor/subcontractor activities must also be subject </w:t>
      </w:r>
      <w:r w:rsidRPr="00CD47CD">
        <w:rPr>
          <w:rFonts w:cstheme="minorHAnsi"/>
          <w:spacing w:val="-2"/>
          <w:w w:val="105"/>
        </w:rPr>
        <w:t xml:space="preserve">to such assessments. If major changes to the system occur that may affect the privacy </w:t>
      </w:r>
      <w:r w:rsidRPr="00CD47CD">
        <w:rPr>
          <w:rFonts w:cstheme="minorHAnsi"/>
          <w:spacing w:val="-6"/>
          <w:w w:val="105"/>
        </w:rPr>
        <w:t xml:space="preserve">or security of the data or the system, the C&amp;A of the system may need to be reviewed, </w:t>
      </w:r>
      <w:r w:rsidRPr="00CD47CD">
        <w:rPr>
          <w:rFonts w:cstheme="minorHAnsi"/>
          <w:spacing w:val="-5"/>
          <w:w w:val="105"/>
        </w:rPr>
        <w:t xml:space="preserve">retested and re-authorized per VA Handbook 6500.3. This may require reviewing and </w:t>
      </w:r>
      <w:r w:rsidRPr="00CD47CD">
        <w:rPr>
          <w:rFonts w:cstheme="minorHAnsi"/>
          <w:spacing w:val="-6"/>
          <w:w w:val="105"/>
        </w:rPr>
        <w:t xml:space="preserve">updating all of the documentation (PIA, System Security Plan, Contingency Plan). The </w:t>
      </w:r>
      <w:r w:rsidRPr="00CD47CD">
        <w:rPr>
          <w:rFonts w:cstheme="minorHAnsi"/>
          <w:spacing w:val="-4"/>
          <w:w w:val="105"/>
        </w:rPr>
        <w:t xml:space="preserve">Certification Program Office can provide guidance on whether a new C&amp;A would be </w:t>
      </w:r>
      <w:r w:rsidRPr="00CD47CD">
        <w:rPr>
          <w:rFonts w:cstheme="minorHAnsi"/>
          <w:w w:val="105"/>
        </w:rPr>
        <w:t>necessary.</w:t>
      </w:r>
    </w:p>
    <w:p w14:paraId="65945E31" w14:textId="77777777" w:rsidR="004F2AF2" w:rsidRPr="00CD47CD" w:rsidRDefault="004F2AF2" w:rsidP="00872B91">
      <w:pPr>
        <w:widowControl w:val="0"/>
        <w:numPr>
          <w:ilvl w:val="1"/>
          <w:numId w:val="11"/>
        </w:numPr>
        <w:kinsoku w:val="0"/>
        <w:spacing w:before="324"/>
        <w:ind w:right="144"/>
        <w:jc w:val="both"/>
        <w:rPr>
          <w:rFonts w:cstheme="minorHAnsi"/>
          <w:spacing w:val="-5"/>
          <w:w w:val="105"/>
        </w:rPr>
      </w:pPr>
      <w:r w:rsidRPr="00CD47CD">
        <w:rPr>
          <w:rFonts w:cstheme="minorHAnsi"/>
          <w:spacing w:val="-5"/>
          <w:w w:val="105"/>
        </w:rPr>
        <w:t xml:space="preserve">The contractor/subcontractor must conduct an annual self-assessment on all systems and outsourced services as required. Both hard copy and electronic copies of </w:t>
      </w:r>
      <w:r w:rsidRPr="00CD47CD">
        <w:rPr>
          <w:rFonts w:cstheme="minorHAnsi"/>
          <w:spacing w:val="-7"/>
          <w:w w:val="105"/>
        </w:rPr>
        <w:t xml:space="preserve">the assessment must be provided to the CO and the Lead VA POC. The government reserves the right to </w:t>
      </w:r>
      <w:r w:rsidRPr="00CD47CD">
        <w:rPr>
          <w:rFonts w:cstheme="minorHAnsi"/>
          <w:w w:val="105"/>
        </w:rPr>
        <w:t xml:space="preserve">conduct such an assessment using government personnel or another contractor/subcontractor. The contractor/subcontractor must take appropriate and timely action (this can be specified in the contract) to correct or mitigate any </w:t>
      </w:r>
      <w:r w:rsidRPr="00CD47CD">
        <w:rPr>
          <w:rFonts w:cstheme="minorHAnsi"/>
          <w:spacing w:val="-5"/>
          <w:w w:val="105"/>
        </w:rPr>
        <w:t>weaknesses discovered during such testing, generally at no additional cost.</w:t>
      </w:r>
    </w:p>
    <w:p w14:paraId="65945E32" w14:textId="77777777" w:rsidR="004F2AF2" w:rsidRPr="00CD47CD" w:rsidRDefault="004F2AF2" w:rsidP="00872B91">
      <w:pPr>
        <w:widowControl w:val="0"/>
        <w:numPr>
          <w:ilvl w:val="1"/>
          <w:numId w:val="11"/>
        </w:numPr>
        <w:kinsoku w:val="0"/>
        <w:spacing w:before="288"/>
        <w:ind w:right="72"/>
        <w:jc w:val="both"/>
        <w:rPr>
          <w:rFonts w:cstheme="minorHAnsi"/>
        </w:rPr>
      </w:pPr>
      <w:r w:rsidRPr="00CD47CD">
        <w:rPr>
          <w:rFonts w:cstheme="minorHAnsi"/>
          <w:w w:val="105"/>
        </w:rPr>
        <w:t xml:space="preserve">VA prohibits the installation and use of personally owned or </w:t>
      </w:r>
      <w:r w:rsidRPr="00CD47CD">
        <w:rPr>
          <w:rFonts w:cstheme="minorHAnsi"/>
          <w:spacing w:val="-5"/>
          <w:w w:val="105"/>
        </w:rPr>
        <w:t xml:space="preserve">contractor/subcontractor-owned equipment or software on VA’s network. If non-VA </w:t>
      </w:r>
      <w:r w:rsidRPr="00CD47CD">
        <w:rPr>
          <w:rFonts w:cstheme="minorHAnsi"/>
          <w:spacing w:val="4"/>
        </w:rPr>
        <w:t xml:space="preserve">owned equipment must be used to fulfill the requirements of a contract, it must be </w:t>
      </w:r>
      <w:r w:rsidRPr="00CD47CD">
        <w:rPr>
          <w:rFonts w:cstheme="minorHAnsi"/>
          <w:spacing w:val="1"/>
        </w:rPr>
        <w:t xml:space="preserve">stated in the service agreement, SOW, or contract. All the security controls required </w:t>
      </w:r>
      <w:r w:rsidRPr="00CD47CD">
        <w:rPr>
          <w:rFonts w:cstheme="minorHAnsi"/>
          <w:spacing w:val="5"/>
        </w:rPr>
        <w:t xml:space="preserve">for government furnished equipment (GFE) must be utilized in approved other </w:t>
      </w:r>
      <w:r w:rsidRPr="00CD47CD">
        <w:rPr>
          <w:rFonts w:cstheme="minorHAnsi"/>
          <w:spacing w:val="6"/>
        </w:rPr>
        <w:t xml:space="preserve">equipment (OE) and must be funded by the owner of the equipment. All remote </w:t>
      </w:r>
      <w:r w:rsidRPr="00CD47CD">
        <w:rPr>
          <w:rFonts w:cstheme="minorHAnsi"/>
          <w:spacing w:val="-4"/>
        </w:rPr>
        <w:t xml:space="preserve">systems must be equipped with, and use, a VA-approved antivirus (AV) software and a </w:t>
      </w:r>
      <w:r w:rsidRPr="00CD47CD">
        <w:rPr>
          <w:rFonts w:cstheme="minorHAnsi"/>
          <w:spacing w:val="-3"/>
        </w:rPr>
        <w:t xml:space="preserve">personal (host-based or enclave based) firewall that is configured with a VA-approved configuration. Software must be kept current, including all critical updates and patches. </w:t>
      </w:r>
      <w:r w:rsidRPr="00CD47CD">
        <w:rPr>
          <w:rFonts w:cstheme="minorHAnsi"/>
          <w:spacing w:val="1"/>
        </w:rPr>
        <w:t xml:space="preserve">Owners of approved OE are responsible for providing and maintaining the anti-viral </w:t>
      </w:r>
      <w:r w:rsidRPr="00CD47CD">
        <w:rPr>
          <w:rFonts w:cstheme="minorHAnsi"/>
        </w:rPr>
        <w:t>software and the firewall on the non-VA owned OE.</w:t>
      </w:r>
    </w:p>
    <w:p w14:paraId="65945E33" w14:textId="77777777" w:rsidR="004F2AF2" w:rsidRPr="00CD47CD" w:rsidRDefault="004F2AF2" w:rsidP="00872B91">
      <w:pPr>
        <w:pStyle w:val="ListParagraph"/>
        <w:numPr>
          <w:ilvl w:val="1"/>
          <w:numId w:val="11"/>
        </w:numPr>
        <w:autoSpaceDE w:val="0"/>
        <w:autoSpaceDN w:val="0"/>
        <w:adjustRightInd w:val="0"/>
        <w:jc w:val="both"/>
        <w:rPr>
          <w:rFonts w:cstheme="minorHAnsi"/>
        </w:rPr>
      </w:pPr>
      <w:r w:rsidRPr="00CD47CD">
        <w:rPr>
          <w:rFonts w:cstheme="minorHAnsi"/>
        </w:rPr>
        <w:t xml:space="preserve"> 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CD47CD">
        <w:rPr>
          <w:rFonts w:cstheme="minorHAnsi"/>
          <w:i/>
          <w:iCs/>
        </w:rPr>
        <w:t>Personnel Suitability and Security Program</w:t>
      </w:r>
      <w:r w:rsidRPr="00CD47CD">
        <w:rPr>
          <w:rFonts w:cstheme="minorHAnsi"/>
        </w:rPr>
        <w:t>. The Office for Operations, Security, and Preparedness is responsible for these policies and procedures.</w:t>
      </w:r>
    </w:p>
    <w:p w14:paraId="65945E34" w14:textId="77777777" w:rsidR="004F2AF2" w:rsidRPr="00CD47CD" w:rsidRDefault="004F2AF2" w:rsidP="00872B91">
      <w:pPr>
        <w:pStyle w:val="ListParagraph"/>
        <w:numPr>
          <w:ilvl w:val="1"/>
          <w:numId w:val="11"/>
        </w:numPr>
        <w:autoSpaceDE w:val="0"/>
        <w:autoSpaceDN w:val="0"/>
        <w:adjustRightInd w:val="0"/>
        <w:jc w:val="both"/>
        <w:rPr>
          <w:rFonts w:cstheme="minorHAnsi"/>
        </w:rPr>
      </w:pPr>
      <w:r w:rsidRPr="00CD47CD">
        <w:rPr>
          <w:rFonts w:cstheme="minorHAnsi"/>
        </w:rPr>
        <w:t xml:space="preserve">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 </w:t>
      </w:r>
    </w:p>
    <w:p w14:paraId="65945E35" w14:textId="77777777" w:rsidR="004F2AF2" w:rsidRPr="00CD47CD" w:rsidRDefault="004F2AF2" w:rsidP="00872B91">
      <w:pPr>
        <w:pStyle w:val="Heading2"/>
        <w:numPr>
          <w:ilvl w:val="0"/>
          <w:numId w:val="11"/>
        </w:numPr>
        <w:spacing w:before="0" w:after="0" w:line="240" w:lineRule="auto"/>
        <w:rPr>
          <w:rFonts w:asciiTheme="minorHAnsi" w:hAnsiTheme="minorHAnsi" w:cstheme="minorHAnsi"/>
          <w:smallCaps/>
          <w:sz w:val="22"/>
          <w:szCs w:val="22"/>
        </w:rPr>
      </w:pPr>
      <w:bookmarkStart w:id="27" w:name="_Toc507504144"/>
      <w:bookmarkStart w:id="28" w:name="_Toc201052586"/>
      <w:r w:rsidRPr="00CD47CD">
        <w:rPr>
          <w:rFonts w:asciiTheme="minorHAnsi" w:hAnsiTheme="minorHAnsi" w:cstheme="minorHAnsi"/>
          <w:smallCaps/>
          <w:sz w:val="22"/>
          <w:szCs w:val="22"/>
        </w:rPr>
        <w:t>General Information</w:t>
      </w:r>
      <w:bookmarkEnd w:id="27"/>
      <w:bookmarkEnd w:id="28"/>
    </w:p>
    <w:p w14:paraId="65945E36" w14:textId="77777777" w:rsidR="004F2AF2" w:rsidRPr="00CD47CD" w:rsidRDefault="004F2AF2" w:rsidP="00872B91">
      <w:pPr>
        <w:pStyle w:val="BodyTextIndent"/>
        <w:numPr>
          <w:ilvl w:val="1"/>
          <w:numId w:val="11"/>
        </w:numPr>
        <w:tabs>
          <w:tab w:val="clear" w:pos="1380"/>
        </w:tabs>
        <w:spacing w:after="0" w:line="240" w:lineRule="auto"/>
        <w:rPr>
          <w:rFonts w:asciiTheme="minorHAnsi" w:hAnsiTheme="minorHAnsi" w:cstheme="minorHAnsi"/>
          <w:b/>
          <w:bCs/>
          <w:sz w:val="22"/>
        </w:rPr>
      </w:pPr>
      <w:r w:rsidRPr="00CD47CD">
        <w:rPr>
          <w:rFonts w:asciiTheme="minorHAnsi" w:hAnsiTheme="minorHAnsi" w:cstheme="minorHAnsi"/>
          <w:smallCaps/>
          <w:sz w:val="22"/>
        </w:rPr>
        <w:t xml:space="preserve">  Contractor’s Program Manager</w:t>
      </w:r>
      <w:r w:rsidRPr="00CD47CD">
        <w:rPr>
          <w:rFonts w:asciiTheme="minorHAnsi" w:hAnsiTheme="minorHAnsi" w:cstheme="minorHAnsi"/>
          <w:sz w:val="22"/>
        </w:rPr>
        <w:t>:  The Contractor shall provide a Program Manager who shall be responsible for the performance of work.  The name of this person shall be designated in writing to the Contracting Officer.  The Contractor’s program manager shall have full authority to act for the Contractor on all matters relating to daily operations of this contract.</w:t>
      </w:r>
    </w:p>
    <w:tbl>
      <w:tblPr>
        <w:tblpPr w:leftFromText="180" w:rightFromText="180" w:bottomFromText="200" w:vertAnchor="text" w:horzAnchor="margin" w:tblpX="733" w:tblpY="170"/>
        <w:tblW w:w="8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3"/>
      </w:tblGrid>
      <w:tr w:rsidR="00BD0422" w:rsidRPr="00CD47CD" w14:paraId="65945E38" w14:textId="77777777" w:rsidTr="00872B91">
        <w:tc>
          <w:tcPr>
            <w:tcW w:w="8753" w:type="dxa"/>
            <w:tcBorders>
              <w:top w:val="single" w:sz="4" w:space="0" w:color="auto"/>
              <w:left w:val="single" w:sz="4" w:space="0" w:color="auto"/>
              <w:bottom w:val="single" w:sz="4" w:space="0" w:color="auto"/>
              <w:right w:val="single" w:sz="4" w:space="0" w:color="auto"/>
            </w:tcBorders>
            <w:hideMark/>
          </w:tcPr>
          <w:p w14:paraId="65945E37" w14:textId="77777777" w:rsidR="004F2AF2" w:rsidRPr="00CD47CD" w:rsidRDefault="004F2AF2" w:rsidP="00872B91">
            <w:pPr>
              <w:pStyle w:val="BodyTextIndent"/>
              <w:spacing w:after="0" w:line="240" w:lineRule="auto"/>
              <w:ind w:left="0" w:firstLine="0"/>
              <w:rPr>
                <w:rFonts w:asciiTheme="minorHAnsi" w:hAnsiTheme="minorHAnsi" w:cstheme="minorHAnsi"/>
                <w:sz w:val="22"/>
              </w:rPr>
            </w:pPr>
            <w:r w:rsidRPr="00CD47CD">
              <w:rPr>
                <w:rFonts w:asciiTheme="minorHAnsi" w:hAnsiTheme="minorHAnsi" w:cstheme="minorHAnsi"/>
                <w:sz w:val="22"/>
              </w:rPr>
              <w:t xml:space="preserve">Name: </w:t>
            </w:r>
            <w:r w:rsidRPr="00CD47CD">
              <w:rPr>
                <w:rFonts w:asciiTheme="minorHAnsi" w:hAnsiTheme="minorHAnsi" w:cstheme="minorHAnsi"/>
                <w:sz w:val="22"/>
              </w:rPr>
              <w:fldChar w:fldCharType="begin">
                <w:ffData>
                  <w:name w:val="Text21"/>
                  <w:enabled/>
                  <w:calcOnExit w:val="0"/>
                  <w:textInput/>
                </w:ffData>
              </w:fldChar>
            </w:r>
            <w:bookmarkStart w:id="29" w:name="Text21"/>
            <w:r w:rsidRPr="00CD47CD">
              <w:rPr>
                <w:rFonts w:asciiTheme="minorHAnsi" w:hAnsiTheme="minorHAnsi" w:cstheme="minorHAnsi"/>
                <w:sz w:val="22"/>
              </w:rPr>
              <w:instrText xml:space="preserve"> FORMTEXT </w:instrText>
            </w:r>
            <w:r w:rsidRPr="00CD47CD">
              <w:rPr>
                <w:rFonts w:asciiTheme="minorHAnsi" w:hAnsiTheme="minorHAnsi" w:cstheme="minorHAnsi"/>
                <w:sz w:val="22"/>
              </w:rPr>
            </w:r>
            <w:r w:rsidRPr="00CD47CD">
              <w:rPr>
                <w:rFonts w:asciiTheme="minorHAnsi" w:hAnsiTheme="minorHAnsi" w:cstheme="minorHAnsi"/>
                <w:sz w:val="22"/>
              </w:rPr>
              <w:fldChar w:fldCharType="separate"/>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sz w:val="22"/>
              </w:rPr>
              <w:fldChar w:fldCharType="end"/>
            </w:r>
            <w:bookmarkEnd w:id="29"/>
          </w:p>
        </w:tc>
      </w:tr>
      <w:tr w:rsidR="00BD0422" w:rsidRPr="00CD47CD" w14:paraId="65945E3A" w14:textId="77777777" w:rsidTr="00872B91">
        <w:tc>
          <w:tcPr>
            <w:tcW w:w="8753" w:type="dxa"/>
            <w:tcBorders>
              <w:top w:val="single" w:sz="4" w:space="0" w:color="auto"/>
              <w:left w:val="single" w:sz="4" w:space="0" w:color="auto"/>
              <w:bottom w:val="single" w:sz="4" w:space="0" w:color="auto"/>
              <w:right w:val="single" w:sz="4" w:space="0" w:color="auto"/>
            </w:tcBorders>
            <w:hideMark/>
          </w:tcPr>
          <w:p w14:paraId="65945E39" w14:textId="77777777" w:rsidR="004F2AF2" w:rsidRPr="00CD47CD" w:rsidRDefault="004F2AF2" w:rsidP="00872B91">
            <w:pPr>
              <w:pStyle w:val="BodyTextIndent"/>
              <w:spacing w:after="0" w:line="240" w:lineRule="auto"/>
              <w:ind w:left="0" w:firstLine="0"/>
              <w:rPr>
                <w:rFonts w:asciiTheme="minorHAnsi" w:hAnsiTheme="minorHAnsi" w:cstheme="minorHAnsi"/>
                <w:sz w:val="22"/>
              </w:rPr>
            </w:pPr>
            <w:r w:rsidRPr="00CD47CD">
              <w:rPr>
                <w:rFonts w:asciiTheme="minorHAnsi" w:hAnsiTheme="minorHAnsi" w:cstheme="minorHAnsi"/>
                <w:sz w:val="22"/>
              </w:rPr>
              <w:t xml:space="preserve">Address: </w:t>
            </w:r>
            <w:r w:rsidRPr="00CD47CD">
              <w:rPr>
                <w:rFonts w:asciiTheme="minorHAnsi" w:hAnsiTheme="minorHAnsi" w:cstheme="minorHAnsi"/>
                <w:sz w:val="22"/>
              </w:rPr>
              <w:fldChar w:fldCharType="begin">
                <w:ffData>
                  <w:name w:val="Text21"/>
                  <w:enabled/>
                  <w:calcOnExit w:val="0"/>
                  <w:textInput/>
                </w:ffData>
              </w:fldChar>
            </w:r>
            <w:r w:rsidRPr="00CD47CD">
              <w:rPr>
                <w:rFonts w:asciiTheme="minorHAnsi" w:hAnsiTheme="minorHAnsi" w:cstheme="minorHAnsi"/>
                <w:sz w:val="22"/>
              </w:rPr>
              <w:instrText xml:space="preserve"> FORMTEXT </w:instrText>
            </w:r>
            <w:r w:rsidRPr="00CD47CD">
              <w:rPr>
                <w:rFonts w:asciiTheme="minorHAnsi" w:hAnsiTheme="minorHAnsi" w:cstheme="minorHAnsi"/>
                <w:sz w:val="22"/>
              </w:rPr>
            </w:r>
            <w:r w:rsidRPr="00CD47CD">
              <w:rPr>
                <w:rFonts w:asciiTheme="minorHAnsi" w:hAnsiTheme="minorHAnsi" w:cstheme="minorHAnsi"/>
                <w:sz w:val="22"/>
              </w:rPr>
              <w:fldChar w:fldCharType="separate"/>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sz w:val="22"/>
              </w:rPr>
              <w:fldChar w:fldCharType="end"/>
            </w:r>
          </w:p>
        </w:tc>
      </w:tr>
      <w:tr w:rsidR="00BD0422" w:rsidRPr="00CD47CD" w14:paraId="65945E3C" w14:textId="77777777" w:rsidTr="00872B91">
        <w:tc>
          <w:tcPr>
            <w:tcW w:w="8753" w:type="dxa"/>
            <w:tcBorders>
              <w:top w:val="single" w:sz="4" w:space="0" w:color="auto"/>
              <w:left w:val="single" w:sz="4" w:space="0" w:color="auto"/>
              <w:bottom w:val="single" w:sz="4" w:space="0" w:color="auto"/>
              <w:right w:val="single" w:sz="4" w:space="0" w:color="auto"/>
            </w:tcBorders>
            <w:hideMark/>
          </w:tcPr>
          <w:p w14:paraId="65945E3B" w14:textId="77777777" w:rsidR="004F2AF2" w:rsidRPr="00CD47CD" w:rsidRDefault="004F2AF2" w:rsidP="00872B91">
            <w:pPr>
              <w:pStyle w:val="BodyTextIndent"/>
              <w:spacing w:after="0" w:line="240" w:lineRule="auto"/>
              <w:ind w:left="0" w:firstLine="0"/>
              <w:rPr>
                <w:rFonts w:asciiTheme="minorHAnsi" w:hAnsiTheme="minorHAnsi" w:cstheme="minorHAnsi"/>
                <w:sz w:val="22"/>
              </w:rPr>
            </w:pPr>
            <w:r w:rsidRPr="00CD47CD">
              <w:rPr>
                <w:rFonts w:asciiTheme="minorHAnsi" w:hAnsiTheme="minorHAnsi" w:cstheme="minorHAnsi"/>
                <w:sz w:val="22"/>
              </w:rPr>
              <w:t xml:space="preserve">               </w:t>
            </w:r>
            <w:r w:rsidRPr="00CD47CD">
              <w:rPr>
                <w:rFonts w:asciiTheme="minorHAnsi" w:hAnsiTheme="minorHAnsi" w:cstheme="minorHAnsi"/>
                <w:sz w:val="22"/>
              </w:rPr>
              <w:fldChar w:fldCharType="begin">
                <w:ffData>
                  <w:name w:val="Text21"/>
                  <w:enabled/>
                  <w:calcOnExit w:val="0"/>
                  <w:textInput/>
                </w:ffData>
              </w:fldChar>
            </w:r>
            <w:r w:rsidRPr="00CD47CD">
              <w:rPr>
                <w:rFonts w:asciiTheme="minorHAnsi" w:hAnsiTheme="minorHAnsi" w:cstheme="minorHAnsi"/>
                <w:sz w:val="22"/>
              </w:rPr>
              <w:instrText xml:space="preserve"> FORMTEXT </w:instrText>
            </w:r>
            <w:r w:rsidRPr="00CD47CD">
              <w:rPr>
                <w:rFonts w:asciiTheme="minorHAnsi" w:hAnsiTheme="minorHAnsi" w:cstheme="minorHAnsi"/>
                <w:sz w:val="22"/>
              </w:rPr>
            </w:r>
            <w:r w:rsidRPr="00CD47CD">
              <w:rPr>
                <w:rFonts w:asciiTheme="minorHAnsi" w:hAnsiTheme="minorHAnsi" w:cstheme="minorHAnsi"/>
                <w:sz w:val="22"/>
              </w:rPr>
              <w:fldChar w:fldCharType="separate"/>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sz w:val="22"/>
              </w:rPr>
              <w:fldChar w:fldCharType="end"/>
            </w:r>
          </w:p>
        </w:tc>
      </w:tr>
      <w:tr w:rsidR="00BD0422" w:rsidRPr="00CD47CD" w14:paraId="65945E3E" w14:textId="77777777" w:rsidTr="00872B91">
        <w:tc>
          <w:tcPr>
            <w:tcW w:w="8753" w:type="dxa"/>
            <w:tcBorders>
              <w:top w:val="single" w:sz="4" w:space="0" w:color="auto"/>
              <w:left w:val="single" w:sz="4" w:space="0" w:color="auto"/>
              <w:bottom w:val="single" w:sz="4" w:space="0" w:color="auto"/>
              <w:right w:val="single" w:sz="4" w:space="0" w:color="auto"/>
            </w:tcBorders>
            <w:hideMark/>
          </w:tcPr>
          <w:p w14:paraId="65945E3D" w14:textId="77777777" w:rsidR="004F2AF2" w:rsidRPr="00CD47CD" w:rsidRDefault="004F2AF2" w:rsidP="00872B91">
            <w:pPr>
              <w:pStyle w:val="BodyTextIndent"/>
              <w:spacing w:after="0" w:line="240" w:lineRule="auto"/>
              <w:ind w:left="0" w:firstLine="0"/>
              <w:rPr>
                <w:rFonts w:asciiTheme="minorHAnsi" w:hAnsiTheme="minorHAnsi" w:cstheme="minorHAnsi"/>
                <w:sz w:val="22"/>
              </w:rPr>
            </w:pPr>
            <w:r w:rsidRPr="00CD47CD">
              <w:rPr>
                <w:rFonts w:asciiTheme="minorHAnsi" w:hAnsiTheme="minorHAnsi" w:cstheme="minorHAnsi"/>
                <w:sz w:val="22"/>
              </w:rPr>
              <w:t xml:space="preserve">               </w:t>
            </w:r>
            <w:r w:rsidRPr="00CD47CD">
              <w:rPr>
                <w:rFonts w:asciiTheme="minorHAnsi" w:hAnsiTheme="minorHAnsi" w:cstheme="minorHAnsi"/>
                <w:sz w:val="22"/>
              </w:rPr>
              <w:fldChar w:fldCharType="begin">
                <w:ffData>
                  <w:name w:val="Text21"/>
                  <w:enabled/>
                  <w:calcOnExit w:val="0"/>
                  <w:textInput/>
                </w:ffData>
              </w:fldChar>
            </w:r>
            <w:r w:rsidRPr="00CD47CD">
              <w:rPr>
                <w:rFonts w:asciiTheme="minorHAnsi" w:hAnsiTheme="minorHAnsi" w:cstheme="minorHAnsi"/>
                <w:sz w:val="22"/>
              </w:rPr>
              <w:instrText xml:space="preserve"> FORMTEXT </w:instrText>
            </w:r>
            <w:r w:rsidRPr="00CD47CD">
              <w:rPr>
                <w:rFonts w:asciiTheme="minorHAnsi" w:hAnsiTheme="minorHAnsi" w:cstheme="minorHAnsi"/>
                <w:sz w:val="22"/>
              </w:rPr>
            </w:r>
            <w:r w:rsidRPr="00CD47CD">
              <w:rPr>
                <w:rFonts w:asciiTheme="minorHAnsi" w:hAnsiTheme="minorHAnsi" w:cstheme="minorHAnsi"/>
                <w:sz w:val="22"/>
              </w:rPr>
              <w:fldChar w:fldCharType="separate"/>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sz w:val="22"/>
              </w:rPr>
              <w:fldChar w:fldCharType="end"/>
            </w:r>
          </w:p>
        </w:tc>
      </w:tr>
      <w:tr w:rsidR="00BD0422" w:rsidRPr="00CD47CD" w14:paraId="65945E40" w14:textId="77777777" w:rsidTr="00872B91">
        <w:tc>
          <w:tcPr>
            <w:tcW w:w="8753" w:type="dxa"/>
            <w:tcBorders>
              <w:top w:val="single" w:sz="4" w:space="0" w:color="auto"/>
              <w:left w:val="single" w:sz="4" w:space="0" w:color="auto"/>
              <w:bottom w:val="single" w:sz="4" w:space="0" w:color="auto"/>
              <w:right w:val="single" w:sz="4" w:space="0" w:color="auto"/>
            </w:tcBorders>
            <w:hideMark/>
          </w:tcPr>
          <w:p w14:paraId="65945E3F" w14:textId="77777777" w:rsidR="004F2AF2" w:rsidRPr="00CD47CD" w:rsidRDefault="004F2AF2" w:rsidP="00872B91">
            <w:pPr>
              <w:pStyle w:val="BodyTextIndent"/>
              <w:spacing w:after="0" w:line="240" w:lineRule="auto"/>
              <w:ind w:left="0" w:firstLine="0"/>
              <w:rPr>
                <w:rFonts w:asciiTheme="minorHAnsi" w:hAnsiTheme="minorHAnsi" w:cstheme="minorHAnsi"/>
                <w:sz w:val="22"/>
              </w:rPr>
            </w:pPr>
            <w:r w:rsidRPr="00CD47CD">
              <w:rPr>
                <w:rFonts w:asciiTheme="minorHAnsi" w:hAnsiTheme="minorHAnsi" w:cstheme="minorHAnsi"/>
                <w:sz w:val="22"/>
              </w:rPr>
              <w:t xml:space="preserve">Phone No.: </w:t>
            </w:r>
            <w:r w:rsidRPr="00CD47CD">
              <w:rPr>
                <w:rFonts w:asciiTheme="minorHAnsi" w:hAnsiTheme="minorHAnsi" w:cstheme="minorHAnsi"/>
                <w:sz w:val="22"/>
              </w:rPr>
              <w:fldChar w:fldCharType="begin">
                <w:ffData>
                  <w:name w:val="Text21"/>
                  <w:enabled/>
                  <w:calcOnExit w:val="0"/>
                  <w:textInput/>
                </w:ffData>
              </w:fldChar>
            </w:r>
            <w:r w:rsidRPr="00CD47CD">
              <w:rPr>
                <w:rFonts w:asciiTheme="minorHAnsi" w:hAnsiTheme="minorHAnsi" w:cstheme="minorHAnsi"/>
                <w:sz w:val="22"/>
              </w:rPr>
              <w:instrText xml:space="preserve"> FORMTEXT </w:instrText>
            </w:r>
            <w:r w:rsidRPr="00CD47CD">
              <w:rPr>
                <w:rFonts w:asciiTheme="minorHAnsi" w:hAnsiTheme="minorHAnsi" w:cstheme="minorHAnsi"/>
                <w:sz w:val="22"/>
              </w:rPr>
            </w:r>
            <w:r w:rsidRPr="00CD47CD">
              <w:rPr>
                <w:rFonts w:asciiTheme="minorHAnsi" w:hAnsiTheme="minorHAnsi" w:cstheme="minorHAnsi"/>
                <w:sz w:val="22"/>
              </w:rPr>
              <w:fldChar w:fldCharType="separate"/>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sz w:val="22"/>
              </w:rPr>
              <w:fldChar w:fldCharType="end"/>
            </w:r>
          </w:p>
        </w:tc>
      </w:tr>
      <w:tr w:rsidR="00BD0422" w:rsidRPr="00CD47CD" w14:paraId="65945E42" w14:textId="77777777" w:rsidTr="00872B91">
        <w:tc>
          <w:tcPr>
            <w:tcW w:w="8753" w:type="dxa"/>
            <w:tcBorders>
              <w:top w:val="single" w:sz="4" w:space="0" w:color="auto"/>
              <w:left w:val="single" w:sz="4" w:space="0" w:color="auto"/>
              <w:bottom w:val="single" w:sz="4" w:space="0" w:color="auto"/>
              <w:right w:val="single" w:sz="4" w:space="0" w:color="auto"/>
            </w:tcBorders>
            <w:hideMark/>
          </w:tcPr>
          <w:p w14:paraId="65945E41" w14:textId="77777777" w:rsidR="004F2AF2" w:rsidRPr="00CD47CD" w:rsidRDefault="004F2AF2" w:rsidP="00872B91">
            <w:pPr>
              <w:pStyle w:val="BodyTextIndent"/>
              <w:spacing w:after="0" w:line="240" w:lineRule="auto"/>
              <w:ind w:left="0" w:firstLine="0"/>
              <w:rPr>
                <w:rFonts w:asciiTheme="minorHAnsi" w:hAnsiTheme="minorHAnsi" w:cstheme="minorHAnsi"/>
                <w:sz w:val="22"/>
              </w:rPr>
            </w:pPr>
            <w:r w:rsidRPr="00CD47CD">
              <w:rPr>
                <w:rFonts w:asciiTheme="minorHAnsi" w:hAnsiTheme="minorHAnsi" w:cstheme="minorHAnsi"/>
                <w:sz w:val="22"/>
              </w:rPr>
              <w:t xml:space="preserve">Fax No.: </w:t>
            </w:r>
            <w:r w:rsidRPr="00CD47CD">
              <w:rPr>
                <w:rFonts w:asciiTheme="minorHAnsi" w:hAnsiTheme="minorHAnsi" w:cstheme="minorHAnsi"/>
                <w:sz w:val="22"/>
              </w:rPr>
              <w:fldChar w:fldCharType="begin">
                <w:ffData>
                  <w:name w:val="Text21"/>
                  <w:enabled/>
                  <w:calcOnExit w:val="0"/>
                  <w:textInput/>
                </w:ffData>
              </w:fldChar>
            </w:r>
            <w:r w:rsidRPr="00CD47CD">
              <w:rPr>
                <w:rFonts w:asciiTheme="minorHAnsi" w:hAnsiTheme="minorHAnsi" w:cstheme="minorHAnsi"/>
                <w:sz w:val="22"/>
              </w:rPr>
              <w:instrText xml:space="preserve"> FORMTEXT </w:instrText>
            </w:r>
            <w:r w:rsidRPr="00CD47CD">
              <w:rPr>
                <w:rFonts w:asciiTheme="minorHAnsi" w:hAnsiTheme="minorHAnsi" w:cstheme="minorHAnsi"/>
                <w:sz w:val="22"/>
              </w:rPr>
            </w:r>
            <w:r w:rsidRPr="00CD47CD">
              <w:rPr>
                <w:rFonts w:asciiTheme="minorHAnsi" w:hAnsiTheme="minorHAnsi" w:cstheme="minorHAnsi"/>
                <w:sz w:val="22"/>
              </w:rPr>
              <w:fldChar w:fldCharType="separate"/>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sz w:val="22"/>
              </w:rPr>
              <w:fldChar w:fldCharType="end"/>
            </w:r>
          </w:p>
        </w:tc>
      </w:tr>
      <w:tr w:rsidR="00BD0422" w:rsidRPr="00CD47CD" w14:paraId="65945E44" w14:textId="77777777" w:rsidTr="00872B91">
        <w:tc>
          <w:tcPr>
            <w:tcW w:w="8753" w:type="dxa"/>
            <w:tcBorders>
              <w:top w:val="single" w:sz="4" w:space="0" w:color="auto"/>
              <w:left w:val="single" w:sz="4" w:space="0" w:color="auto"/>
              <w:bottom w:val="single" w:sz="4" w:space="0" w:color="auto"/>
              <w:right w:val="single" w:sz="4" w:space="0" w:color="auto"/>
            </w:tcBorders>
            <w:hideMark/>
          </w:tcPr>
          <w:p w14:paraId="65945E43" w14:textId="77777777" w:rsidR="004F2AF2" w:rsidRPr="00CD47CD" w:rsidRDefault="004F2AF2" w:rsidP="00872B91">
            <w:pPr>
              <w:pStyle w:val="BodyTextIndent"/>
              <w:spacing w:after="0" w:line="240" w:lineRule="auto"/>
              <w:ind w:left="0" w:firstLine="0"/>
              <w:rPr>
                <w:rFonts w:asciiTheme="minorHAnsi" w:hAnsiTheme="minorHAnsi" w:cstheme="minorHAnsi"/>
                <w:sz w:val="22"/>
              </w:rPr>
            </w:pPr>
            <w:r w:rsidRPr="00CD47CD">
              <w:rPr>
                <w:rFonts w:asciiTheme="minorHAnsi" w:hAnsiTheme="minorHAnsi" w:cstheme="minorHAnsi"/>
                <w:sz w:val="22"/>
              </w:rPr>
              <w:t xml:space="preserve">Email: </w:t>
            </w:r>
            <w:r w:rsidRPr="00CD47CD">
              <w:rPr>
                <w:rFonts w:asciiTheme="minorHAnsi" w:hAnsiTheme="minorHAnsi" w:cstheme="minorHAnsi"/>
                <w:sz w:val="22"/>
              </w:rPr>
              <w:fldChar w:fldCharType="begin">
                <w:ffData>
                  <w:name w:val="Text21"/>
                  <w:enabled/>
                  <w:calcOnExit w:val="0"/>
                  <w:textInput/>
                </w:ffData>
              </w:fldChar>
            </w:r>
            <w:r w:rsidRPr="00CD47CD">
              <w:rPr>
                <w:rFonts w:asciiTheme="minorHAnsi" w:hAnsiTheme="minorHAnsi" w:cstheme="minorHAnsi"/>
                <w:sz w:val="22"/>
              </w:rPr>
              <w:instrText xml:space="preserve"> FORMTEXT </w:instrText>
            </w:r>
            <w:r w:rsidRPr="00CD47CD">
              <w:rPr>
                <w:rFonts w:asciiTheme="minorHAnsi" w:hAnsiTheme="minorHAnsi" w:cstheme="minorHAnsi"/>
                <w:sz w:val="22"/>
              </w:rPr>
            </w:r>
            <w:r w:rsidRPr="00CD47CD">
              <w:rPr>
                <w:rFonts w:asciiTheme="minorHAnsi" w:hAnsiTheme="minorHAnsi" w:cstheme="minorHAnsi"/>
                <w:sz w:val="22"/>
              </w:rPr>
              <w:fldChar w:fldCharType="separate"/>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noProof/>
                <w:sz w:val="22"/>
              </w:rPr>
              <w:t> </w:t>
            </w:r>
            <w:r w:rsidRPr="00CD47CD">
              <w:rPr>
                <w:rFonts w:asciiTheme="minorHAnsi" w:hAnsiTheme="minorHAnsi" w:cstheme="minorHAnsi"/>
                <w:sz w:val="22"/>
              </w:rPr>
              <w:fldChar w:fldCharType="end"/>
            </w:r>
          </w:p>
        </w:tc>
      </w:tr>
    </w:tbl>
    <w:p w14:paraId="65945E45" w14:textId="77777777" w:rsidR="004F2AF2" w:rsidRPr="00CD47CD" w:rsidRDefault="004F2AF2" w:rsidP="00872B91">
      <w:pPr>
        <w:pStyle w:val="BodyTextIndent"/>
        <w:numPr>
          <w:ilvl w:val="1"/>
          <w:numId w:val="11"/>
        </w:numPr>
        <w:tabs>
          <w:tab w:val="clear" w:pos="1380"/>
        </w:tabs>
        <w:spacing w:after="0" w:line="240" w:lineRule="auto"/>
        <w:rPr>
          <w:rFonts w:asciiTheme="minorHAnsi" w:hAnsiTheme="minorHAnsi" w:cstheme="minorHAnsi"/>
          <w:sz w:val="22"/>
        </w:rPr>
      </w:pPr>
      <w:r w:rsidRPr="00CD47CD">
        <w:rPr>
          <w:rFonts w:asciiTheme="minorHAnsi" w:hAnsiTheme="minorHAnsi" w:cstheme="minorHAnsi"/>
          <w:smallCaps/>
          <w:sz w:val="22"/>
        </w:rPr>
        <w:t xml:space="preserve"> Contractor Employees</w:t>
      </w:r>
      <w:r w:rsidRPr="00CD47CD">
        <w:rPr>
          <w:rFonts w:asciiTheme="minorHAnsi" w:hAnsiTheme="minorHAnsi" w:cstheme="minorHAnsi"/>
          <w:sz w:val="22"/>
        </w:rPr>
        <w:t>:  The Contractor shall not employ persons for work on this contract if such employee is identified to the Contractor as a potential threat to the health, safety, security, general well-being or operational mission of the installation of any equipment and its population.</w:t>
      </w:r>
    </w:p>
    <w:p w14:paraId="65945E46" w14:textId="77777777" w:rsidR="004F2AF2" w:rsidRPr="00CD47CD" w:rsidRDefault="004F2AF2" w:rsidP="00872B91">
      <w:pPr>
        <w:pStyle w:val="BodyTextIndent"/>
        <w:tabs>
          <w:tab w:val="left" w:pos="360"/>
        </w:tabs>
        <w:spacing w:after="0" w:line="240" w:lineRule="auto"/>
        <w:ind w:left="0" w:firstLine="0"/>
        <w:jc w:val="left"/>
        <w:rPr>
          <w:rFonts w:asciiTheme="minorHAnsi" w:hAnsiTheme="minorHAnsi" w:cstheme="minorHAnsi"/>
          <w:sz w:val="22"/>
        </w:rPr>
      </w:pPr>
    </w:p>
    <w:p w14:paraId="65945E47" w14:textId="77777777" w:rsidR="004F2AF2" w:rsidRPr="00CD47CD" w:rsidRDefault="004F2AF2" w:rsidP="00872B91">
      <w:pPr>
        <w:pStyle w:val="ListParagraph"/>
        <w:numPr>
          <w:ilvl w:val="1"/>
          <w:numId w:val="11"/>
        </w:numPr>
        <w:spacing w:after="0" w:line="240" w:lineRule="auto"/>
        <w:jc w:val="both"/>
        <w:rPr>
          <w:rFonts w:cstheme="minorHAnsi"/>
        </w:rPr>
      </w:pPr>
      <w:r w:rsidRPr="00CD47CD">
        <w:rPr>
          <w:rFonts w:cstheme="minorHAnsi"/>
          <w:smallCaps/>
        </w:rPr>
        <w:t xml:space="preserve">Parking: </w:t>
      </w:r>
      <w:r w:rsidRPr="00CD47CD">
        <w:rPr>
          <w:rFonts w:cstheme="minorHAnsi"/>
        </w:rPr>
        <w:t xml:space="preserve">It is the responsibility of Contractor personnel to park only in designated parking areas.  Not every VISN 22 facility to be serviced under this IDIQ will have on-site parking available for contractor personnel.  The Contractor shall make alternate arrangements for its personnel to park off-site if motor vehicles are required to access those facilities.  Parking information is available from the VA Police &amp; Security Service Office. The VA will not invalidate or make reimbursement for parking violations of the Contractor's personnel under any circumstances. The Contractor assumes full responsibility for any parking violations </w:t>
      </w:r>
    </w:p>
    <w:p w14:paraId="65945E48" w14:textId="77777777" w:rsidR="004F2AF2" w:rsidRPr="00CD47CD" w:rsidRDefault="004F2AF2" w:rsidP="00872B91">
      <w:pPr>
        <w:spacing w:after="0" w:line="240" w:lineRule="auto"/>
        <w:jc w:val="both"/>
        <w:rPr>
          <w:rFonts w:cstheme="minorHAnsi"/>
        </w:rPr>
      </w:pPr>
    </w:p>
    <w:p w14:paraId="65945E49" w14:textId="730E8DC5" w:rsidR="004F2AF2" w:rsidRPr="00CD47CD" w:rsidRDefault="004F2AF2" w:rsidP="00872B91">
      <w:pPr>
        <w:pStyle w:val="ListParagraph"/>
        <w:numPr>
          <w:ilvl w:val="1"/>
          <w:numId w:val="11"/>
        </w:numPr>
        <w:spacing w:after="0" w:line="240" w:lineRule="auto"/>
        <w:jc w:val="both"/>
        <w:rPr>
          <w:rFonts w:cstheme="minorHAnsi"/>
        </w:rPr>
      </w:pPr>
      <w:r w:rsidRPr="00CD47CD">
        <w:rPr>
          <w:rFonts w:cstheme="minorHAnsi"/>
          <w:smallCaps/>
        </w:rPr>
        <w:t xml:space="preserve">  Smoking:</w:t>
      </w:r>
      <w:r w:rsidR="00E81887">
        <w:rPr>
          <w:rFonts w:cstheme="minorHAnsi"/>
          <w:smallCaps/>
        </w:rPr>
        <w:t xml:space="preserve"> </w:t>
      </w:r>
      <w:r w:rsidR="007C2D7B">
        <w:rPr>
          <w:rFonts w:cstheme="minorHAnsi"/>
          <w:smallCaps/>
        </w:rPr>
        <w:t xml:space="preserve">The </w:t>
      </w:r>
      <w:r w:rsidR="00E81887">
        <w:rPr>
          <w:rFonts w:cstheme="minorHAnsi"/>
        </w:rPr>
        <w:t>VA is a smoke free campus.  Smok</w:t>
      </w:r>
      <w:r w:rsidR="007C2D7B">
        <w:rPr>
          <w:rFonts w:cstheme="minorHAnsi"/>
        </w:rPr>
        <w:t>ing is prohibited.</w:t>
      </w:r>
      <w:r w:rsidRPr="00CD47CD">
        <w:rPr>
          <w:rFonts w:cstheme="minorHAnsi"/>
        </w:rPr>
        <w:t xml:space="preserve"> </w:t>
      </w:r>
    </w:p>
    <w:p w14:paraId="65945E4A" w14:textId="77777777" w:rsidR="004F2AF2" w:rsidRPr="00CD47CD" w:rsidRDefault="004F2AF2" w:rsidP="00872B91">
      <w:pPr>
        <w:spacing w:after="0" w:line="240" w:lineRule="auto"/>
        <w:ind w:left="-360"/>
        <w:jc w:val="both"/>
        <w:rPr>
          <w:rFonts w:cstheme="minorHAnsi"/>
          <w:color w:val="000000"/>
        </w:rPr>
      </w:pPr>
      <w:r w:rsidRPr="00CD47CD">
        <w:rPr>
          <w:rFonts w:cstheme="minorHAnsi"/>
          <w:b/>
        </w:rPr>
        <w:tab/>
      </w:r>
    </w:p>
    <w:p w14:paraId="65945E4B" w14:textId="77777777" w:rsidR="004F2AF2" w:rsidRPr="00CD47CD" w:rsidRDefault="004F2AF2" w:rsidP="00872B91">
      <w:pPr>
        <w:pStyle w:val="ListParagraph"/>
        <w:numPr>
          <w:ilvl w:val="0"/>
          <w:numId w:val="11"/>
        </w:numPr>
        <w:spacing w:after="0" w:line="240" w:lineRule="auto"/>
        <w:jc w:val="both"/>
        <w:rPr>
          <w:rFonts w:cstheme="minorHAnsi"/>
          <w:smallCaps/>
          <w:color w:val="4F81BD" w:themeColor="accent1"/>
          <w:spacing w:val="-2"/>
        </w:rPr>
      </w:pPr>
      <w:r w:rsidRPr="00CD47CD">
        <w:rPr>
          <w:rFonts w:cstheme="minorHAnsi"/>
          <w:bCs/>
          <w:smallCaps/>
          <w:color w:val="4F81BD" w:themeColor="accent1"/>
          <w:spacing w:val="4"/>
        </w:rPr>
        <w:t>Invoicing &amp; Payment</w:t>
      </w:r>
    </w:p>
    <w:p w14:paraId="65945E4C" w14:textId="77777777" w:rsidR="004F2AF2" w:rsidRPr="00CD47CD" w:rsidRDefault="004F2AF2" w:rsidP="00872B91">
      <w:pPr>
        <w:pStyle w:val="ListParagraph"/>
        <w:numPr>
          <w:ilvl w:val="1"/>
          <w:numId w:val="11"/>
        </w:numPr>
        <w:spacing w:after="0" w:line="240" w:lineRule="auto"/>
        <w:jc w:val="both"/>
        <w:rPr>
          <w:rFonts w:cstheme="minorHAnsi"/>
        </w:rPr>
      </w:pPr>
      <w:r w:rsidRPr="00CD47CD">
        <w:rPr>
          <w:rFonts w:cstheme="minorHAnsi"/>
          <w:spacing w:val="-3"/>
        </w:rPr>
        <w:t xml:space="preserve"> The Contractor shall assign an account number </w:t>
      </w:r>
      <w:r w:rsidRPr="00CD47CD">
        <w:rPr>
          <w:rFonts w:cstheme="minorHAnsi"/>
          <w:spacing w:val="5"/>
        </w:rPr>
        <w:t xml:space="preserve">to each VISN 22 </w:t>
      </w:r>
      <w:r w:rsidRPr="00CD47CD">
        <w:rPr>
          <w:rFonts w:cstheme="minorHAnsi"/>
        </w:rPr>
        <w:t xml:space="preserve">facility.  </w:t>
      </w:r>
    </w:p>
    <w:p w14:paraId="65945E4D" w14:textId="77777777" w:rsidR="004F2AF2" w:rsidRPr="00CD47CD" w:rsidRDefault="004F2AF2" w:rsidP="00872B91">
      <w:pPr>
        <w:spacing w:after="0" w:line="240" w:lineRule="auto"/>
        <w:jc w:val="both"/>
        <w:rPr>
          <w:rFonts w:cstheme="minorHAnsi"/>
          <w:spacing w:val="-3"/>
        </w:rPr>
      </w:pPr>
    </w:p>
    <w:p w14:paraId="65945E4E" w14:textId="77777777" w:rsidR="004F2AF2" w:rsidRPr="00CD47CD" w:rsidRDefault="004F2AF2" w:rsidP="00872B91">
      <w:pPr>
        <w:pStyle w:val="ListParagraph"/>
        <w:numPr>
          <w:ilvl w:val="1"/>
          <w:numId w:val="11"/>
        </w:numPr>
        <w:spacing w:after="0" w:line="240" w:lineRule="auto"/>
        <w:jc w:val="both"/>
        <w:rPr>
          <w:rFonts w:cstheme="minorHAnsi"/>
          <w:spacing w:val="-2"/>
        </w:rPr>
      </w:pPr>
      <w:r w:rsidRPr="00CD47CD">
        <w:rPr>
          <w:rFonts w:cstheme="minorHAnsi"/>
          <w:spacing w:val="-3"/>
        </w:rPr>
        <w:t xml:space="preserve"> The Contractor shall submit a monthly invoice per account number for services </w:t>
      </w:r>
      <w:r w:rsidRPr="00CD47CD">
        <w:rPr>
          <w:rFonts w:cstheme="minorHAnsi"/>
          <w:spacing w:val="-4"/>
        </w:rPr>
        <w:t xml:space="preserve">rendered no later than 21 days following the close of the month in which the test </w:t>
      </w:r>
      <w:r w:rsidRPr="00CD47CD">
        <w:rPr>
          <w:rFonts w:cstheme="minorHAnsi"/>
          <w:spacing w:val="1"/>
        </w:rPr>
        <w:t>result was reported. The invoice shall be accurate and shall display</w:t>
      </w:r>
      <w:r w:rsidRPr="00CD47CD">
        <w:rPr>
          <w:rFonts w:cstheme="minorHAnsi"/>
          <w:spacing w:val="-3"/>
        </w:rPr>
        <w:t xml:space="preserve"> chronologically by date of receipt by the Contractor the name of the patient, the </w:t>
      </w:r>
      <w:r w:rsidRPr="00CD47CD">
        <w:rPr>
          <w:rFonts w:cstheme="minorHAnsi"/>
        </w:rPr>
        <w:t xml:space="preserve">date of specimen collection by the Contractor from the VISN 22 facility, detailed </w:t>
      </w:r>
      <w:r w:rsidRPr="00CD47CD">
        <w:rPr>
          <w:rFonts w:cstheme="minorHAnsi"/>
          <w:spacing w:val="-2"/>
        </w:rPr>
        <w:t>list of the test performed on each patient, and the unit and total testing costs.</w:t>
      </w:r>
    </w:p>
    <w:p w14:paraId="65945E4F" w14:textId="77777777" w:rsidR="004F2AF2" w:rsidRPr="00CD47CD" w:rsidRDefault="004F2AF2" w:rsidP="00872B91">
      <w:pPr>
        <w:spacing w:after="0" w:line="240" w:lineRule="auto"/>
        <w:jc w:val="both"/>
        <w:rPr>
          <w:rFonts w:cstheme="minorHAnsi"/>
          <w:spacing w:val="-7"/>
        </w:rPr>
      </w:pPr>
    </w:p>
    <w:p w14:paraId="65945E50" w14:textId="77777777" w:rsidR="004F2AF2" w:rsidRPr="00CD47CD" w:rsidRDefault="004F2AF2" w:rsidP="00872B91">
      <w:pPr>
        <w:pStyle w:val="ListParagraph"/>
        <w:numPr>
          <w:ilvl w:val="1"/>
          <w:numId w:val="11"/>
        </w:numPr>
        <w:spacing w:after="0" w:line="240" w:lineRule="auto"/>
        <w:jc w:val="both"/>
        <w:rPr>
          <w:rFonts w:cstheme="minorHAnsi"/>
          <w:spacing w:val="-3"/>
        </w:rPr>
      </w:pPr>
      <w:r w:rsidRPr="00CD47CD">
        <w:rPr>
          <w:rFonts w:cstheme="minorHAnsi"/>
          <w:spacing w:val="-7"/>
        </w:rPr>
        <w:t xml:space="preserve"> The Contractor shall not charge VISN 22 for repetitive testing performed on a </w:t>
      </w:r>
      <w:r w:rsidRPr="00CD47CD">
        <w:rPr>
          <w:rFonts w:cstheme="minorHAnsi"/>
          <w:spacing w:val="-3"/>
        </w:rPr>
        <w:t>specimen to verify questionable initial results.</w:t>
      </w:r>
    </w:p>
    <w:p w14:paraId="65945E51" w14:textId="77777777" w:rsidR="004F2AF2" w:rsidRPr="00CD47CD" w:rsidRDefault="004F2AF2" w:rsidP="00872B91">
      <w:pPr>
        <w:pStyle w:val="FootnoteText"/>
        <w:spacing w:after="0" w:line="240" w:lineRule="auto"/>
        <w:rPr>
          <w:rFonts w:cstheme="minorHAnsi"/>
          <w:sz w:val="22"/>
          <w:szCs w:val="22"/>
        </w:rPr>
      </w:pPr>
      <w:bookmarkStart w:id="30" w:name="_Toc372105327"/>
    </w:p>
    <w:bookmarkEnd w:id="30"/>
    <w:p w14:paraId="65945E52" w14:textId="77777777" w:rsidR="004F2AF2" w:rsidRPr="00CD47CD" w:rsidRDefault="004F2AF2" w:rsidP="00872B91">
      <w:pPr>
        <w:pStyle w:val="ListParagraph"/>
        <w:numPr>
          <w:ilvl w:val="1"/>
          <w:numId w:val="11"/>
        </w:numPr>
        <w:spacing w:after="0" w:line="240" w:lineRule="auto"/>
        <w:rPr>
          <w:rFonts w:cstheme="minorHAnsi"/>
        </w:rPr>
      </w:pPr>
      <w:r w:rsidRPr="00CD47CD">
        <w:rPr>
          <w:rFonts w:cstheme="minorHAnsi"/>
        </w:rPr>
        <w:t xml:space="preserve"> The Contractor shall submit in arrears a properly completed itemized invoice in accordance with FAR clauses 52.212-4(g) Contract Terms and Conditions – Commercial Items via Tungsten Network: </w:t>
      </w:r>
    </w:p>
    <w:p w14:paraId="65945E53" w14:textId="77777777" w:rsidR="004F2AF2" w:rsidRPr="00CD47CD" w:rsidRDefault="004F2AF2" w:rsidP="00872B91">
      <w:pPr>
        <w:spacing w:after="0" w:line="240" w:lineRule="auto"/>
        <w:jc w:val="center"/>
        <w:rPr>
          <w:rFonts w:cstheme="minorHAnsi"/>
        </w:rPr>
      </w:pPr>
      <w:hyperlink r:id="rId17" w:history="1">
        <w:r w:rsidRPr="00CD47CD">
          <w:rPr>
            <w:rStyle w:val="Hyperlink"/>
            <w:rFonts w:asciiTheme="minorHAnsi" w:hAnsiTheme="minorHAnsi" w:cstheme="minorHAnsi"/>
            <w:spacing w:val="-3"/>
          </w:rPr>
          <w:t>http://www.tungsten-network.com/customer-campaigns/veterans-affairs/</w:t>
        </w:r>
      </w:hyperlink>
    </w:p>
    <w:p w14:paraId="65945E54" w14:textId="77777777" w:rsidR="004F2AF2" w:rsidRPr="00CD47CD" w:rsidRDefault="004F2AF2" w:rsidP="00872B91">
      <w:pPr>
        <w:pStyle w:val="FootnoteText"/>
        <w:spacing w:after="0" w:line="240" w:lineRule="auto"/>
        <w:jc w:val="both"/>
        <w:rPr>
          <w:rFonts w:cstheme="minorHAnsi"/>
          <w:sz w:val="22"/>
          <w:szCs w:val="22"/>
        </w:rPr>
      </w:pPr>
    </w:p>
    <w:p w14:paraId="65945E55" w14:textId="77777777" w:rsidR="004F2AF2" w:rsidRPr="00CD47CD" w:rsidRDefault="004F2AF2" w:rsidP="00872B91">
      <w:pPr>
        <w:pStyle w:val="FootnoteText"/>
        <w:numPr>
          <w:ilvl w:val="1"/>
          <w:numId w:val="11"/>
        </w:numPr>
        <w:spacing w:after="0" w:line="240" w:lineRule="auto"/>
        <w:jc w:val="both"/>
        <w:rPr>
          <w:rFonts w:cstheme="minorHAnsi"/>
          <w:sz w:val="22"/>
          <w:szCs w:val="22"/>
        </w:rPr>
      </w:pPr>
      <w:r w:rsidRPr="00CD47CD">
        <w:rPr>
          <w:rFonts w:cstheme="minorHAnsi"/>
          <w:sz w:val="22"/>
          <w:szCs w:val="22"/>
        </w:rPr>
        <w:t>No advance payments shall be authorized.  Payment shall be made monthly for services provided during the billing month in arrears in accordance with FAR 52.212-4, para. (i). Upon submission of a properly prepared invoice for prices stipulated in this contract for services delivered and accepted in accordance with the terms and conditions of the contract, less any deductions stipulated in this contract.</w:t>
      </w:r>
    </w:p>
    <w:p w14:paraId="65945E56" w14:textId="77777777" w:rsidR="004F2AF2" w:rsidRPr="00CD47CD" w:rsidRDefault="004F2AF2" w:rsidP="00872B91">
      <w:pPr>
        <w:spacing w:after="0" w:line="240" w:lineRule="auto"/>
        <w:jc w:val="both"/>
        <w:rPr>
          <w:rFonts w:cstheme="minorHAnsi"/>
        </w:rPr>
      </w:pPr>
    </w:p>
    <w:p w14:paraId="65945E57" w14:textId="77777777" w:rsidR="004F2AF2" w:rsidRPr="00CD47CD" w:rsidRDefault="004F2AF2" w:rsidP="00872B91">
      <w:pPr>
        <w:pStyle w:val="ListParagraph"/>
        <w:numPr>
          <w:ilvl w:val="1"/>
          <w:numId w:val="11"/>
        </w:numPr>
        <w:spacing w:after="0" w:line="240" w:lineRule="auto"/>
        <w:jc w:val="both"/>
        <w:rPr>
          <w:rFonts w:cstheme="minorHAnsi"/>
        </w:rPr>
      </w:pPr>
      <w:r w:rsidRPr="00CD47CD">
        <w:rPr>
          <w:rFonts w:cstheme="minorHAnsi"/>
        </w:rPr>
        <w:t xml:space="preserve"> Payment of invoices may be delayed if the appropriate invoices as specified in the contract are not completed with correct information and submitted as required.</w:t>
      </w:r>
    </w:p>
    <w:p w14:paraId="65945E58" w14:textId="77777777" w:rsidR="004F2AF2" w:rsidRPr="00CD47CD" w:rsidRDefault="004F2AF2" w:rsidP="00872B91">
      <w:pPr>
        <w:spacing w:after="0" w:line="240" w:lineRule="auto"/>
        <w:jc w:val="both"/>
        <w:rPr>
          <w:rFonts w:cstheme="minorHAnsi"/>
          <w:spacing w:val="-3"/>
        </w:rPr>
      </w:pPr>
    </w:p>
    <w:p w14:paraId="65945E59" w14:textId="77777777" w:rsidR="004F2AF2" w:rsidRPr="00432ABB" w:rsidRDefault="004F2AF2" w:rsidP="00872B91">
      <w:pPr>
        <w:pStyle w:val="ListParagraph"/>
        <w:numPr>
          <w:ilvl w:val="0"/>
          <w:numId w:val="11"/>
        </w:numPr>
        <w:spacing w:after="0" w:line="240" w:lineRule="auto"/>
        <w:rPr>
          <w:rFonts w:ascii="Times New Roman" w:hAnsi="Times New Roman" w:cs="Times New Roman"/>
          <w:bCs/>
          <w:smallCaps/>
          <w:color w:val="4F81BD" w:themeColor="accent1"/>
        </w:rPr>
      </w:pPr>
      <w:r w:rsidRPr="00432ABB">
        <w:rPr>
          <w:rFonts w:ascii="Times New Roman" w:hAnsi="Times New Roman" w:cs="Times New Roman"/>
          <w:bCs/>
          <w:smallCaps/>
          <w:color w:val="4F81BD" w:themeColor="accent1"/>
        </w:rPr>
        <w:t>Required Registrations</w:t>
      </w:r>
    </w:p>
    <w:p w14:paraId="65945E5A" w14:textId="77777777" w:rsidR="004F2AF2" w:rsidRPr="00432ABB" w:rsidRDefault="004F2AF2" w:rsidP="00872B91">
      <w:pPr>
        <w:pStyle w:val="ListParagraph"/>
        <w:numPr>
          <w:ilvl w:val="1"/>
          <w:numId w:val="11"/>
        </w:numPr>
        <w:spacing w:after="0" w:line="240" w:lineRule="auto"/>
        <w:jc w:val="both"/>
        <w:rPr>
          <w:rStyle w:val="Hyperlink"/>
        </w:rPr>
      </w:pPr>
      <w:r w:rsidRPr="00432ABB">
        <w:rPr>
          <w:rFonts w:ascii="Times New Roman" w:hAnsi="Times New Roman" w:cs="Times New Roman"/>
          <w:bCs/>
          <w:smallCaps/>
        </w:rPr>
        <w:t xml:space="preserve">System for Award Management: </w:t>
      </w:r>
      <w:hyperlink r:id="rId18" w:history="1">
        <w:r w:rsidRPr="00432ABB">
          <w:rPr>
            <w:rStyle w:val="Hyperlink"/>
            <w:bCs/>
            <w:smallCaps/>
          </w:rPr>
          <w:t>www.SAM.gov</w:t>
        </w:r>
      </w:hyperlink>
    </w:p>
    <w:p w14:paraId="65945E5B" w14:textId="77777777" w:rsidR="004F2AF2" w:rsidRDefault="004F2AF2">
      <w:pPr>
        <w:sectPr w:rsidR="004F2AF2">
          <w:headerReference w:type="default" r:id="rId19"/>
          <w:footerReference w:type="even" r:id="rId20"/>
          <w:footerReference w:type="default" r:id="rId21"/>
          <w:footerReference w:type="first" r:id="rId22"/>
          <w:type w:val="continuous"/>
          <w:pgSz w:w="12240" w:h="15840"/>
          <w:pgMar w:top="1080" w:right="1440" w:bottom="1080" w:left="1440" w:header="360" w:footer="360" w:gutter="0"/>
          <w:cols w:space="720"/>
        </w:sectPr>
      </w:pPr>
    </w:p>
    <w:p w14:paraId="65945E5D" w14:textId="2914C08B" w:rsidR="004F2AF2" w:rsidRDefault="004F2AF2" w:rsidP="00FE57D1">
      <w:pPr>
        <w:pStyle w:val="Heading1"/>
        <w:pageBreakBefore/>
      </w:pPr>
      <w:bookmarkStart w:id="31" w:name="_Toc201052587"/>
      <w:r>
        <w:t>SECTION C - CONTRACT CLAUSES</w:t>
      </w:r>
      <w:bookmarkEnd w:id="31"/>
    </w:p>
    <w:p w14:paraId="65945E5E" w14:textId="77777777" w:rsidR="004F2AF2" w:rsidRDefault="004F2AF2">
      <w:pPr>
        <w:pStyle w:val="Heading2"/>
      </w:pPr>
      <w:bookmarkStart w:id="32" w:name="_Toc201052588"/>
      <w:r>
        <w:t>C.1  52.212-4  CONTRACT TERMS AND CONDITIONS—COMMERCIAL PRODUCTS AND COMMERCIAL SERVICES (NOV 2023)</w:t>
      </w:r>
      <w:bookmarkEnd w:id="32"/>
    </w:p>
    <w:p w14:paraId="65945E5F" w14:textId="77777777" w:rsidR="004F2AF2" w:rsidRDefault="004F2AF2">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65945E60" w14:textId="77777777" w:rsidR="004F2AF2" w:rsidRDefault="004F2AF2">
      <w:r>
        <w:t xml:space="preserve">    (1) Within a reasonable time after the defect was discovered or should have been discovered; and</w:t>
      </w:r>
    </w:p>
    <w:p w14:paraId="65945E61" w14:textId="77777777" w:rsidR="004F2AF2" w:rsidRDefault="004F2AF2">
      <w:r>
        <w:t xml:space="preserve">    (2) Before any substantial change occurs in the condition of the item, unless the change is due to the defect in the item.</w:t>
      </w:r>
    </w:p>
    <w:p w14:paraId="65945E62" w14:textId="77777777" w:rsidR="004F2AF2" w:rsidRDefault="004F2AF2">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65945E63" w14:textId="77777777" w:rsidR="004F2AF2" w:rsidRDefault="004F2AF2">
      <w:r>
        <w:t xml:space="preserve">  (c) </w:t>
      </w:r>
      <w:r w:rsidRPr="002653F8">
        <w:rPr>
          <w:i/>
        </w:rPr>
        <w:t>Changes.</w:t>
      </w:r>
      <w:r>
        <w:t xml:space="preserve"> Changes in the terms and conditions of this contract may be made only by written agreement of the parties.</w:t>
      </w:r>
    </w:p>
    <w:p w14:paraId="65945E64" w14:textId="77777777" w:rsidR="004F2AF2" w:rsidRDefault="004F2AF2" w:rsidP="00872B91">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65945E65" w14:textId="77777777" w:rsidR="004F2AF2" w:rsidRDefault="004F2AF2">
      <w:r>
        <w:t xml:space="preserve">  (e) </w:t>
      </w:r>
      <w:r w:rsidRPr="002653F8">
        <w:rPr>
          <w:i/>
        </w:rPr>
        <w:t>Definitions.</w:t>
      </w:r>
      <w:r>
        <w:t xml:space="preserve"> The clause at FAR 52.202-1, Definitions, is incorporated herein by reference.</w:t>
      </w:r>
    </w:p>
    <w:p w14:paraId="65945E66" w14:textId="77777777" w:rsidR="004F2AF2" w:rsidRDefault="004F2AF2">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65945E67" w14:textId="77777777" w:rsidR="004F2AF2" w:rsidRPr="00EB602E" w:rsidRDefault="004F2AF2">
      <w:r w:rsidRPr="00EB602E">
        <w:t xml:space="preserve">  (g) Invoice</w:t>
      </w:r>
      <w:r w:rsidRPr="00EB602E">
        <w:rPr>
          <w:i/>
        </w:rPr>
        <w:t>.</w:t>
      </w:r>
    </w:p>
    <w:p w14:paraId="65945E68" w14:textId="77777777" w:rsidR="004F2AF2" w:rsidRPr="00EB602E" w:rsidRDefault="004F2AF2">
      <w:r w:rsidRPr="00EB602E">
        <w:t xml:space="preserve">    (1) The Contractor shall submit an original invoice and three copies (or electronic invoice, if authorized) to the address designated in the contract to receive invoices. An invoice must include—</w:t>
      </w:r>
    </w:p>
    <w:p w14:paraId="65945E69" w14:textId="77777777" w:rsidR="004F2AF2" w:rsidRPr="00EB602E" w:rsidRDefault="004F2AF2">
      <w:r w:rsidRPr="00EB602E">
        <w:t xml:space="preserve">      (i) Name and address of the Contractor;</w:t>
      </w:r>
    </w:p>
    <w:p w14:paraId="65945E6A" w14:textId="77777777" w:rsidR="004F2AF2" w:rsidRPr="00EB602E" w:rsidRDefault="004F2AF2">
      <w:r w:rsidRPr="00EB602E">
        <w:t xml:space="preserve">      (ii) Invoice date and number;</w:t>
      </w:r>
    </w:p>
    <w:p w14:paraId="65945E6B" w14:textId="77777777" w:rsidR="004F2AF2" w:rsidRPr="00EB602E" w:rsidRDefault="004F2AF2">
      <w:r w:rsidRPr="00EB602E">
        <w:t xml:space="preserve">      </w:t>
      </w:r>
      <w:r>
        <w:t xml:space="preserve">(iii) Contract number, </w:t>
      </w:r>
      <w:r w:rsidRPr="00EB602E">
        <w:t>line item number and, if applicable, the order number;</w:t>
      </w:r>
    </w:p>
    <w:p w14:paraId="65945E6C" w14:textId="77777777" w:rsidR="004F2AF2" w:rsidRPr="00EB602E" w:rsidRDefault="004F2AF2">
      <w:r w:rsidRPr="00EB602E">
        <w:t xml:space="preserve">      (iv) Description, quantity, unit of measure, unit price and extended price of the items delivered;</w:t>
      </w:r>
    </w:p>
    <w:p w14:paraId="65945E6D" w14:textId="77777777" w:rsidR="004F2AF2" w:rsidRPr="00EB602E" w:rsidRDefault="004F2AF2">
      <w:r w:rsidRPr="00EB602E">
        <w:t xml:space="preserve">      (v) Shipping number and date of shipment, including the bill of lading number and weight of shipment if shipped on Government bill of lading;</w:t>
      </w:r>
    </w:p>
    <w:p w14:paraId="65945E6E" w14:textId="77777777" w:rsidR="004F2AF2" w:rsidRPr="00EB602E" w:rsidRDefault="004F2AF2">
      <w:r w:rsidRPr="00EB602E">
        <w:t xml:space="preserve">      (vi) Terms of any discount for prompt payment offered;</w:t>
      </w:r>
    </w:p>
    <w:p w14:paraId="65945E6F" w14:textId="77777777" w:rsidR="004F2AF2" w:rsidRPr="00EB602E" w:rsidRDefault="004F2AF2">
      <w:r w:rsidRPr="00EB602E">
        <w:t xml:space="preserve">      (vii) Name and address of official to whom payment is to be sent;</w:t>
      </w:r>
    </w:p>
    <w:p w14:paraId="65945E70" w14:textId="77777777" w:rsidR="004F2AF2" w:rsidRPr="00EB602E" w:rsidRDefault="004F2AF2">
      <w:r w:rsidRPr="00EB602E">
        <w:t xml:space="preserve">      (viii) Name, title, and phone number of person to notify in event of defective invoice; and</w:t>
      </w:r>
    </w:p>
    <w:p w14:paraId="65945E71" w14:textId="77777777" w:rsidR="004F2AF2" w:rsidRPr="00EB602E" w:rsidRDefault="004F2AF2">
      <w:r w:rsidRPr="00EB602E">
        <w:t xml:space="preserve">      (ix) Taxpayer Identification Number (TIN). The Contractor shall include its TIN on the invoice only if required elsewhere in this contract.</w:t>
      </w:r>
    </w:p>
    <w:p w14:paraId="65945E72" w14:textId="77777777" w:rsidR="004F2AF2" w:rsidRPr="00EB602E" w:rsidRDefault="004F2AF2">
      <w:r w:rsidRPr="00EB602E">
        <w:t xml:space="preserve">      (x) Electronic funds transfer (EFT) banking information.</w:t>
      </w:r>
    </w:p>
    <w:p w14:paraId="65945E73" w14:textId="77777777" w:rsidR="004F2AF2" w:rsidRPr="00EB602E" w:rsidRDefault="004F2AF2">
      <w:r w:rsidRPr="00EB602E">
        <w:t xml:space="preserve">        (A) The Contractor shall include EFT banking information on the invoice only if required elsewhere in this contract.</w:t>
      </w:r>
    </w:p>
    <w:p w14:paraId="65945E74" w14:textId="77777777" w:rsidR="004F2AF2" w:rsidRPr="00EB602E" w:rsidRDefault="004F2AF2">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65945E75" w14:textId="77777777" w:rsidR="004F2AF2" w:rsidRPr="00EB602E" w:rsidRDefault="004F2AF2">
      <w:r w:rsidRPr="00EB602E">
        <w:t xml:space="preserve">        (C) EFT banking information is not required if the Government waived the requirement to pay by EFT.</w:t>
      </w:r>
    </w:p>
    <w:p w14:paraId="65945E76" w14:textId="77777777" w:rsidR="004F2AF2" w:rsidRPr="00EB602E" w:rsidRDefault="004F2AF2">
      <w:r w:rsidRPr="00EB602E">
        <w:t xml:space="preserve">    (2) Invoices will be handled in accordance with the Prompt Payment Act (31 U.S.C. 3903) and Office of Management and Budget (OMB) prompt payment regulations at 5 CFR part 1315.</w:t>
      </w:r>
    </w:p>
    <w:p w14:paraId="65945E77" w14:textId="77777777" w:rsidR="004F2AF2" w:rsidRDefault="004F2AF2">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5945E78" w14:textId="77777777" w:rsidR="004F2AF2" w:rsidRDefault="004F2AF2">
      <w:r>
        <w:t xml:space="preserve">  (i) Payment.—</w:t>
      </w:r>
    </w:p>
    <w:p w14:paraId="65945E79" w14:textId="77777777" w:rsidR="004F2AF2" w:rsidRDefault="004F2AF2">
      <w:r>
        <w:t xml:space="preserve">    (1) </w:t>
      </w:r>
      <w:r w:rsidRPr="002653F8">
        <w:rPr>
          <w:i/>
        </w:rPr>
        <w:t>Items accepted.</w:t>
      </w:r>
      <w:r>
        <w:t xml:space="preserve"> Payment shall be made for items accepted by the Government that have been delivered to the delivery destinations set forth in this contract.</w:t>
      </w:r>
    </w:p>
    <w:p w14:paraId="65945E7A" w14:textId="77777777" w:rsidR="004F2AF2" w:rsidRDefault="004F2AF2">
      <w:r>
        <w:t xml:space="preserve">    (2) </w:t>
      </w:r>
      <w:r w:rsidRPr="002653F8">
        <w:rPr>
          <w:i/>
        </w:rPr>
        <w:t>Prompt payment.</w:t>
      </w:r>
      <w:r>
        <w:t xml:space="preserve"> The Government will make payment in accordance with the Prompt Payment Act (31 U.S.C. 3903) and prompt payment regulations at 5 CFR part 1315.</w:t>
      </w:r>
    </w:p>
    <w:p w14:paraId="65945E7B" w14:textId="77777777" w:rsidR="004F2AF2" w:rsidRDefault="004F2AF2">
      <w:r>
        <w:t xml:space="preserve">    (3) </w:t>
      </w:r>
      <w:r w:rsidRPr="002653F8">
        <w:rPr>
          <w:i/>
        </w:rPr>
        <w:t>Electronic Funds Transfer (EFT).</w:t>
      </w:r>
      <w:r>
        <w:t xml:space="preserve"> If the Government makes payment by EFT, see 52.212-5(b) for the appropriate EFT clause.</w:t>
      </w:r>
    </w:p>
    <w:p w14:paraId="65945E7C" w14:textId="77777777" w:rsidR="004F2AF2" w:rsidRDefault="004F2AF2">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65945E7D" w14:textId="77777777" w:rsidR="004F2AF2" w:rsidRDefault="004F2AF2">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65945E7E" w14:textId="77777777" w:rsidR="004F2AF2" w:rsidRDefault="004F2AF2">
      <w:r>
        <w:t xml:space="preserve">      (i) Remit the overpayment amount to the payment office cited in the contract along with a description of the overpayment including the—</w:t>
      </w:r>
    </w:p>
    <w:p w14:paraId="65945E7F" w14:textId="77777777" w:rsidR="004F2AF2" w:rsidRDefault="004F2AF2">
      <w:r>
        <w:t xml:space="preserve">        (A) Circumstances of the overpayment (e.g., duplicate payment, erroneous payment, liquidation errors, date(s) of overpayment);</w:t>
      </w:r>
    </w:p>
    <w:p w14:paraId="65945E80" w14:textId="77777777" w:rsidR="004F2AF2" w:rsidRDefault="004F2AF2">
      <w:r>
        <w:t xml:space="preserve">        (B) Affected contract number and delivery order number, if applicable;</w:t>
      </w:r>
    </w:p>
    <w:p w14:paraId="65945E81" w14:textId="77777777" w:rsidR="004F2AF2" w:rsidRDefault="004F2AF2">
      <w:r>
        <w:t xml:space="preserve">        (C) Affected line item or subline item, if applicable; and</w:t>
      </w:r>
    </w:p>
    <w:p w14:paraId="65945E82" w14:textId="77777777" w:rsidR="004F2AF2" w:rsidRDefault="004F2AF2">
      <w:r>
        <w:t xml:space="preserve">        (D) Contractor point of contact.</w:t>
      </w:r>
    </w:p>
    <w:p w14:paraId="65945E83" w14:textId="77777777" w:rsidR="004F2AF2" w:rsidRDefault="004F2AF2">
      <w:r>
        <w:t xml:space="preserve">      (ii) Provide a copy of the remittance and supporting documentation to the Contracting Officer.</w:t>
      </w:r>
    </w:p>
    <w:p w14:paraId="65945E84" w14:textId="77777777" w:rsidR="004F2AF2" w:rsidRDefault="004F2AF2">
      <w:r>
        <w:t xml:space="preserve">    (6) </w:t>
      </w:r>
      <w:r w:rsidRPr="002653F8">
        <w:rPr>
          <w:i/>
        </w:rPr>
        <w:t>Interest.</w:t>
      </w:r>
    </w:p>
    <w:p w14:paraId="65945E85" w14:textId="77777777" w:rsidR="004F2AF2" w:rsidRPr="001C7A8F" w:rsidRDefault="004F2AF2" w:rsidP="00872B91">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65945E86" w14:textId="77777777" w:rsidR="004F2AF2" w:rsidRDefault="004F2AF2">
      <w:r>
        <w:t xml:space="preserve">      (ii) The Government may issue a demand for payment to the Contractor upon finding a debt is due under the contract.</w:t>
      </w:r>
    </w:p>
    <w:p w14:paraId="65945E87" w14:textId="77777777" w:rsidR="004F2AF2" w:rsidRDefault="004F2AF2">
      <w:r>
        <w:t xml:space="preserve">      (iii) </w:t>
      </w:r>
      <w:r w:rsidRPr="002653F8">
        <w:rPr>
          <w:i/>
        </w:rPr>
        <w:t>Final decisions.</w:t>
      </w:r>
      <w:r>
        <w:t xml:space="preserve"> The Contracting Officer will issue a final decision as required by 33.211 if—</w:t>
      </w:r>
    </w:p>
    <w:p w14:paraId="65945E88" w14:textId="77777777" w:rsidR="004F2AF2" w:rsidRDefault="004F2AF2">
      <w:r>
        <w:t xml:space="preserve">        (A) The Contracting Officer and the Contractor are unable to reach agreement on the existence or amount of a debt within 30 days;</w:t>
      </w:r>
    </w:p>
    <w:p w14:paraId="65945E89" w14:textId="77777777" w:rsidR="004F2AF2" w:rsidRDefault="004F2AF2">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65945E8A" w14:textId="77777777" w:rsidR="004F2AF2" w:rsidRDefault="004F2AF2">
      <w:r>
        <w:t xml:space="preserve">        (C) The Contractor requests a deferment of collection on a debt previously demanded by the Contracting Officer (see 32.607-2).</w:t>
      </w:r>
    </w:p>
    <w:p w14:paraId="65945E8B" w14:textId="77777777" w:rsidR="004F2AF2" w:rsidRDefault="004F2AF2">
      <w:r>
        <w:t xml:space="preserve">      (iv) If a demand for payment was previously issued for the debt, the demand for payment included in the final decision shall identify the same due date as the original demand for payment.</w:t>
      </w:r>
    </w:p>
    <w:p w14:paraId="65945E8C" w14:textId="77777777" w:rsidR="004F2AF2" w:rsidRDefault="004F2AF2">
      <w:r>
        <w:t xml:space="preserve">      (v) Amounts shall be due at the earliest of the following dates:</w:t>
      </w:r>
    </w:p>
    <w:p w14:paraId="65945E8D" w14:textId="77777777" w:rsidR="004F2AF2" w:rsidRDefault="004F2AF2">
      <w:r>
        <w:t xml:space="preserve">        (A) The date fixed under this contract.</w:t>
      </w:r>
    </w:p>
    <w:p w14:paraId="65945E8E" w14:textId="77777777" w:rsidR="004F2AF2" w:rsidRDefault="004F2AF2">
      <w:r>
        <w:t xml:space="preserve">        (B) The date of the first written demand for payment, including any demand for payment resulting from a default termination.</w:t>
      </w:r>
    </w:p>
    <w:p w14:paraId="65945E8F" w14:textId="77777777" w:rsidR="004F2AF2" w:rsidRDefault="004F2AF2">
      <w:r>
        <w:t xml:space="preserve">      (vi) The interest charge shall be computed for the actual number of calendar days involved beginning on the due date and ending on—</w:t>
      </w:r>
    </w:p>
    <w:p w14:paraId="65945E90" w14:textId="77777777" w:rsidR="004F2AF2" w:rsidRDefault="004F2AF2">
      <w:r>
        <w:t xml:space="preserve">        (A) The date on which the designated office receives payment from the Contractor;</w:t>
      </w:r>
    </w:p>
    <w:p w14:paraId="65945E91" w14:textId="77777777" w:rsidR="004F2AF2" w:rsidRDefault="004F2AF2">
      <w:r>
        <w:t xml:space="preserve">        (B) The date of issuance of a Government check to the Contractor from which an amount otherwise payable has been withheld as a credit against the contract debt; or</w:t>
      </w:r>
    </w:p>
    <w:p w14:paraId="65945E92" w14:textId="77777777" w:rsidR="004F2AF2" w:rsidRDefault="004F2AF2">
      <w:r>
        <w:t xml:space="preserve">        (C) The date on which an amount withheld and applied to the contract debt would otherwise have become payable to the Contractor.</w:t>
      </w:r>
    </w:p>
    <w:p w14:paraId="65945E93" w14:textId="77777777" w:rsidR="004F2AF2" w:rsidRDefault="004F2AF2">
      <w:r>
        <w:t xml:space="preserve">      (vii) The interest charge made under this clause may be reduced under the procedures prescribed in FAR 32.608-2 in effect on the date of this contract.</w:t>
      </w:r>
    </w:p>
    <w:p w14:paraId="65945E94" w14:textId="77777777" w:rsidR="004F2AF2" w:rsidRDefault="004F2AF2">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65945E95" w14:textId="77777777" w:rsidR="004F2AF2" w:rsidRDefault="004F2AF2">
      <w:r>
        <w:t xml:space="preserve">    (1) Delivery of the supplies to a carrier, if transportation is f.o.b. origin; or</w:t>
      </w:r>
    </w:p>
    <w:p w14:paraId="65945E96" w14:textId="77777777" w:rsidR="004F2AF2" w:rsidRDefault="004F2AF2">
      <w:r>
        <w:t xml:space="preserve">    (2) Delivery of the supplies to the Government at the destination specified in the contract, if transportation is f.o.b. destination.</w:t>
      </w:r>
    </w:p>
    <w:p w14:paraId="65945E97" w14:textId="77777777" w:rsidR="004F2AF2" w:rsidRDefault="004F2AF2">
      <w:r>
        <w:t xml:space="preserve">  (k) </w:t>
      </w:r>
      <w:r w:rsidRPr="002653F8">
        <w:rPr>
          <w:i/>
        </w:rPr>
        <w:t>Taxes.</w:t>
      </w:r>
      <w:r>
        <w:t xml:space="preserve"> The contract price includes all applicable Federal, State, and local taxes and duties.</w:t>
      </w:r>
    </w:p>
    <w:p w14:paraId="65945E98" w14:textId="77777777" w:rsidR="004F2AF2" w:rsidRDefault="004F2AF2">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65945E99" w14:textId="77777777" w:rsidR="004F2AF2" w:rsidRDefault="004F2AF2">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65945E9A" w14:textId="77777777" w:rsidR="004F2AF2" w:rsidRDefault="004F2AF2">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65945E9B" w14:textId="77777777" w:rsidR="004F2AF2" w:rsidRDefault="004F2AF2">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65945E9C" w14:textId="77777777" w:rsidR="004F2AF2" w:rsidRDefault="004F2AF2">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65945E9D" w14:textId="77777777" w:rsidR="004F2AF2" w:rsidRDefault="004F2AF2">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65945E9E" w14:textId="77777777" w:rsidR="004F2AF2" w:rsidRPr="001C7A8F" w:rsidRDefault="004F2AF2" w:rsidP="00872B91">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65945E9F" w14:textId="77777777" w:rsidR="004F2AF2" w:rsidRPr="00EB602E" w:rsidRDefault="004F2AF2" w:rsidP="00872B91">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65945EA0" w14:textId="77777777" w:rsidR="004F2AF2" w:rsidRPr="00EB602E" w:rsidRDefault="004F2AF2" w:rsidP="00872B91">
      <w:pPr>
        <w:rPr>
          <w:szCs w:val="20"/>
        </w:rPr>
      </w:pPr>
      <w:r w:rsidRPr="00EB602E">
        <w:rPr>
          <w:szCs w:val="20"/>
        </w:rPr>
        <w:t xml:space="preserve">    (1) The schedule of supplies/services.</w:t>
      </w:r>
    </w:p>
    <w:p w14:paraId="65945EA1" w14:textId="77777777" w:rsidR="004F2AF2" w:rsidRPr="00EB602E" w:rsidRDefault="004F2AF2" w:rsidP="00872B91">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65945EA2" w14:textId="77777777" w:rsidR="004F2AF2" w:rsidRPr="00EB602E" w:rsidRDefault="004F2AF2" w:rsidP="00872B91">
      <w:pPr>
        <w:rPr>
          <w:szCs w:val="20"/>
        </w:rPr>
      </w:pPr>
      <w:r w:rsidRPr="00EB602E">
        <w:rPr>
          <w:szCs w:val="20"/>
        </w:rPr>
        <w:t xml:space="preserve">    (3) The clause at 52.212-5.</w:t>
      </w:r>
    </w:p>
    <w:p w14:paraId="65945EA3" w14:textId="77777777" w:rsidR="004F2AF2" w:rsidRPr="00EB602E" w:rsidRDefault="004F2AF2">
      <w:r w:rsidRPr="00EB602E">
        <w:t xml:space="preserve">    (4) Addenda to this solicitation or contract, including any license agreements for computer software.</w:t>
      </w:r>
    </w:p>
    <w:p w14:paraId="65945EA4" w14:textId="77777777" w:rsidR="004F2AF2" w:rsidRPr="00EB602E" w:rsidRDefault="004F2AF2">
      <w:r w:rsidRPr="00EB602E">
        <w:t xml:space="preserve">    (5) Solicitation provisions if this is a solicitation.</w:t>
      </w:r>
    </w:p>
    <w:p w14:paraId="65945EA5" w14:textId="77777777" w:rsidR="004F2AF2" w:rsidRPr="00EB602E" w:rsidRDefault="004F2AF2">
      <w:r w:rsidRPr="00EB602E">
        <w:t xml:space="preserve">    (6) Other paragraphs of this clause.</w:t>
      </w:r>
    </w:p>
    <w:p w14:paraId="65945EA6" w14:textId="77777777" w:rsidR="004F2AF2" w:rsidRPr="00EB602E" w:rsidRDefault="004F2AF2">
      <w:r w:rsidRPr="00EB602E">
        <w:t xml:space="preserve">    (7) The Standard Form 1449.</w:t>
      </w:r>
    </w:p>
    <w:p w14:paraId="65945EA7" w14:textId="77777777" w:rsidR="004F2AF2" w:rsidRPr="00EB602E" w:rsidRDefault="004F2AF2">
      <w:r w:rsidRPr="00EB602E">
        <w:t xml:space="preserve">    (8) Other documents, exhibits, and attachments</w:t>
      </w:r>
    </w:p>
    <w:p w14:paraId="65945EA8" w14:textId="77777777" w:rsidR="004F2AF2" w:rsidRPr="00EB602E" w:rsidRDefault="004F2AF2">
      <w:r w:rsidRPr="00EB602E">
        <w:t xml:space="preserve">    (9) The specification.</w:t>
      </w:r>
    </w:p>
    <w:p w14:paraId="65945EA9" w14:textId="77777777" w:rsidR="004F2AF2" w:rsidRPr="00F43000" w:rsidRDefault="004F2AF2" w:rsidP="00872B91">
      <w:r w:rsidRPr="00EB602E">
        <w:t xml:space="preserve">  (t) </w:t>
      </w:r>
      <w:r>
        <w:t>[Reserved]</w:t>
      </w:r>
    </w:p>
    <w:p w14:paraId="65945EAA" w14:textId="77777777" w:rsidR="004F2AF2" w:rsidRDefault="004F2AF2" w:rsidP="00872B91">
      <w:pPr>
        <w:rPr>
          <w:szCs w:val="20"/>
        </w:rPr>
      </w:pPr>
      <w:r>
        <w:rPr>
          <w:szCs w:val="20"/>
        </w:rPr>
        <w:t xml:space="preserve">  (u) </w:t>
      </w:r>
      <w:r w:rsidRPr="00C238B9">
        <w:rPr>
          <w:i/>
          <w:szCs w:val="20"/>
        </w:rPr>
        <w:t>Unauthorized Obligations</w:t>
      </w:r>
      <w:r>
        <w:rPr>
          <w:szCs w:val="20"/>
        </w:rPr>
        <w:t>.</w:t>
      </w:r>
    </w:p>
    <w:p w14:paraId="65945EAB" w14:textId="77777777" w:rsidR="004F2AF2" w:rsidRPr="00C238B9" w:rsidRDefault="004F2AF2" w:rsidP="00872B91">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65945EAC" w14:textId="77777777" w:rsidR="004F2AF2" w:rsidRPr="00C238B9" w:rsidRDefault="004F2AF2" w:rsidP="00872B91">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65945EAD" w14:textId="77777777" w:rsidR="004F2AF2" w:rsidRPr="00C238B9" w:rsidRDefault="004F2AF2" w:rsidP="00872B91">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65945EAE" w14:textId="77777777" w:rsidR="004F2AF2" w:rsidRPr="00527715" w:rsidRDefault="004F2AF2" w:rsidP="00872B91">
      <w:r w:rsidRPr="00527715">
        <w:t xml:space="preserve">      (iii) Any such clause is deemed to be stricken from the EULA, TOS, or similar legal instrument or agreement.</w:t>
      </w:r>
    </w:p>
    <w:p w14:paraId="65945EAF" w14:textId="77777777" w:rsidR="004F2AF2" w:rsidRPr="00527715" w:rsidRDefault="004F2AF2" w:rsidP="00872B91">
      <w:r w:rsidRPr="00527715">
        <w:t xml:space="preserve">    (2) Paragraph (u)(1) of this clause does not apply to indemnification by the Government that is expressly authorized by statute and specifically authorized under applicable agency regulations and procedures.</w:t>
      </w:r>
    </w:p>
    <w:p w14:paraId="65945EB0" w14:textId="77777777" w:rsidR="004F2AF2" w:rsidRDefault="004F2AF2" w:rsidP="00872B91">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65945EB1" w14:textId="77777777" w:rsidR="004F2AF2" w:rsidRDefault="004F2AF2" w:rsidP="00872B91">
      <w:pPr>
        <w:jc w:val="center"/>
      </w:pPr>
      <w:r>
        <w:t>(End of Clause)</w:t>
      </w:r>
    </w:p>
    <w:p w14:paraId="65945EB2" w14:textId="77777777" w:rsidR="004F2AF2" w:rsidRDefault="004F2AF2">
      <w:r>
        <w:t>ADDENDUM to FAR 52.212-4 CONTRACT TERMS AND CONDITIONS—COMMERCIAL PRODUCTS AND COMMERCIAL SERVICES</w:t>
      </w:r>
    </w:p>
    <w:p w14:paraId="65945EB3" w14:textId="77777777" w:rsidR="004F2AF2" w:rsidRDefault="004F2AF2">
      <w:r>
        <w:t xml:space="preserve">  Clauses that are incorporated by reference (by Citation Number, Title, and Date), have the same force and effect as if they were given in full text. Upon request, the Contracting Officer will make their full text available.</w:t>
      </w:r>
    </w:p>
    <w:p w14:paraId="65945EB4" w14:textId="77777777" w:rsidR="004F2AF2" w:rsidRDefault="004F2AF2">
      <w:r>
        <w:t xml:space="preserve">  The following clauses are incorporated into 52.212-4 as an addendum to this contract:</w:t>
      </w:r>
    </w:p>
    <w:p w14:paraId="65945EB5" w14:textId="77777777" w:rsidR="00BD0422" w:rsidRDefault="004F2AF2">
      <w:pPr>
        <w:tabs>
          <w:tab w:val="left" w:pos="3240"/>
        </w:tabs>
      </w:pPr>
      <w:r>
        <w:tab/>
        <w:t>(End of Addendum to 52.212-4)</w:t>
      </w:r>
    </w:p>
    <w:p w14:paraId="65945EB6" w14:textId="77777777" w:rsidR="00BD0422" w:rsidRDefault="00BD0422"/>
    <w:p w14:paraId="65945F59" w14:textId="1A0A7491" w:rsidR="004F2AF2" w:rsidRDefault="004F2AF2">
      <w:pPr>
        <w:pStyle w:val="Heading2"/>
      </w:pPr>
      <w:bookmarkStart w:id="33" w:name="_Toc201052590"/>
      <w:r>
        <w:t>C.</w:t>
      </w:r>
      <w:r w:rsidR="00EB450B">
        <w:t>2</w:t>
      </w:r>
      <w:r>
        <w:t xml:space="preserve">  52.216-18 ORDERING (AUG 2020)</w:t>
      </w:r>
      <w:bookmarkEnd w:id="33"/>
    </w:p>
    <w:p w14:paraId="65945F5A" w14:textId="77777777" w:rsidR="004F2AF2" w:rsidRDefault="004F2AF2">
      <w:r>
        <w:t xml:space="preserve">  (a) Any supplies and services to be furnished under this contract shall be ordered by issuance of delivery orders or task orders by the individuals or activities designated in the Schedule. Such orders may be issued from IDIQ contract award date through expiration of the contract.</w:t>
      </w:r>
    </w:p>
    <w:p w14:paraId="65945F5B" w14:textId="77777777" w:rsidR="004F2AF2" w:rsidRDefault="004F2AF2">
      <w:r>
        <w:t xml:space="preserve">  (b) All delivery orders or task orders are subject to the terms and conditions of this contract. In the event of conflict between a delivery order or task order and this contract, the contract shall control.</w:t>
      </w:r>
    </w:p>
    <w:p w14:paraId="65945F5C" w14:textId="77777777" w:rsidR="004F2AF2" w:rsidRDefault="004F2AF2">
      <w:r>
        <w:t xml:space="preserve">  </w:t>
      </w:r>
      <w:r w:rsidRPr="00467655">
        <w:t>(c) A delivery order or task ord</w:t>
      </w:r>
      <w:r>
        <w:t>er is considered "issued" when—</w:t>
      </w:r>
    </w:p>
    <w:p w14:paraId="65945F5D" w14:textId="77777777" w:rsidR="004F2AF2" w:rsidRDefault="004F2AF2">
      <w:r>
        <w:t xml:space="preserve">    </w:t>
      </w:r>
      <w:r w:rsidRPr="00467655">
        <w:t xml:space="preserve">(1) If sent by mail (includes transmittal by U.S. mail or private delivery service), the Government </w:t>
      </w:r>
      <w:r>
        <w:t>deposits the order in the mail;</w:t>
      </w:r>
    </w:p>
    <w:p w14:paraId="65945F5E" w14:textId="77777777" w:rsidR="004F2AF2" w:rsidRDefault="004F2AF2">
      <w:r>
        <w:t xml:space="preserve">    </w:t>
      </w:r>
      <w:r w:rsidRPr="00467655">
        <w:t>(2) If sent by fax, the Government transmits the order to th</w:t>
      </w:r>
      <w:r>
        <w:t>e Contractor’s fax number; or</w:t>
      </w:r>
    </w:p>
    <w:p w14:paraId="65945F5F" w14:textId="77777777" w:rsidR="004F2AF2" w:rsidRDefault="004F2AF2">
      <w:r>
        <w:t xml:space="preserve">    </w:t>
      </w:r>
      <w:r w:rsidRPr="00467655">
        <w:t>(3) If sent electronically, the Government either—</w:t>
      </w:r>
    </w:p>
    <w:p w14:paraId="65945F60" w14:textId="77777777" w:rsidR="004F2AF2" w:rsidRDefault="004F2AF2">
      <w:r>
        <w:t xml:space="preserve">      </w:t>
      </w:r>
      <w:r w:rsidRPr="00467655">
        <w:t>(i) Posts a copy of the delivery order or task order to a Government document access system, and notic</w:t>
      </w:r>
      <w:r>
        <w:t>e is sent to the Contractor; or</w:t>
      </w:r>
    </w:p>
    <w:p w14:paraId="65945F61" w14:textId="77777777" w:rsidR="004F2AF2" w:rsidRDefault="004F2AF2">
      <w:r>
        <w:t xml:space="preserve">      </w:t>
      </w:r>
      <w:r w:rsidRPr="00467655">
        <w:t>(ii) Distributes the delivery order or task order via email to the Contractor’s email address.</w:t>
      </w:r>
    </w:p>
    <w:p w14:paraId="65945F62" w14:textId="77777777" w:rsidR="004F2AF2" w:rsidRDefault="004F2AF2">
      <w:r>
        <w:t xml:space="preserve">  </w:t>
      </w:r>
      <w:r w:rsidRPr="00467655">
        <w:t>(d) Orders may be issued by methods other than those enumerated in this clause only if authorized in the contract.</w:t>
      </w:r>
    </w:p>
    <w:p w14:paraId="65945F63" w14:textId="77777777" w:rsidR="004F2AF2" w:rsidRDefault="004F2AF2" w:rsidP="00872B91">
      <w:pPr>
        <w:jc w:val="center"/>
      </w:pPr>
      <w:r>
        <w:t>(End of Clause)</w:t>
      </w:r>
    </w:p>
    <w:p w14:paraId="416F63FF" w14:textId="2BC8E2DC" w:rsidR="00E979E8" w:rsidRDefault="00E979E8" w:rsidP="00E979E8">
      <w:pPr>
        <w:pStyle w:val="Heading2"/>
      </w:pPr>
      <w:r>
        <w:t>C.</w:t>
      </w:r>
      <w:r w:rsidR="000842F4">
        <w:t>3</w:t>
      </w:r>
      <w:r>
        <w:t xml:space="preserve">  52.216-19 ORDER LIMITATIONS (OCT 1995)</w:t>
      </w:r>
    </w:p>
    <w:p w14:paraId="695C0AFF" w14:textId="77777777" w:rsidR="00E979E8" w:rsidRDefault="00E979E8" w:rsidP="00E979E8">
      <w:r>
        <w:t xml:space="preserve">  (a) </w:t>
      </w:r>
      <w:r w:rsidRPr="00D6476A">
        <w:rPr>
          <w:i/>
        </w:rPr>
        <w:t>Minimum order.</w:t>
      </w:r>
      <w:r>
        <w:t xml:space="preserve">  When the Government requires supplies or services covered by this contract in an amount of less than $1.00, the Government is not obligated to purchase, nor is the Contractor obligated to furnish, those supplies or services under the contract.</w:t>
      </w:r>
    </w:p>
    <w:p w14:paraId="0B1EBEEB" w14:textId="77777777" w:rsidR="00E979E8" w:rsidRDefault="00E979E8" w:rsidP="00E979E8">
      <w:r>
        <w:t xml:space="preserve">  (b) </w:t>
      </w:r>
      <w:r w:rsidRPr="00D6476A">
        <w:rPr>
          <w:i/>
        </w:rPr>
        <w:t>Maximum order.</w:t>
      </w:r>
      <w:r>
        <w:t xml:space="preserve">  The Contractor is not obligated to honor—</w:t>
      </w:r>
    </w:p>
    <w:p w14:paraId="358EEE86" w14:textId="77777777" w:rsidR="00E979E8" w:rsidRDefault="00E979E8" w:rsidP="00E979E8">
      <w:r>
        <w:t xml:space="preserve">    (1) Any order for a single item in excess of $100,000.00;</w:t>
      </w:r>
    </w:p>
    <w:p w14:paraId="47616A83" w14:textId="77777777" w:rsidR="00E979E8" w:rsidRDefault="00E979E8" w:rsidP="00E979E8">
      <w:r>
        <w:t xml:space="preserve">    (2) Any order for a combination of items in excess of $49,000.000.00; or</w:t>
      </w:r>
    </w:p>
    <w:p w14:paraId="7F4009A3" w14:textId="77777777" w:rsidR="00E979E8" w:rsidRDefault="00E979E8" w:rsidP="00E979E8">
      <w:r>
        <w:t xml:space="preserve">    (3) A series of orders from the same ordering office within 30 days that together call for quantities exceeding the limitation in paragraph (b)(1) or (2) of this section.</w:t>
      </w:r>
    </w:p>
    <w:p w14:paraId="56BEC18D" w14:textId="77777777" w:rsidR="00E979E8" w:rsidRDefault="00E979E8" w:rsidP="00E979E8">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6F142A7E" w14:textId="77777777" w:rsidR="00E979E8" w:rsidRDefault="00E979E8" w:rsidP="00E979E8">
      <w:r>
        <w:t xml:space="preserve">  (d) Notwithstanding paragraphs (b) and (c) of this section, the Contractor shall honor any order exceeding the maximum order limitations in paragraph (b), unless that order (or orders) is returned to the ordering office within 1 days after issuance, with written notice stating the Contractor's intent not to ship the item (or items) called for and the reasons.  Upon receiving this notice, the Government may acquire the supplies or services from another source.</w:t>
      </w:r>
    </w:p>
    <w:p w14:paraId="73AF0FAB" w14:textId="77777777" w:rsidR="00E979E8" w:rsidRDefault="00E979E8" w:rsidP="00E979E8">
      <w:pPr>
        <w:jc w:val="center"/>
      </w:pPr>
      <w:r>
        <w:t>(End of Clause)</w:t>
      </w:r>
    </w:p>
    <w:p w14:paraId="232C82D0" w14:textId="77777777" w:rsidR="00E979E8" w:rsidRDefault="00E979E8" w:rsidP="00872B91">
      <w:pPr>
        <w:jc w:val="center"/>
      </w:pPr>
    </w:p>
    <w:p w14:paraId="65945F64" w14:textId="1476F461" w:rsidR="004F2AF2" w:rsidRDefault="004F2AF2">
      <w:pPr>
        <w:pStyle w:val="Heading2"/>
      </w:pPr>
      <w:bookmarkStart w:id="34" w:name="_Toc201052591"/>
      <w:r>
        <w:t>C.</w:t>
      </w:r>
      <w:r w:rsidR="000842F4">
        <w:t>4</w:t>
      </w:r>
      <w:r>
        <w:t xml:space="preserve">  52.216-22 INDEFINITE QUANTITY (OCT 1995)</w:t>
      </w:r>
      <w:bookmarkEnd w:id="34"/>
    </w:p>
    <w:p w14:paraId="65945F65" w14:textId="77777777" w:rsidR="004F2AF2" w:rsidRDefault="004F2AF2">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65945F66" w14:textId="77777777" w:rsidR="004F2AF2" w:rsidRDefault="004F2AF2">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65945F67" w14:textId="77777777" w:rsidR="004F2AF2" w:rsidRDefault="004F2AF2">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65945F68" w14:textId="77777777" w:rsidR="004F2AF2" w:rsidRDefault="004F2AF2">
      <w:r>
        <w:t xml:space="preserve">  (d)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8A4495">
        <w:rPr>
          <w:i/>
        </w:rPr>
        <w:t>provided</w:t>
      </w:r>
      <w:r>
        <w:t>, that the Contractor shall not be required to make any deliveries under this contract after expiration of contract.</w:t>
      </w:r>
    </w:p>
    <w:p w14:paraId="65945F69" w14:textId="77777777" w:rsidR="004F2AF2" w:rsidRDefault="004F2AF2" w:rsidP="00872B91">
      <w:pPr>
        <w:jc w:val="center"/>
      </w:pPr>
      <w:r>
        <w:t>(End of Clause)</w:t>
      </w:r>
    </w:p>
    <w:p w14:paraId="65945F73" w14:textId="6E8FDD60" w:rsidR="004F2AF2" w:rsidRDefault="004F2AF2">
      <w:pPr>
        <w:pStyle w:val="Heading2"/>
      </w:pPr>
      <w:bookmarkStart w:id="35" w:name="_Toc201052593"/>
      <w:r>
        <w:t>C.</w:t>
      </w:r>
      <w:r w:rsidR="000842F4">
        <w:t>5</w:t>
      </w:r>
      <w:r>
        <w:t xml:space="preserve">  52.217-8 OPTION TO EXTEND SERVICES (NOV 1999)</w:t>
      </w:r>
      <w:bookmarkEnd w:id="35"/>
    </w:p>
    <w:p w14:paraId="65945F74" w14:textId="77777777" w:rsidR="004F2AF2" w:rsidRDefault="004F2AF2">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65945F75" w14:textId="77777777" w:rsidR="004F2AF2" w:rsidRDefault="004F2AF2" w:rsidP="00872B91">
      <w:pPr>
        <w:jc w:val="center"/>
      </w:pPr>
      <w:r>
        <w:t>(End of Clause)</w:t>
      </w:r>
    </w:p>
    <w:p w14:paraId="30DF730D" w14:textId="690C7877" w:rsidR="00D3647B" w:rsidRPr="00CC29F3" w:rsidRDefault="00D3647B" w:rsidP="00D3647B">
      <w:pPr>
        <w:pStyle w:val="Heading2"/>
        <w:rPr>
          <w:rFonts w:eastAsiaTheme="minorEastAsia"/>
        </w:rPr>
      </w:pPr>
      <w:bookmarkStart w:id="36" w:name="_Toc125553298"/>
      <w:r>
        <w:t>C.</w:t>
      </w:r>
      <w:r w:rsidR="000842F4">
        <w:t>6</w:t>
      </w:r>
      <w:r>
        <w:t xml:space="preserve">  52.217-9 </w:t>
      </w:r>
      <w:r w:rsidRPr="00A03650">
        <w:rPr>
          <w:caps/>
        </w:rPr>
        <w:t>Option to Extend the Term of the Contract </w:t>
      </w:r>
      <w:r w:rsidRPr="00CC29F3">
        <w:t>(</w:t>
      </w:r>
      <w:r>
        <w:t>MAR</w:t>
      </w:r>
      <w:r w:rsidRPr="00CC29F3">
        <w:t xml:space="preserve"> 2000)</w:t>
      </w:r>
      <w:bookmarkEnd w:id="36"/>
    </w:p>
    <w:p w14:paraId="074D88ED" w14:textId="77777777" w:rsidR="00D3647B" w:rsidRPr="00CC29F3" w:rsidRDefault="00D3647B" w:rsidP="00D3647B">
      <w:r w:rsidRPr="00CC29F3">
        <w:t>      (a) The Government may extend the term of this contract by written notice to the Contractor within </w:t>
      </w:r>
      <w:r>
        <w:rPr>
          <w:i/>
          <w:iCs/>
        </w:rPr>
        <w:t>90 days of contract expiration</w:t>
      </w:r>
      <w:r w:rsidRPr="00CC29F3">
        <w:t>; provided that the Government gives the Contractor a preliminary written notice of its intent to extend at least </w:t>
      </w:r>
      <w:r>
        <w:rPr>
          <w:i/>
          <w:iCs/>
        </w:rPr>
        <w:t>30</w:t>
      </w:r>
      <w:r w:rsidRPr="00CC29F3">
        <w:t> days</w:t>
      </w:r>
      <w:r>
        <w:t xml:space="preserve"> </w:t>
      </w:r>
      <w:r w:rsidRPr="00CC29F3">
        <w:t>before the contract expires. The preliminary notice does not commit the Government to an extension.</w:t>
      </w:r>
    </w:p>
    <w:p w14:paraId="448A9F59" w14:textId="77777777" w:rsidR="00D3647B" w:rsidRPr="00CC29F3" w:rsidRDefault="00D3647B" w:rsidP="00D3647B">
      <w:r w:rsidRPr="00CC29F3">
        <w:t>      (b) If the Government exercises this option, the extended contract shall be considered to include this option clause.</w:t>
      </w:r>
    </w:p>
    <w:p w14:paraId="150FFC77" w14:textId="77777777" w:rsidR="00D3647B" w:rsidRPr="00CC29F3" w:rsidRDefault="00D3647B" w:rsidP="00D3647B">
      <w:r w:rsidRPr="00CC29F3">
        <w:t>      (c) The total duration of this contract, including the exercise of any options under this clause, shall not exceed </w:t>
      </w:r>
      <w:r w:rsidRPr="001322BC">
        <w:rPr>
          <w:i/>
          <w:iCs/>
        </w:rPr>
        <w:t xml:space="preserve">54 </w:t>
      </w:r>
      <w:r w:rsidRPr="00CC29F3">
        <w:rPr>
          <w:i/>
          <w:iCs/>
        </w:rPr>
        <w:t>months</w:t>
      </w:r>
      <w:r w:rsidRPr="00CC29F3">
        <w:t>.</w:t>
      </w:r>
    </w:p>
    <w:p w14:paraId="2155209F" w14:textId="77777777" w:rsidR="00D3647B" w:rsidRPr="00CC29F3" w:rsidRDefault="00D3647B" w:rsidP="00D3647B">
      <w:pPr>
        <w:jc w:val="center"/>
      </w:pPr>
      <w:r w:rsidRPr="00CC29F3">
        <w:t>(End of clause)</w:t>
      </w:r>
    </w:p>
    <w:p w14:paraId="04D5AA04" w14:textId="77777777" w:rsidR="00D3647B" w:rsidRDefault="00D3647B" w:rsidP="00872B91">
      <w:pPr>
        <w:jc w:val="center"/>
      </w:pPr>
    </w:p>
    <w:p w14:paraId="20BD46EA" w14:textId="77777777" w:rsidR="004E415A" w:rsidRDefault="004E415A" w:rsidP="00872B91">
      <w:pPr>
        <w:jc w:val="center"/>
      </w:pPr>
    </w:p>
    <w:p w14:paraId="65945F76" w14:textId="288CC316" w:rsidR="004F2AF2" w:rsidRDefault="004F2AF2">
      <w:pPr>
        <w:pStyle w:val="Heading2"/>
      </w:pPr>
      <w:bookmarkStart w:id="37" w:name="_Toc201052594"/>
      <w:r>
        <w:t>C.</w:t>
      </w:r>
      <w:r w:rsidR="00581D49">
        <w:t>7</w:t>
      </w:r>
      <w:r>
        <w:t xml:space="preserve">  52.232-19  AVAILABILITY OF FUNDS FOR THE NEXT FISCAL YEAR  (APR 1984)</w:t>
      </w:r>
      <w:bookmarkEnd w:id="37"/>
    </w:p>
    <w:p w14:paraId="65945F77" w14:textId="77777777" w:rsidR="004F2AF2" w:rsidRDefault="004F2AF2">
      <w:r>
        <w:t xml:space="preserve">  Funds are not presently available for performance under this contract beyond the current fiscal year provided.  The Government's obligation for performance of this contract beyond that date is contingent upon the availability of appropriated funds from which payment for contract purposes can be made.  No legal liability on the part of the Government for any payment may arise for performance under this contract beyond the current fiscal year provided, until funds are made available to the Contracting Officer for performance and until the Contractor receives notice of availability, to be confirmed in writing by the Contracting Officer.</w:t>
      </w:r>
    </w:p>
    <w:p w14:paraId="65945F78" w14:textId="77777777" w:rsidR="004F2AF2" w:rsidRDefault="004F2AF2" w:rsidP="00872B91">
      <w:pPr>
        <w:jc w:val="center"/>
      </w:pPr>
      <w:r>
        <w:t>(End of Clause)</w:t>
      </w:r>
    </w:p>
    <w:p w14:paraId="65945F79" w14:textId="309E2663" w:rsidR="004F2AF2" w:rsidRPr="00A752A4" w:rsidRDefault="004F2AF2" w:rsidP="00872B91">
      <w:pPr>
        <w:pStyle w:val="Heading2"/>
        <w:tabs>
          <w:tab w:val="left" w:pos="7830"/>
        </w:tabs>
      </w:pPr>
      <w:bookmarkStart w:id="38" w:name="_Toc201052595"/>
      <w:r>
        <w:t>C.</w:t>
      </w:r>
      <w:r w:rsidR="0053357F">
        <w:t>8</w:t>
      </w:r>
      <w:r>
        <w:t xml:space="preserve">  VAAR 852.232-72 ELECTRONIC SUBMISSION OF PAYMENT REQUESTS (NOV 2018)</w:t>
      </w:r>
      <w:bookmarkEnd w:id="38"/>
    </w:p>
    <w:p w14:paraId="65945F7A" w14:textId="77777777" w:rsidR="004F2AF2" w:rsidRDefault="004F2AF2" w:rsidP="00872B91">
      <w:r>
        <w:t xml:space="preserve">  </w:t>
      </w:r>
      <w:r w:rsidRPr="007338F7">
        <w:t xml:space="preserve">(a) </w:t>
      </w:r>
      <w:r w:rsidRPr="007338F7">
        <w:rPr>
          <w:rFonts w:cs="Melior-Italic"/>
          <w:i/>
          <w:iCs/>
        </w:rPr>
        <w:t xml:space="preserve">Definitions. </w:t>
      </w:r>
      <w:r w:rsidRPr="007338F7">
        <w:t>As used in this clause—</w:t>
      </w:r>
    </w:p>
    <w:p w14:paraId="65945F7B" w14:textId="77777777" w:rsidR="004F2AF2" w:rsidRDefault="004F2AF2" w:rsidP="00872B91">
      <w:r>
        <w:t xml:space="preserve">    </w:t>
      </w:r>
      <w:r w:rsidRPr="007338F7">
        <w:t xml:space="preserve">(1) </w:t>
      </w:r>
      <w:r w:rsidRPr="007338F7">
        <w:rPr>
          <w:rFonts w:cs="Melior-Italic"/>
          <w:i/>
          <w:iCs/>
        </w:rPr>
        <w:t xml:space="preserve">Contract financing payment </w:t>
      </w:r>
      <w:r>
        <w:t>has the meaning given in FAR 32.001;</w:t>
      </w:r>
    </w:p>
    <w:p w14:paraId="65945F7C" w14:textId="77777777" w:rsidR="004F2AF2" w:rsidRDefault="004F2AF2" w:rsidP="00872B91">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65945F7D" w14:textId="77777777" w:rsidR="004F2AF2" w:rsidRDefault="004F2AF2" w:rsidP="00872B91">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65945F7E" w14:textId="77777777" w:rsidR="004F2AF2" w:rsidRDefault="004F2AF2" w:rsidP="00872B91">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65945F7F" w14:textId="77777777" w:rsidR="004F2AF2" w:rsidRDefault="004F2AF2" w:rsidP="00872B91">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65945F80" w14:textId="77777777" w:rsidR="004F2AF2" w:rsidRPr="007338F7" w:rsidRDefault="004F2AF2" w:rsidP="00872B91">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65945F81" w14:textId="77777777" w:rsidR="004F2AF2" w:rsidRDefault="004F2AF2" w:rsidP="00872B91">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65945F82" w14:textId="77777777" w:rsidR="004F2AF2" w:rsidRDefault="004F2AF2" w:rsidP="00872B91">
      <w:r>
        <w:t xml:space="preserve">    </w:t>
      </w:r>
      <w:r w:rsidRPr="007338F7">
        <w:t>(1</w:t>
      </w:r>
      <w:r>
        <w:t>) VA’s Electronic Invoice Presentment and Payment System at the current website address provided in the contract.</w:t>
      </w:r>
    </w:p>
    <w:p w14:paraId="65945F83" w14:textId="77777777" w:rsidR="004F2AF2" w:rsidRDefault="004F2AF2" w:rsidP="00872B91">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65945F84" w14:textId="77777777" w:rsidR="004F2AF2" w:rsidRDefault="004F2AF2" w:rsidP="00872B91">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65945F85" w14:textId="77777777" w:rsidR="004F2AF2" w:rsidRDefault="004F2AF2" w:rsidP="00872B91">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65945F86" w14:textId="77777777" w:rsidR="004F2AF2" w:rsidRDefault="004F2AF2" w:rsidP="00872B91">
      <w:r>
        <w:t xml:space="preserve">    </w:t>
      </w:r>
      <w:r w:rsidRPr="007338F7">
        <w:t>(1) Awa</w:t>
      </w:r>
      <w:r>
        <w:t xml:space="preserve">rds made to foreign vendors for </w:t>
      </w:r>
      <w:r w:rsidRPr="007338F7">
        <w:t>work performed outside the United States;</w:t>
      </w:r>
    </w:p>
    <w:p w14:paraId="65945F87" w14:textId="77777777" w:rsidR="004F2AF2" w:rsidRDefault="004F2AF2" w:rsidP="00872B91">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65945F88" w14:textId="77777777" w:rsidR="004F2AF2" w:rsidRDefault="004F2AF2" w:rsidP="00872B91">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65945F89" w14:textId="77777777" w:rsidR="004F2AF2" w:rsidRPr="007338F7" w:rsidRDefault="004F2AF2" w:rsidP="00872B91">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65945F8A" w14:textId="77777777" w:rsidR="004F2AF2" w:rsidRDefault="004F2AF2" w:rsidP="00872B91">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65945F8B" w14:textId="77777777" w:rsidR="004F2AF2" w:rsidRDefault="004F2AF2" w:rsidP="00872B91">
      <w:pPr>
        <w:jc w:val="center"/>
      </w:pPr>
      <w:r>
        <w:t>(End of Clause)</w:t>
      </w:r>
    </w:p>
    <w:p w14:paraId="20585CE8" w14:textId="77777777" w:rsidR="005158D5" w:rsidRPr="00A752A4" w:rsidRDefault="005158D5" w:rsidP="00872B91">
      <w:pPr>
        <w:jc w:val="center"/>
      </w:pPr>
    </w:p>
    <w:p w14:paraId="65945F8C" w14:textId="41D312D1" w:rsidR="004F2AF2" w:rsidRDefault="004F2AF2">
      <w:pPr>
        <w:pStyle w:val="Heading2"/>
      </w:pPr>
      <w:bookmarkStart w:id="39" w:name="_Toc201052596"/>
      <w:r>
        <w:t>C.</w:t>
      </w:r>
      <w:r w:rsidR="0053357F">
        <w:t>9</w:t>
      </w:r>
      <w:r>
        <w:t xml:space="preserve"> 52.252-2  CLAUSES INCORPORATED BY REFERENCE  (FEB 1998)</w:t>
      </w:r>
      <w:bookmarkEnd w:id="39"/>
    </w:p>
    <w:p w14:paraId="65945F8D" w14:textId="77777777" w:rsidR="004F2AF2" w:rsidRDefault="004F2AF2">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5945F8E" w14:textId="77777777" w:rsidR="004F2AF2" w:rsidRDefault="004F2AF2" w:rsidP="00872B91">
      <w:pPr>
        <w:pStyle w:val="NoSpacing"/>
        <w:spacing w:before="160"/>
      </w:pPr>
      <w:r>
        <w:t xml:space="preserve">  https://www.acquisition.gov/browse/index/far</w:t>
      </w:r>
    </w:p>
    <w:p w14:paraId="65945F8F" w14:textId="77777777" w:rsidR="004F2AF2" w:rsidRDefault="004F2AF2">
      <w:pPr>
        <w:pStyle w:val="NoSpacing"/>
      </w:pPr>
      <w:r>
        <w:t xml:space="preserve">  https://www.va.gov/oal/library/vaar/</w:t>
      </w:r>
    </w:p>
    <w:p w14:paraId="65945F90" w14:textId="77777777" w:rsidR="004F2AF2" w:rsidRDefault="004F2AF2">
      <w:pPr>
        <w:pStyle w:val="NoSpacing"/>
      </w:pPr>
      <w:r>
        <w:t xml:space="preserve">  </w:t>
      </w:r>
    </w:p>
    <w:p w14:paraId="65945F91" w14:textId="77777777" w:rsidR="004F2AF2" w:rsidRDefault="004F2AF2" w:rsidP="00872B91">
      <w:pPr>
        <w:jc w:val="center"/>
      </w:pPr>
      <w:r>
        <w:t>(End of Clause)</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D0422" w14:paraId="65945F95" w14:textId="77777777" w:rsidTr="00FC2A89">
        <w:tc>
          <w:tcPr>
            <w:tcW w:w="1440" w:type="dxa"/>
          </w:tcPr>
          <w:p w14:paraId="65945F92" w14:textId="77777777" w:rsidR="00BD0422" w:rsidRDefault="004F2AF2">
            <w:pPr>
              <w:pStyle w:val="ByReference"/>
            </w:pPr>
            <w:r>
              <w:rPr>
                <w:b/>
                <w:u w:val="single"/>
              </w:rPr>
              <w:t>FAR Number</w:t>
            </w:r>
          </w:p>
        </w:tc>
        <w:tc>
          <w:tcPr>
            <w:tcW w:w="6192" w:type="dxa"/>
          </w:tcPr>
          <w:p w14:paraId="65945F93" w14:textId="77777777" w:rsidR="00BD0422" w:rsidRDefault="004F2AF2">
            <w:pPr>
              <w:pStyle w:val="ByReference"/>
            </w:pPr>
            <w:r>
              <w:rPr>
                <w:b/>
                <w:u w:val="single"/>
              </w:rPr>
              <w:t>Title</w:t>
            </w:r>
          </w:p>
        </w:tc>
        <w:tc>
          <w:tcPr>
            <w:tcW w:w="1440" w:type="dxa"/>
          </w:tcPr>
          <w:p w14:paraId="65945F94" w14:textId="77777777" w:rsidR="00BD0422" w:rsidRDefault="004F2AF2">
            <w:pPr>
              <w:pStyle w:val="ByReference"/>
            </w:pPr>
            <w:r>
              <w:rPr>
                <w:b/>
                <w:u w:val="single"/>
              </w:rPr>
              <w:t>Date</w:t>
            </w:r>
          </w:p>
        </w:tc>
      </w:tr>
      <w:tr w:rsidR="00BD0422" w14:paraId="65945F99" w14:textId="77777777" w:rsidTr="00FC2A89">
        <w:tc>
          <w:tcPr>
            <w:tcW w:w="1440" w:type="dxa"/>
          </w:tcPr>
          <w:p w14:paraId="65945F96" w14:textId="77777777" w:rsidR="00BD0422" w:rsidRDefault="004F2AF2">
            <w:pPr>
              <w:pStyle w:val="ByReference"/>
            </w:pPr>
            <w:r>
              <w:t>52.203-17</w:t>
            </w:r>
          </w:p>
        </w:tc>
        <w:tc>
          <w:tcPr>
            <w:tcW w:w="6192" w:type="dxa"/>
          </w:tcPr>
          <w:p w14:paraId="65945F97" w14:textId="77777777" w:rsidR="00BD0422" w:rsidRDefault="004F2AF2">
            <w:pPr>
              <w:pStyle w:val="ByReference"/>
            </w:pPr>
            <w:r>
              <w:t>CONTRACTOR EMPLOYEE WHISTLEBLOWER RIGHTS</w:t>
            </w:r>
          </w:p>
        </w:tc>
        <w:tc>
          <w:tcPr>
            <w:tcW w:w="1440" w:type="dxa"/>
          </w:tcPr>
          <w:p w14:paraId="65945F98" w14:textId="77777777" w:rsidR="00BD0422" w:rsidRDefault="004F2AF2">
            <w:pPr>
              <w:pStyle w:val="ByReference"/>
            </w:pPr>
            <w:r>
              <w:t>NOV 2023</w:t>
            </w:r>
          </w:p>
        </w:tc>
      </w:tr>
      <w:tr w:rsidR="00BD0422" w14:paraId="65945F9D" w14:textId="77777777" w:rsidTr="00FC2A89">
        <w:tc>
          <w:tcPr>
            <w:tcW w:w="1440" w:type="dxa"/>
          </w:tcPr>
          <w:p w14:paraId="65945F9A" w14:textId="77777777" w:rsidR="00BD0422" w:rsidRDefault="004F2AF2">
            <w:pPr>
              <w:pStyle w:val="ByReference"/>
            </w:pPr>
            <w:r>
              <w:t>52.204-9</w:t>
            </w:r>
          </w:p>
        </w:tc>
        <w:tc>
          <w:tcPr>
            <w:tcW w:w="6192" w:type="dxa"/>
          </w:tcPr>
          <w:p w14:paraId="65945F9B" w14:textId="77777777" w:rsidR="00BD0422" w:rsidRDefault="004F2AF2">
            <w:pPr>
              <w:pStyle w:val="ByReference"/>
            </w:pPr>
            <w:r>
              <w:t>PERSONAL IDENTITY VERIFICATION OF CONTRACTOR PERSONNEL</w:t>
            </w:r>
          </w:p>
        </w:tc>
        <w:tc>
          <w:tcPr>
            <w:tcW w:w="1440" w:type="dxa"/>
          </w:tcPr>
          <w:p w14:paraId="65945F9C" w14:textId="77777777" w:rsidR="00BD0422" w:rsidRDefault="004F2AF2">
            <w:pPr>
              <w:pStyle w:val="ByReference"/>
            </w:pPr>
            <w:r>
              <w:t>JAN 2011</w:t>
            </w:r>
          </w:p>
        </w:tc>
      </w:tr>
      <w:tr w:rsidR="00BD0422" w14:paraId="65945FA1" w14:textId="77777777" w:rsidTr="00FC2A89">
        <w:tc>
          <w:tcPr>
            <w:tcW w:w="1440" w:type="dxa"/>
          </w:tcPr>
          <w:p w14:paraId="65945F9E" w14:textId="77777777" w:rsidR="00BD0422" w:rsidRDefault="004F2AF2">
            <w:pPr>
              <w:pStyle w:val="ByReference"/>
            </w:pPr>
            <w:r>
              <w:t>52.204-13</w:t>
            </w:r>
          </w:p>
        </w:tc>
        <w:tc>
          <w:tcPr>
            <w:tcW w:w="6192" w:type="dxa"/>
          </w:tcPr>
          <w:p w14:paraId="65945F9F" w14:textId="77777777" w:rsidR="00BD0422" w:rsidRDefault="004F2AF2">
            <w:pPr>
              <w:pStyle w:val="ByReference"/>
            </w:pPr>
            <w:r>
              <w:t>SYSTEM FOR AWARD MANAGEMENT MAINTENANCE</w:t>
            </w:r>
          </w:p>
        </w:tc>
        <w:tc>
          <w:tcPr>
            <w:tcW w:w="1440" w:type="dxa"/>
          </w:tcPr>
          <w:p w14:paraId="65945FA0" w14:textId="77777777" w:rsidR="00BD0422" w:rsidRDefault="004F2AF2">
            <w:pPr>
              <w:pStyle w:val="ByReference"/>
            </w:pPr>
            <w:r>
              <w:t>OCT 2018</w:t>
            </w:r>
          </w:p>
        </w:tc>
      </w:tr>
      <w:tr w:rsidR="00BD0422" w14:paraId="65945FA5" w14:textId="77777777" w:rsidTr="00FC2A89">
        <w:tc>
          <w:tcPr>
            <w:tcW w:w="1440" w:type="dxa"/>
          </w:tcPr>
          <w:p w14:paraId="65945FA2" w14:textId="77777777" w:rsidR="00BD0422" w:rsidRDefault="004F2AF2">
            <w:pPr>
              <w:pStyle w:val="ByReference"/>
            </w:pPr>
            <w:r>
              <w:t>52.204-18</w:t>
            </w:r>
          </w:p>
        </w:tc>
        <w:tc>
          <w:tcPr>
            <w:tcW w:w="6192" w:type="dxa"/>
          </w:tcPr>
          <w:p w14:paraId="65945FA3" w14:textId="77777777" w:rsidR="00BD0422" w:rsidRDefault="004F2AF2">
            <w:pPr>
              <w:pStyle w:val="ByReference"/>
            </w:pPr>
            <w:r>
              <w:t>COMMERCIAL AND GOVERNMENT ENTITY CODE MAINTENANCE</w:t>
            </w:r>
          </w:p>
        </w:tc>
        <w:tc>
          <w:tcPr>
            <w:tcW w:w="1440" w:type="dxa"/>
          </w:tcPr>
          <w:p w14:paraId="65945FA4" w14:textId="77777777" w:rsidR="00BD0422" w:rsidRDefault="004F2AF2">
            <w:pPr>
              <w:pStyle w:val="ByReference"/>
            </w:pPr>
            <w:r>
              <w:t>AUG 2020</w:t>
            </w:r>
          </w:p>
        </w:tc>
      </w:tr>
      <w:tr w:rsidR="00BD0422" w14:paraId="65945FA9" w14:textId="77777777" w:rsidTr="00FC2A89">
        <w:tc>
          <w:tcPr>
            <w:tcW w:w="1440" w:type="dxa"/>
          </w:tcPr>
          <w:p w14:paraId="65945FA6" w14:textId="77777777" w:rsidR="00BD0422" w:rsidRDefault="004F2AF2">
            <w:pPr>
              <w:pStyle w:val="ByReference"/>
            </w:pPr>
            <w:r>
              <w:t>52.228-5</w:t>
            </w:r>
          </w:p>
        </w:tc>
        <w:tc>
          <w:tcPr>
            <w:tcW w:w="6192" w:type="dxa"/>
          </w:tcPr>
          <w:p w14:paraId="65945FA7" w14:textId="77777777" w:rsidR="00BD0422" w:rsidRDefault="004F2AF2">
            <w:pPr>
              <w:pStyle w:val="ByReference"/>
            </w:pPr>
            <w:r>
              <w:t>INSURANCE—WORK ON A GOVERNMENT INSTALLATION</w:t>
            </w:r>
          </w:p>
        </w:tc>
        <w:tc>
          <w:tcPr>
            <w:tcW w:w="1440" w:type="dxa"/>
          </w:tcPr>
          <w:p w14:paraId="65945FA8" w14:textId="77777777" w:rsidR="00BD0422" w:rsidRDefault="004F2AF2">
            <w:pPr>
              <w:pStyle w:val="ByReference"/>
            </w:pPr>
            <w:r>
              <w:t>JAN 1997</w:t>
            </w:r>
          </w:p>
        </w:tc>
      </w:tr>
      <w:tr w:rsidR="00BD0422" w14:paraId="65945FAD" w14:textId="77777777" w:rsidTr="00FC2A89">
        <w:tc>
          <w:tcPr>
            <w:tcW w:w="1440" w:type="dxa"/>
          </w:tcPr>
          <w:p w14:paraId="65945FAA" w14:textId="77777777" w:rsidR="00BD0422" w:rsidRDefault="004F2AF2">
            <w:pPr>
              <w:pStyle w:val="ByReference"/>
            </w:pPr>
            <w:r>
              <w:t>852.203-70</w:t>
            </w:r>
          </w:p>
        </w:tc>
        <w:tc>
          <w:tcPr>
            <w:tcW w:w="6192" w:type="dxa"/>
          </w:tcPr>
          <w:p w14:paraId="65945FAB" w14:textId="77777777" w:rsidR="00BD0422" w:rsidRDefault="004F2AF2">
            <w:pPr>
              <w:pStyle w:val="ByReference"/>
            </w:pPr>
            <w:r>
              <w:t>COMMERCIAL ADVERTISING</w:t>
            </w:r>
          </w:p>
        </w:tc>
        <w:tc>
          <w:tcPr>
            <w:tcW w:w="1440" w:type="dxa"/>
          </w:tcPr>
          <w:p w14:paraId="65945FAC" w14:textId="77777777" w:rsidR="00BD0422" w:rsidRDefault="004F2AF2">
            <w:pPr>
              <w:pStyle w:val="ByReference"/>
            </w:pPr>
            <w:r>
              <w:t>MAY 2018</w:t>
            </w:r>
          </w:p>
        </w:tc>
      </w:tr>
      <w:tr w:rsidR="00BD0422" w14:paraId="65945FB1" w14:textId="77777777" w:rsidTr="00FC2A89">
        <w:tc>
          <w:tcPr>
            <w:tcW w:w="1440" w:type="dxa"/>
          </w:tcPr>
          <w:p w14:paraId="65945FAE" w14:textId="77777777" w:rsidR="00BD0422" w:rsidRDefault="004F2AF2">
            <w:pPr>
              <w:pStyle w:val="ByReference"/>
            </w:pPr>
            <w:r>
              <w:t>852.204-70</w:t>
            </w:r>
          </w:p>
        </w:tc>
        <w:tc>
          <w:tcPr>
            <w:tcW w:w="6192" w:type="dxa"/>
          </w:tcPr>
          <w:p w14:paraId="65945FAF" w14:textId="77777777" w:rsidR="00BD0422" w:rsidRDefault="004F2AF2">
            <w:pPr>
              <w:pStyle w:val="ByReference"/>
            </w:pPr>
            <w:r>
              <w:t>PERSONAL IDENTITY VERIFICATION OF CONTRACTOR PERSONNEL</w:t>
            </w:r>
          </w:p>
        </w:tc>
        <w:tc>
          <w:tcPr>
            <w:tcW w:w="1440" w:type="dxa"/>
          </w:tcPr>
          <w:p w14:paraId="65945FB0" w14:textId="77777777" w:rsidR="00BD0422" w:rsidRDefault="004F2AF2">
            <w:pPr>
              <w:pStyle w:val="ByReference"/>
            </w:pPr>
            <w:r>
              <w:t>MAY 2020</w:t>
            </w:r>
          </w:p>
        </w:tc>
      </w:tr>
      <w:tr w:rsidR="00BD0422" w14:paraId="65945FB5" w14:textId="77777777" w:rsidTr="00FC2A89">
        <w:tc>
          <w:tcPr>
            <w:tcW w:w="1440" w:type="dxa"/>
          </w:tcPr>
          <w:p w14:paraId="65945FB2" w14:textId="77777777" w:rsidR="00BD0422" w:rsidRDefault="004F2AF2">
            <w:pPr>
              <w:pStyle w:val="ByReference"/>
            </w:pPr>
            <w:r>
              <w:t>852.215-70</w:t>
            </w:r>
          </w:p>
        </w:tc>
        <w:tc>
          <w:tcPr>
            <w:tcW w:w="6192" w:type="dxa"/>
          </w:tcPr>
          <w:p w14:paraId="65945FB3" w14:textId="77777777" w:rsidR="00BD0422" w:rsidRDefault="004F2AF2">
            <w:pPr>
              <w:pStyle w:val="ByReference"/>
            </w:pPr>
            <w:r>
              <w:t>SERVICE-DISABLED VETERAN-OWNED AND VETERAN-OWNED SMALL BUSINESS EVALUATION FACTORS (DEVIATION)</w:t>
            </w:r>
          </w:p>
        </w:tc>
        <w:tc>
          <w:tcPr>
            <w:tcW w:w="1440" w:type="dxa"/>
          </w:tcPr>
          <w:p w14:paraId="65945FB4" w14:textId="77777777" w:rsidR="00BD0422" w:rsidRDefault="004F2AF2">
            <w:pPr>
              <w:pStyle w:val="ByReference"/>
            </w:pPr>
            <w:r>
              <w:t>JAN 2023</w:t>
            </w:r>
          </w:p>
        </w:tc>
      </w:tr>
      <w:tr w:rsidR="00BD0422" w14:paraId="65945FB9" w14:textId="77777777" w:rsidTr="00FC2A89">
        <w:tc>
          <w:tcPr>
            <w:tcW w:w="1440" w:type="dxa"/>
          </w:tcPr>
          <w:p w14:paraId="65945FB6" w14:textId="77777777" w:rsidR="00BD0422" w:rsidRDefault="004F2AF2">
            <w:pPr>
              <w:pStyle w:val="ByReference"/>
            </w:pPr>
            <w:r>
              <w:t>852.215-71</w:t>
            </w:r>
          </w:p>
        </w:tc>
        <w:tc>
          <w:tcPr>
            <w:tcW w:w="6192" w:type="dxa"/>
          </w:tcPr>
          <w:p w14:paraId="65945FB7" w14:textId="77777777" w:rsidR="00BD0422" w:rsidRDefault="004F2AF2">
            <w:pPr>
              <w:pStyle w:val="ByReference"/>
            </w:pPr>
            <w:r>
              <w:t>EVALUATION FACTOR COMMITMENTS</w:t>
            </w:r>
          </w:p>
        </w:tc>
        <w:tc>
          <w:tcPr>
            <w:tcW w:w="1440" w:type="dxa"/>
          </w:tcPr>
          <w:p w14:paraId="65945FB8" w14:textId="77777777" w:rsidR="00BD0422" w:rsidRDefault="004F2AF2">
            <w:pPr>
              <w:pStyle w:val="ByReference"/>
            </w:pPr>
            <w:r>
              <w:t>OCT 2019</w:t>
            </w:r>
          </w:p>
        </w:tc>
      </w:tr>
      <w:tr w:rsidR="00BD0422" w14:paraId="65945FBD" w14:textId="77777777" w:rsidTr="00FC2A89">
        <w:tc>
          <w:tcPr>
            <w:tcW w:w="1440" w:type="dxa"/>
          </w:tcPr>
          <w:p w14:paraId="65945FBA" w14:textId="77777777" w:rsidR="00BD0422" w:rsidRDefault="004F2AF2">
            <w:pPr>
              <w:pStyle w:val="ByReference"/>
            </w:pPr>
            <w:r>
              <w:t>852.222-71</w:t>
            </w:r>
          </w:p>
        </w:tc>
        <w:tc>
          <w:tcPr>
            <w:tcW w:w="6192" w:type="dxa"/>
          </w:tcPr>
          <w:p w14:paraId="65945FBB" w14:textId="77777777" w:rsidR="00BD0422" w:rsidRDefault="004F2AF2">
            <w:pPr>
              <w:pStyle w:val="ByReference"/>
            </w:pPr>
            <w:r>
              <w:t>COMPLIANCE WITH EXECUTIVE ORDER 13899 (DEVIATION) (APR 2025)</w:t>
            </w:r>
          </w:p>
        </w:tc>
        <w:tc>
          <w:tcPr>
            <w:tcW w:w="1440" w:type="dxa"/>
          </w:tcPr>
          <w:p w14:paraId="65945FBC" w14:textId="77777777" w:rsidR="00BD0422" w:rsidRDefault="004F2AF2">
            <w:pPr>
              <w:pStyle w:val="ByReference"/>
            </w:pPr>
            <w:r>
              <w:t>APR 2025</w:t>
            </w:r>
          </w:p>
        </w:tc>
      </w:tr>
    </w:tbl>
    <w:p w14:paraId="4C32658B" w14:textId="55FC00DD" w:rsidR="00FC2A89" w:rsidRDefault="00FC2A89" w:rsidP="00FC2A89">
      <w:pPr>
        <w:pStyle w:val="Heading2"/>
      </w:pPr>
      <w:bookmarkStart w:id="40" w:name="_Toc201052597"/>
      <w:r>
        <w:t>C.</w:t>
      </w:r>
      <w:r w:rsidR="008B5B14">
        <w:t>10</w:t>
      </w:r>
      <w:r>
        <w:t xml:space="preserve">  52.212-5  CONTRACT TERMS AND CONDITIONS REQUIRED TO IMPLEMENT STATUTES OR EXECUTIVE ORDERS—COMMERCIAL PRODUCTS AND COMMERCIAL SERVICES (JAN 2025) (DEVIATION FEB 2025)</w:t>
      </w:r>
    </w:p>
    <w:p w14:paraId="446E60FC" w14:textId="77777777" w:rsidR="00FC2A89" w:rsidRPr="004523D5" w:rsidRDefault="00FC2A89" w:rsidP="00FC2A89">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598B7511" w14:textId="77777777" w:rsidR="00FC2A89" w:rsidRPr="004523D5" w:rsidRDefault="00FC2A89" w:rsidP="00FC2A89">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616FEFE" w14:textId="77777777" w:rsidR="00FC2A89" w:rsidRPr="004523D5" w:rsidRDefault="00FC2A89" w:rsidP="00FC2A89">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4B412CBE" w14:textId="77777777" w:rsidR="00FC2A89" w:rsidRPr="004523D5" w:rsidRDefault="00FC2A89" w:rsidP="00FC2A89">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1E5E4007" w14:textId="77777777" w:rsidR="00FC2A89" w:rsidRPr="004523D5" w:rsidRDefault="00FC2A89" w:rsidP="00FC2A89">
      <w:pPr>
        <w:rPr>
          <w:rFonts w:cstheme="minorHAnsi"/>
          <w:szCs w:val="20"/>
        </w:rPr>
      </w:pPr>
      <w:r w:rsidRPr="004523D5">
        <w:rPr>
          <w:rFonts w:cstheme="minorHAnsi"/>
          <w:szCs w:val="20"/>
        </w:rPr>
        <w:t xml:space="preserve">    (4) 52.209-10, Prohibition on Contracting with Inverted Domestic Corporations (NOV 2015).</w:t>
      </w:r>
    </w:p>
    <w:p w14:paraId="20CB1F91" w14:textId="77777777" w:rsidR="00FC2A89" w:rsidRPr="004523D5" w:rsidRDefault="00FC2A89" w:rsidP="00FC2A89">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2B86BB0B" w14:textId="77777777" w:rsidR="00FC2A89" w:rsidRPr="004523D5" w:rsidRDefault="00FC2A89" w:rsidP="00FC2A89">
      <w:pPr>
        <w:rPr>
          <w:rFonts w:cstheme="minorHAnsi"/>
          <w:szCs w:val="20"/>
        </w:rPr>
      </w:pPr>
      <w:r w:rsidRPr="004523D5">
        <w:rPr>
          <w:rFonts w:cstheme="minorHAnsi"/>
          <w:szCs w:val="20"/>
        </w:rPr>
        <w:t xml:space="preserve">    (6) 52.233-3, Protest After Award (AUG 1996) (31 U.S.C. 3553).</w:t>
      </w:r>
    </w:p>
    <w:p w14:paraId="6AC265C4" w14:textId="77777777" w:rsidR="00FC2A89" w:rsidRPr="004523D5" w:rsidRDefault="00FC2A89" w:rsidP="00FC2A89">
      <w:pPr>
        <w:rPr>
          <w:rFonts w:cstheme="minorHAnsi"/>
          <w:szCs w:val="20"/>
        </w:rPr>
      </w:pPr>
      <w:r w:rsidRPr="004523D5">
        <w:rPr>
          <w:rFonts w:cstheme="minorHAnsi"/>
          <w:szCs w:val="20"/>
        </w:rPr>
        <w:t xml:space="preserve">    (7) 52.233-4, Applicable Law for Breach of Contract Claim (OCT 2004) (Public Laws 108-77 and 108-78 (19 U.S.C. 3805 note)).</w:t>
      </w:r>
    </w:p>
    <w:p w14:paraId="3EC70910" w14:textId="77777777" w:rsidR="00FC2A89" w:rsidRPr="004523D5" w:rsidRDefault="00FC2A89" w:rsidP="00FC2A89">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74B38420"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14:paraId="25E0AD3F"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52.203–13, Contractor Code of Business Ethics and Conduct (NOV 2021) (41 U.S.C. 3509).</w:t>
      </w:r>
    </w:p>
    <w:p w14:paraId="376319D6" w14:textId="77777777" w:rsidR="00FC2A89" w:rsidRPr="004523D5" w:rsidRDefault="00FC2A89" w:rsidP="00FC2A89">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6FE2F950" w14:textId="77777777" w:rsidR="00FC2A89" w:rsidRPr="004523D5" w:rsidRDefault="00FC2A89" w:rsidP="00FC2A89">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71835258"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55FAE38B" w14:textId="77777777" w:rsidR="00FC2A89" w:rsidRPr="004523D5" w:rsidRDefault="00FC2A89" w:rsidP="00FC2A89">
      <w:pPr>
        <w:rPr>
          <w:rFonts w:cstheme="minorHAnsi"/>
          <w:szCs w:val="20"/>
        </w:rPr>
      </w:pPr>
      <w:r w:rsidRPr="004523D5">
        <w:rPr>
          <w:rFonts w:cstheme="minorHAnsi"/>
          <w:szCs w:val="20"/>
        </w:rPr>
        <w:t xml:space="preserve">    []  (6) [Reserved]</w:t>
      </w:r>
    </w:p>
    <w:p w14:paraId="14F822CA" w14:textId="77777777" w:rsidR="00FC2A89" w:rsidRPr="004523D5" w:rsidRDefault="00FC2A89" w:rsidP="00FC2A89">
      <w:pPr>
        <w:rPr>
          <w:rFonts w:cstheme="minorHAnsi"/>
          <w:szCs w:val="20"/>
        </w:rPr>
      </w:pPr>
      <w:r w:rsidRPr="004523D5">
        <w:rPr>
          <w:rFonts w:cstheme="minorHAnsi"/>
          <w:szCs w:val="20"/>
        </w:rPr>
        <w:t xml:space="preserve">    []  (7) 52.204–14, Service Contract Reporting Requirements (OCT 2016) (Pub. L. 111–117, section 743 of Div. C).</w:t>
      </w:r>
    </w:p>
    <w:p w14:paraId="0E5B6A51"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52.204–15, Service Contract Reporting Requirements for Indefinite-Delivery Contracts (OCT 2016) (Pub. L. 111–117, section 743 of Div. C).</w:t>
      </w:r>
    </w:p>
    <w:p w14:paraId="640A4B1D"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14:paraId="79F07F62" w14:textId="77777777" w:rsidR="00FC2A89" w:rsidRPr="004523D5" w:rsidRDefault="00FC2A89" w:rsidP="00FC2A89">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1A53C95E"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(11)(i) 52.204–30, Federal Acquisition Supply Chain Security Act Orders— Prohibition. (DEC 2023) (Pub. L. 115–390, title II).</w:t>
      </w:r>
    </w:p>
    <w:p w14:paraId="1B60CAE1" w14:textId="77777777" w:rsidR="00FC2A89" w:rsidRPr="004523D5" w:rsidRDefault="00FC2A89" w:rsidP="00FC2A89">
      <w:pPr>
        <w:rPr>
          <w:rFonts w:cstheme="minorHAnsi"/>
          <w:szCs w:val="20"/>
        </w:rPr>
      </w:pPr>
      <w:r w:rsidRPr="004523D5">
        <w:rPr>
          <w:rFonts w:cstheme="minorHAnsi"/>
          <w:szCs w:val="20"/>
        </w:rPr>
        <w:t xml:space="preserve">    []  (ii) Alternate I (DEC 2023) of 52.204–30.</w:t>
      </w:r>
    </w:p>
    <w:p w14:paraId="6B53E843"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0D0239F8"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(13) 52.209-9, Updates of Publicly Available Information Regarding Responsibility Matters (OCT 2018) (41 U.S.C. 2313).</w:t>
      </w:r>
    </w:p>
    <w:p w14:paraId="29769AAA" w14:textId="77777777" w:rsidR="00FC2A89" w:rsidRPr="004523D5" w:rsidRDefault="00FC2A89" w:rsidP="00FC2A89">
      <w:pPr>
        <w:rPr>
          <w:rFonts w:cstheme="minorHAnsi"/>
          <w:szCs w:val="20"/>
        </w:rPr>
      </w:pPr>
      <w:r w:rsidRPr="004523D5">
        <w:rPr>
          <w:rFonts w:cstheme="minorHAnsi"/>
          <w:szCs w:val="20"/>
        </w:rPr>
        <w:t xml:space="preserve">    []  (14) [Reserved]</w:t>
      </w:r>
    </w:p>
    <w:p w14:paraId="46182EBE" w14:textId="77777777" w:rsidR="00FC2A89" w:rsidRPr="004523D5" w:rsidRDefault="00FC2A89" w:rsidP="00FC2A89">
      <w:pPr>
        <w:rPr>
          <w:rFonts w:cstheme="minorHAnsi"/>
          <w:szCs w:val="20"/>
        </w:rPr>
      </w:pPr>
      <w:r w:rsidRPr="004523D5">
        <w:rPr>
          <w:rFonts w:cstheme="minorHAnsi"/>
          <w:szCs w:val="20"/>
        </w:rPr>
        <w:t xml:space="preserve">    []  (15) 52.219–3, Notice of HUBZone Set-Aside or Sole-Source Award (OCT 2022) (15 U.S.C. 657a).</w:t>
      </w:r>
    </w:p>
    <w:p w14:paraId="28C617B3"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(16) 52.219–4, Notice of Price Evaluation Preference for HUBZone Small Business Concerns (OCT 2022) (if the offeror elects to waive the preference, it shall so indicate in its offer) (15 U.S.C. 657a).</w:t>
      </w:r>
    </w:p>
    <w:p w14:paraId="5287FE5A" w14:textId="77777777" w:rsidR="00FC2A89" w:rsidRPr="004523D5" w:rsidRDefault="00FC2A89" w:rsidP="00FC2A89">
      <w:pPr>
        <w:rPr>
          <w:rFonts w:cstheme="minorHAnsi"/>
          <w:szCs w:val="20"/>
        </w:rPr>
      </w:pPr>
      <w:r w:rsidRPr="004523D5">
        <w:rPr>
          <w:rFonts w:cstheme="minorHAnsi"/>
          <w:szCs w:val="20"/>
        </w:rPr>
        <w:t xml:space="preserve">    []  (17) [Reserved]</w:t>
      </w:r>
    </w:p>
    <w:p w14:paraId="463591BF" w14:textId="77777777" w:rsidR="00FC2A89" w:rsidRPr="004523D5" w:rsidRDefault="00FC2A89" w:rsidP="00FC2A89">
      <w:pPr>
        <w:rPr>
          <w:rFonts w:cstheme="minorHAnsi"/>
          <w:szCs w:val="20"/>
        </w:rPr>
      </w:pPr>
      <w:r w:rsidRPr="004523D5">
        <w:rPr>
          <w:rFonts w:cstheme="minorHAnsi"/>
          <w:szCs w:val="20"/>
        </w:rPr>
        <w:t xml:space="preserve">    []  (18)(i) 52.219-6, Notice of Total Small Business Set-Aside (NOV 2020) (15 U.S.C. 644).</w:t>
      </w:r>
    </w:p>
    <w:p w14:paraId="10251811" w14:textId="77777777" w:rsidR="00FC2A89" w:rsidRPr="004523D5" w:rsidRDefault="00FC2A89" w:rsidP="00FC2A89">
      <w:pPr>
        <w:rPr>
          <w:rFonts w:cstheme="minorHAnsi"/>
          <w:szCs w:val="20"/>
        </w:rPr>
      </w:pPr>
      <w:r w:rsidRPr="004523D5">
        <w:rPr>
          <w:rFonts w:cstheme="minorHAnsi"/>
          <w:szCs w:val="20"/>
        </w:rPr>
        <w:t xml:space="preserve">    []  (ii) Alternate I (MAR 2020) of 52.219-6.</w:t>
      </w:r>
    </w:p>
    <w:p w14:paraId="7A19092E" w14:textId="77777777" w:rsidR="00FC2A89" w:rsidRPr="004523D5" w:rsidRDefault="00FC2A89" w:rsidP="00FC2A89">
      <w:pPr>
        <w:rPr>
          <w:rFonts w:cstheme="minorHAnsi"/>
          <w:szCs w:val="20"/>
        </w:rPr>
      </w:pPr>
      <w:r w:rsidRPr="004523D5">
        <w:rPr>
          <w:rFonts w:cstheme="minorHAnsi"/>
          <w:szCs w:val="20"/>
        </w:rPr>
        <w:t xml:space="preserve">    []  (19)(i) 52.219-7, Notice of Partial Small Business Set-Aside (NOV 2020) (15 U.S.C. 644).</w:t>
      </w:r>
    </w:p>
    <w:p w14:paraId="2D823514" w14:textId="77777777" w:rsidR="00FC2A89" w:rsidRPr="004523D5" w:rsidRDefault="00FC2A89" w:rsidP="00FC2A89">
      <w:pPr>
        <w:rPr>
          <w:rFonts w:cstheme="minorHAnsi"/>
          <w:szCs w:val="20"/>
        </w:rPr>
      </w:pPr>
      <w:r w:rsidRPr="004523D5">
        <w:rPr>
          <w:rFonts w:cstheme="minorHAnsi"/>
          <w:szCs w:val="20"/>
        </w:rPr>
        <w:t xml:space="preserve">    []  (ii) Alternate I (MAR 2020) of 52.219-7.</w:t>
      </w:r>
    </w:p>
    <w:p w14:paraId="773B1468"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14:paraId="308AD94F" w14:textId="77777777" w:rsidR="00FC2A89" w:rsidRPr="004523D5" w:rsidRDefault="00FC2A89" w:rsidP="00FC2A89">
      <w:pPr>
        <w:rPr>
          <w:rFonts w:cstheme="minorHAnsi"/>
          <w:szCs w:val="20"/>
        </w:rPr>
      </w:pPr>
      <w:r w:rsidRPr="004523D5">
        <w:rPr>
          <w:rFonts w:cstheme="minorHAnsi"/>
          <w:szCs w:val="20"/>
        </w:rPr>
        <w:t xml:space="preserve">    []  (21)(i) 52.219–9, Small Business Subcontracting Plan (JAN 2025) (15 U.S.C. 637(d)(4)).</w:t>
      </w:r>
    </w:p>
    <w:p w14:paraId="59BF8B88" w14:textId="77777777" w:rsidR="00FC2A89" w:rsidRPr="004523D5" w:rsidRDefault="00FC2A89" w:rsidP="00FC2A89">
      <w:pPr>
        <w:rPr>
          <w:rFonts w:cstheme="minorHAnsi"/>
          <w:szCs w:val="20"/>
        </w:rPr>
      </w:pPr>
      <w:r w:rsidRPr="004523D5">
        <w:rPr>
          <w:rFonts w:cstheme="minorHAnsi"/>
          <w:szCs w:val="20"/>
        </w:rPr>
        <w:t xml:space="preserve">    []  (ii) Alternate I (NOV 2016) of 52.219-9.</w:t>
      </w:r>
    </w:p>
    <w:p w14:paraId="2458C676" w14:textId="77777777" w:rsidR="00FC2A89" w:rsidRPr="004523D5" w:rsidRDefault="00FC2A89" w:rsidP="00FC2A89">
      <w:pPr>
        <w:rPr>
          <w:rFonts w:cstheme="minorHAnsi"/>
          <w:szCs w:val="20"/>
        </w:rPr>
      </w:pPr>
      <w:r w:rsidRPr="004523D5">
        <w:rPr>
          <w:rFonts w:cstheme="minorHAnsi"/>
          <w:szCs w:val="20"/>
        </w:rPr>
        <w:t xml:space="preserve">    []  (iii) Alternate II (NOV 2016) of 52.219-9.</w:t>
      </w:r>
    </w:p>
    <w:p w14:paraId="7CC25F7A" w14:textId="77777777" w:rsidR="00FC2A89" w:rsidRPr="004523D5" w:rsidRDefault="00FC2A89" w:rsidP="00FC2A89">
      <w:pPr>
        <w:rPr>
          <w:rFonts w:cstheme="minorHAnsi"/>
          <w:szCs w:val="20"/>
        </w:rPr>
      </w:pPr>
      <w:r w:rsidRPr="004523D5">
        <w:rPr>
          <w:rFonts w:cstheme="minorHAnsi"/>
          <w:szCs w:val="20"/>
        </w:rPr>
        <w:t xml:space="preserve">    []  (iv) Alternate III (JAN 2025) of 52.219–9.</w:t>
      </w:r>
    </w:p>
    <w:p w14:paraId="47D5B784" w14:textId="77777777" w:rsidR="00FC2A89" w:rsidRPr="004523D5" w:rsidRDefault="00FC2A89" w:rsidP="00FC2A89">
      <w:pPr>
        <w:rPr>
          <w:rFonts w:cstheme="minorHAnsi"/>
          <w:szCs w:val="20"/>
        </w:rPr>
      </w:pPr>
      <w:r w:rsidRPr="004523D5">
        <w:rPr>
          <w:rFonts w:cstheme="minorHAnsi"/>
          <w:szCs w:val="20"/>
        </w:rPr>
        <w:t xml:space="preserve">    []  (v) Alternate IV (JAN 2025) of 52.219–9.</w:t>
      </w:r>
    </w:p>
    <w:p w14:paraId="6CEE27E1" w14:textId="77777777" w:rsidR="00FC2A89" w:rsidRPr="004523D5" w:rsidRDefault="00FC2A89" w:rsidP="00FC2A89">
      <w:pPr>
        <w:rPr>
          <w:rFonts w:cstheme="minorHAnsi"/>
          <w:szCs w:val="20"/>
        </w:rPr>
      </w:pPr>
      <w:r w:rsidRPr="004523D5">
        <w:rPr>
          <w:rFonts w:cstheme="minorHAnsi"/>
          <w:szCs w:val="20"/>
        </w:rPr>
        <w:t xml:space="preserve">    []  (22)(i) 52.219-13, Notice of Set-Aside of Orders (MAR 2020) (15 U.S.C. 644(r)).</w:t>
      </w:r>
    </w:p>
    <w:p w14:paraId="077CD648" w14:textId="77777777" w:rsidR="00FC2A89" w:rsidRPr="004523D5" w:rsidRDefault="00FC2A89" w:rsidP="00FC2A89">
      <w:pPr>
        <w:rPr>
          <w:rFonts w:cstheme="minorHAnsi"/>
          <w:szCs w:val="20"/>
        </w:rPr>
      </w:pPr>
      <w:r w:rsidRPr="004523D5">
        <w:rPr>
          <w:rFonts w:cstheme="minorHAnsi"/>
          <w:szCs w:val="20"/>
        </w:rPr>
        <w:t xml:space="preserve">    []  (ii) Alternate I (MAR 2020) of 52.219-13.</w:t>
      </w:r>
    </w:p>
    <w:p w14:paraId="5B353F3A"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(23) 52.219–14, Limitations on Subcontracting (OCT 2022) (15 U.S.C. 657s).</w:t>
      </w:r>
    </w:p>
    <w:p w14:paraId="24C78151" w14:textId="77777777" w:rsidR="00FC2A89" w:rsidRPr="004523D5" w:rsidRDefault="00FC2A89" w:rsidP="00FC2A89">
      <w:pPr>
        <w:rPr>
          <w:rFonts w:cstheme="minorHAnsi"/>
          <w:szCs w:val="20"/>
        </w:rPr>
      </w:pPr>
      <w:r w:rsidRPr="004523D5">
        <w:rPr>
          <w:rFonts w:cstheme="minorHAnsi"/>
          <w:szCs w:val="20"/>
        </w:rPr>
        <w:t xml:space="preserve">    []  (24) 52.219-16, Liquidated Damages—Subcontracting Plan (SEP 2021) (15 U.S.C. 637(d)(4)(F)(i)).</w:t>
      </w:r>
    </w:p>
    <w:p w14:paraId="14B8D3D3" w14:textId="77777777" w:rsidR="00FC2A89" w:rsidRPr="004523D5" w:rsidRDefault="00FC2A89" w:rsidP="00FC2A89">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11A2FF80"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xml:space="preserve">]  (26) (i) 52.219-28, </w:t>
      </w:r>
      <w:proofErr w:type="spellStart"/>
      <w:r w:rsidRPr="004523D5">
        <w:rPr>
          <w:rFonts w:cstheme="minorHAnsi"/>
          <w:szCs w:val="20"/>
        </w:rPr>
        <w:t>Postaward</w:t>
      </w:r>
      <w:proofErr w:type="spellEnd"/>
      <w:r w:rsidRPr="004523D5">
        <w:rPr>
          <w:rFonts w:cstheme="minorHAnsi"/>
          <w:szCs w:val="20"/>
        </w:rPr>
        <w:t xml:space="preserve"> Small Business Program </w:t>
      </w:r>
      <w:proofErr w:type="spellStart"/>
      <w:r w:rsidRPr="004523D5">
        <w:rPr>
          <w:rFonts w:cstheme="minorHAnsi"/>
          <w:szCs w:val="20"/>
        </w:rPr>
        <w:t>Rerepresentation</w:t>
      </w:r>
      <w:proofErr w:type="spellEnd"/>
      <w:r w:rsidRPr="004523D5">
        <w:rPr>
          <w:rFonts w:cstheme="minorHAnsi"/>
          <w:szCs w:val="20"/>
        </w:rPr>
        <w:t xml:space="preserve"> (JAN 2025) (15 U.S.C. 632(a)(2)).</w:t>
      </w:r>
    </w:p>
    <w:p w14:paraId="35308DAB" w14:textId="77777777" w:rsidR="00FC2A89" w:rsidRPr="004523D5" w:rsidRDefault="00FC2A89" w:rsidP="00FC2A89">
      <w:pPr>
        <w:rPr>
          <w:rFonts w:cstheme="minorHAnsi"/>
          <w:szCs w:val="20"/>
        </w:rPr>
      </w:pPr>
      <w:r w:rsidRPr="004523D5">
        <w:rPr>
          <w:rFonts w:cstheme="minorHAnsi"/>
          <w:szCs w:val="20"/>
        </w:rPr>
        <w:t xml:space="preserve">    []  (ii) Alternate I (MAR 2020) of 52.219–28.</w:t>
      </w:r>
    </w:p>
    <w:p w14:paraId="22B7AD7E" w14:textId="77777777" w:rsidR="00FC2A89" w:rsidRPr="004523D5" w:rsidRDefault="00FC2A89" w:rsidP="00FC2A89">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7B87827A" w14:textId="77777777" w:rsidR="00FC2A89" w:rsidRPr="004523D5" w:rsidRDefault="00FC2A89" w:rsidP="00FC2A89">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18A57C02" w14:textId="77777777" w:rsidR="00FC2A89" w:rsidRPr="004523D5" w:rsidRDefault="00FC2A89" w:rsidP="00FC2A89">
      <w:pPr>
        <w:rPr>
          <w:rFonts w:cstheme="minorHAnsi"/>
          <w:szCs w:val="20"/>
        </w:rPr>
      </w:pPr>
      <w:r w:rsidRPr="004523D5">
        <w:rPr>
          <w:rFonts w:cstheme="minorHAnsi"/>
          <w:szCs w:val="20"/>
        </w:rPr>
        <w:t xml:space="preserve">    []  (29) 52.219-32, Orders Issued Directly Under Small Business Reserves (MAR 2020) (15 U.S.C. 644(r)).</w:t>
      </w:r>
    </w:p>
    <w:p w14:paraId="1F930B9B" w14:textId="77777777" w:rsidR="00FC2A89" w:rsidRPr="004523D5" w:rsidRDefault="00FC2A89" w:rsidP="00FC2A89">
      <w:pPr>
        <w:rPr>
          <w:rFonts w:cstheme="minorHAnsi"/>
          <w:szCs w:val="20"/>
        </w:rPr>
      </w:pPr>
      <w:r w:rsidRPr="004523D5">
        <w:rPr>
          <w:rFonts w:cstheme="minorHAnsi"/>
          <w:szCs w:val="20"/>
        </w:rPr>
        <w:t xml:space="preserve">    []  (30) 52.219–33, Nonmanufacturer Rule (SEP 2021) (15 U.S.C. 637(a)(17)).</w:t>
      </w:r>
    </w:p>
    <w:p w14:paraId="6730F998"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5CE43693" w14:textId="77777777" w:rsidR="00FC2A89" w:rsidRPr="004523D5" w:rsidRDefault="00FC2A89" w:rsidP="00FC2A89">
      <w:pPr>
        <w:rPr>
          <w:rFonts w:cstheme="minorHAnsi"/>
          <w:szCs w:val="20"/>
        </w:rPr>
      </w:pPr>
      <w:r w:rsidRPr="004523D5">
        <w:rPr>
          <w:rFonts w:cstheme="minorHAnsi"/>
          <w:szCs w:val="20"/>
        </w:rPr>
        <w:t xml:space="preserve">    []  (32) 52.222–19, Child Labor—Cooperation with Authorities and Remedies (JAN 2025) (E.O. 13126).</w:t>
      </w:r>
    </w:p>
    <w:p w14:paraId="3A0E96FF" w14:textId="77777777" w:rsidR="00FC2A89" w:rsidRPr="004523D5" w:rsidRDefault="00FC2A89" w:rsidP="00FC2A89">
      <w:pPr>
        <w:rPr>
          <w:rFonts w:cstheme="minorHAnsi"/>
          <w:szCs w:val="20"/>
        </w:rPr>
      </w:pPr>
      <w:r w:rsidRPr="004523D5">
        <w:rPr>
          <w:rFonts w:cstheme="minorHAnsi"/>
          <w:szCs w:val="20"/>
        </w:rPr>
        <w:t xml:space="preserve">    []  (33) [Reserved]</w:t>
      </w:r>
    </w:p>
    <w:p w14:paraId="5CC37633" w14:textId="77777777" w:rsidR="00FC2A89" w:rsidRPr="004523D5" w:rsidRDefault="00FC2A89" w:rsidP="00FC2A89">
      <w:pPr>
        <w:rPr>
          <w:rFonts w:cstheme="minorHAnsi"/>
          <w:szCs w:val="20"/>
        </w:rPr>
      </w:pPr>
      <w:r w:rsidRPr="004523D5">
        <w:rPr>
          <w:rFonts w:cstheme="minorHAnsi"/>
          <w:szCs w:val="20"/>
        </w:rPr>
        <w:t xml:space="preserve">    []  (34) [Reserved]</w:t>
      </w:r>
    </w:p>
    <w:p w14:paraId="519A59E5"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29777817" w14:textId="77777777" w:rsidR="00FC2A89" w:rsidRPr="004523D5" w:rsidRDefault="00FC2A89" w:rsidP="00FC2A89">
      <w:pPr>
        <w:rPr>
          <w:rFonts w:cstheme="minorHAnsi"/>
          <w:szCs w:val="20"/>
        </w:rPr>
      </w:pPr>
      <w:r w:rsidRPr="004523D5">
        <w:rPr>
          <w:rFonts w:cstheme="minorHAnsi"/>
          <w:szCs w:val="20"/>
        </w:rPr>
        <w:t xml:space="preserve">    []  (ii) Alternate I (JUL 2014) of 52.222-35.</w:t>
      </w:r>
    </w:p>
    <w:p w14:paraId="6746D249"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22FE22BF" w14:textId="77777777" w:rsidR="00FC2A89" w:rsidRPr="004523D5" w:rsidRDefault="00FC2A89" w:rsidP="00FC2A89">
      <w:pPr>
        <w:rPr>
          <w:rFonts w:cstheme="minorHAnsi"/>
          <w:szCs w:val="20"/>
        </w:rPr>
      </w:pPr>
      <w:r w:rsidRPr="004523D5">
        <w:rPr>
          <w:rFonts w:cstheme="minorHAnsi"/>
          <w:szCs w:val="20"/>
        </w:rPr>
        <w:t xml:space="preserve">    []  (ii) Alternate I (JUL 2014) of 52.222-36.</w:t>
      </w:r>
    </w:p>
    <w:p w14:paraId="0A87C644"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14:paraId="15CDE01E"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14:paraId="161BA855"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(NOV 2021) (22 U.S.C. chapter 78 and E.O. 13627).</w:t>
      </w:r>
    </w:p>
    <w:p w14:paraId="3E1578A8" w14:textId="77777777" w:rsidR="00FC2A89" w:rsidRPr="004523D5" w:rsidRDefault="00FC2A89" w:rsidP="00FC2A89">
      <w:pPr>
        <w:rPr>
          <w:rFonts w:cstheme="minorHAnsi"/>
          <w:szCs w:val="20"/>
        </w:rPr>
      </w:pPr>
      <w:r w:rsidRPr="004523D5">
        <w:rPr>
          <w:rFonts w:cstheme="minorHAnsi"/>
          <w:szCs w:val="20"/>
        </w:rPr>
        <w:t xml:space="preserve">    []  (ii) Alternate I (MAR 2015) of 52.222-50 (22 U.S.C. chapter 78 and E.O. 13627).</w:t>
      </w:r>
    </w:p>
    <w:p w14:paraId="58C28C36"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14:paraId="3A89E2E3" w14:textId="77777777" w:rsidR="00FC2A89" w:rsidRPr="004523D5" w:rsidRDefault="00FC2A89" w:rsidP="00FC2A89">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56D1EE30" w14:textId="77777777" w:rsidR="00FC2A89" w:rsidRPr="004523D5" w:rsidRDefault="00FC2A89" w:rsidP="00FC2A89">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4EAB8B77" w14:textId="77777777" w:rsidR="00FC2A89" w:rsidRPr="004523D5" w:rsidRDefault="00FC2A89" w:rsidP="00FC2A89">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261240E1" w14:textId="77777777" w:rsidR="00FC2A89" w:rsidRPr="004523D5" w:rsidRDefault="00FC2A89" w:rsidP="00FC2A89">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254FB9C1" w14:textId="77777777" w:rsidR="00FC2A89" w:rsidRPr="004523D5" w:rsidRDefault="00FC2A89" w:rsidP="00FC2A89">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7E95D58F" w14:textId="77777777" w:rsidR="00FC2A89" w:rsidRPr="004523D5" w:rsidRDefault="00FC2A89" w:rsidP="00FC2A89">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552ED4D8" w14:textId="77777777" w:rsidR="00FC2A89" w:rsidRPr="004523D5" w:rsidRDefault="00FC2A89" w:rsidP="00FC2A89">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14:paraId="00A85317" w14:textId="77777777" w:rsidR="00FC2A89" w:rsidRPr="004523D5" w:rsidRDefault="00FC2A89" w:rsidP="00FC2A89">
      <w:pPr>
        <w:rPr>
          <w:rFonts w:cstheme="minorHAnsi"/>
          <w:szCs w:val="20"/>
        </w:rPr>
      </w:pPr>
      <w:r w:rsidRPr="004523D5">
        <w:rPr>
          <w:rFonts w:cstheme="minorHAnsi"/>
          <w:szCs w:val="20"/>
        </w:rPr>
        <w:t xml:space="preserve">    []  (47)(i) 52.224-3, Privacy Training (JAN 2017) (5 U.S.C. 552a).</w:t>
      </w:r>
    </w:p>
    <w:p w14:paraId="54884D0E" w14:textId="77777777" w:rsidR="00FC2A89" w:rsidRPr="004523D5" w:rsidRDefault="00FC2A89" w:rsidP="00FC2A89">
      <w:pPr>
        <w:rPr>
          <w:rFonts w:cstheme="minorHAnsi"/>
          <w:szCs w:val="20"/>
        </w:rPr>
      </w:pPr>
      <w:r w:rsidRPr="004523D5">
        <w:rPr>
          <w:rFonts w:cstheme="minorHAnsi"/>
          <w:szCs w:val="20"/>
        </w:rPr>
        <w:t xml:space="preserve">    []  (ii) Alternate I (JAN 2017) of 52.224-3.</w:t>
      </w:r>
    </w:p>
    <w:p w14:paraId="0C00F8AB" w14:textId="77777777" w:rsidR="00FC2A89" w:rsidRPr="004523D5" w:rsidRDefault="00FC2A89" w:rsidP="00FC2A89">
      <w:pPr>
        <w:rPr>
          <w:rFonts w:cstheme="minorHAnsi"/>
          <w:szCs w:val="20"/>
        </w:rPr>
      </w:pPr>
      <w:r w:rsidRPr="004523D5">
        <w:rPr>
          <w:rFonts w:cstheme="minorHAnsi"/>
          <w:szCs w:val="20"/>
        </w:rPr>
        <w:t xml:space="preserve">    []  (48)(i) 52.225-1, Buy American—Supplies (OCT 2022) (41 U.S.C. chapter 83).</w:t>
      </w:r>
    </w:p>
    <w:p w14:paraId="1C506A40" w14:textId="77777777" w:rsidR="00FC2A89" w:rsidRPr="004523D5" w:rsidRDefault="00FC2A89" w:rsidP="00FC2A89">
      <w:pPr>
        <w:rPr>
          <w:rFonts w:cstheme="minorHAnsi"/>
          <w:szCs w:val="20"/>
        </w:rPr>
      </w:pPr>
      <w:r w:rsidRPr="004523D5">
        <w:rPr>
          <w:rFonts w:cstheme="minorHAnsi"/>
          <w:szCs w:val="20"/>
        </w:rPr>
        <w:t xml:space="preserve">    []  (ii) Alternate I (OCT 2022) of 52.225-1.</w:t>
      </w:r>
    </w:p>
    <w:p w14:paraId="5408E095" w14:textId="77777777" w:rsidR="00FC2A89" w:rsidRPr="004523D5" w:rsidRDefault="00FC2A89" w:rsidP="00FC2A89">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739C8AF8" w14:textId="77777777" w:rsidR="00FC2A89" w:rsidRPr="004523D5" w:rsidRDefault="00FC2A89" w:rsidP="00FC2A89">
      <w:pPr>
        <w:rPr>
          <w:rFonts w:cstheme="minorHAnsi"/>
          <w:szCs w:val="20"/>
        </w:rPr>
      </w:pPr>
      <w:r w:rsidRPr="004523D5">
        <w:rPr>
          <w:rFonts w:cstheme="minorHAnsi"/>
          <w:szCs w:val="20"/>
        </w:rPr>
        <w:t xml:space="preserve">    []  (ii) Alternate I [Reserved].</w:t>
      </w:r>
    </w:p>
    <w:p w14:paraId="578C39F0" w14:textId="77777777" w:rsidR="00FC2A89" w:rsidRPr="004523D5" w:rsidRDefault="00FC2A89" w:rsidP="00FC2A89">
      <w:pPr>
        <w:rPr>
          <w:rFonts w:cstheme="minorHAnsi"/>
          <w:szCs w:val="20"/>
        </w:rPr>
      </w:pPr>
      <w:r w:rsidRPr="004523D5">
        <w:rPr>
          <w:rFonts w:cstheme="minorHAnsi"/>
          <w:szCs w:val="20"/>
        </w:rPr>
        <w:t xml:space="preserve">    []  (iii) Alternate II (JAN 2025) of 52.225-3.</w:t>
      </w:r>
    </w:p>
    <w:p w14:paraId="3997911E" w14:textId="77777777" w:rsidR="00FC2A89" w:rsidRPr="004523D5" w:rsidRDefault="00FC2A89" w:rsidP="00FC2A89">
      <w:pPr>
        <w:rPr>
          <w:rFonts w:cstheme="minorHAnsi"/>
          <w:szCs w:val="20"/>
        </w:rPr>
      </w:pPr>
      <w:r w:rsidRPr="004523D5">
        <w:rPr>
          <w:rFonts w:cstheme="minorHAnsi"/>
          <w:szCs w:val="20"/>
        </w:rPr>
        <w:t xml:space="preserve">    []  (iv) Alternate III (FEB 2024) of 52.225-3.</w:t>
      </w:r>
    </w:p>
    <w:p w14:paraId="06A6F914" w14:textId="77777777" w:rsidR="00FC2A89" w:rsidRPr="004523D5" w:rsidRDefault="00FC2A89" w:rsidP="00FC2A89">
      <w:pPr>
        <w:rPr>
          <w:rFonts w:cstheme="minorHAnsi"/>
          <w:szCs w:val="20"/>
        </w:rPr>
      </w:pPr>
      <w:r w:rsidRPr="004523D5">
        <w:rPr>
          <w:rFonts w:cstheme="minorHAnsi"/>
          <w:szCs w:val="20"/>
        </w:rPr>
        <w:t xml:space="preserve">    []  (v) Alternate IV (OCT 2022) of 52.225-3.</w:t>
      </w:r>
    </w:p>
    <w:p w14:paraId="4EAE2B30" w14:textId="77777777" w:rsidR="00FC2A89" w:rsidRPr="004523D5" w:rsidRDefault="00FC2A89" w:rsidP="00FC2A89">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0ABBAFC0"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14:paraId="5D520E06" w14:textId="77777777" w:rsidR="00FC2A89" w:rsidRPr="004523D5" w:rsidRDefault="00FC2A89" w:rsidP="00FC2A89">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2FF0DBA4" w14:textId="77777777" w:rsidR="00FC2A89" w:rsidRPr="004523D5" w:rsidRDefault="00FC2A89" w:rsidP="00FC2A89">
      <w:pPr>
        <w:rPr>
          <w:rFonts w:cstheme="minorHAnsi"/>
          <w:szCs w:val="20"/>
        </w:rPr>
      </w:pPr>
      <w:r w:rsidRPr="004523D5">
        <w:rPr>
          <w:rFonts w:cstheme="minorHAnsi"/>
          <w:szCs w:val="20"/>
        </w:rPr>
        <w:t xml:space="preserve">    []  (53) 52.226-4, Notice of Disaster or Emergency Area Set-Aside (NOV 2007) (42 U.S.C. 5150).</w:t>
      </w:r>
    </w:p>
    <w:p w14:paraId="4626E5CA" w14:textId="77777777" w:rsidR="00FC2A89" w:rsidRPr="004523D5" w:rsidRDefault="00FC2A89" w:rsidP="00FC2A89">
      <w:pPr>
        <w:rPr>
          <w:rFonts w:cstheme="minorHAnsi"/>
          <w:szCs w:val="20"/>
        </w:rPr>
      </w:pPr>
      <w:r w:rsidRPr="004523D5">
        <w:rPr>
          <w:rFonts w:cstheme="minorHAnsi"/>
          <w:szCs w:val="20"/>
        </w:rPr>
        <w:t xml:space="preserve">    []  (54) 52.226-5, Restrictions on Subcontracting Outside Disaster or Emergency Area (NOV 2007) (42 U.S.C. 5150).</w:t>
      </w:r>
    </w:p>
    <w:p w14:paraId="5D4A4D99"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068FD0E9"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564E2474" w14:textId="77777777" w:rsidR="00FC2A89" w:rsidRPr="004523D5" w:rsidRDefault="00FC2A89" w:rsidP="00FC2A89">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0ED95D9F" w14:textId="77777777" w:rsidR="00FC2A89" w:rsidRPr="004523D5" w:rsidRDefault="00FC2A89" w:rsidP="00FC2A89">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43E94A51"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67D4F00C" w14:textId="77777777" w:rsidR="00FC2A89" w:rsidRPr="004523D5" w:rsidRDefault="00FC2A89" w:rsidP="00FC2A89">
      <w:pPr>
        <w:rPr>
          <w:rFonts w:cstheme="minorHAnsi"/>
          <w:szCs w:val="20"/>
        </w:rPr>
      </w:pPr>
      <w:r w:rsidRPr="004523D5">
        <w:rPr>
          <w:rFonts w:cstheme="minorHAnsi"/>
          <w:szCs w:val="20"/>
        </w:rPr>
        <w:t xml:space="preserve">    []  (60) 52.232-34, Payment by Electronic Funds Transfer—Other than System for Award Management (JUL 2013) (31 U.S.C. 3332).</w:t>
      </w:r>
    </w:p>
    <w:p w14:paraId="6F09E867" w14:textId="77777777" w:rsidR="00FC2A89" w:rsidRPr="004523D5" w:rsidRDefault="00FC2A89" w:rsidP="00FC2A89">
      <w:pPr>
        <w:rPr>
          <w:rFonts w:cstheme="minorHAnsi"/>
          <w:szCs w:val="20"/>
        </w:rPr>
      </w:pPr>
      <w:r w:rsidRPr="004523D5">
        <w:rPr>
          <w:rFonts w:cstheme="minorHAnsi"/>
          <w:szCs w:val="20"/>
        </w:rPr>
        <w:t xml:space="preserve">    []  (61) 52.232-36, Payment by Third Party (MAY 2014) (31 U.S.C. 3332).</w:t>
      </w:r>
    </w:p>
    <w:p w14:paraId="6A25B4C5" w14:textId="77777777" w:rsidR="00FC2A89" w:rsidRPr="004523D5" w:rsidRDefault="00FC2A89" w:rsidP="00FC2A89">
      <w:pPr>
        <w:rPr>
          <w:rFonts w:cstheme="minorHAnsi"/>
          <w:szCs w:val="20"/>
        </w:rPr>
      </w:pPr>
      <w:r w:rsidRPr="004523D5">
        <w:rPr>
          <w:rFonts w:cstheme="minorHAnsi"/>
          <w:szCs w:val="20"/>
        </w:rPr>
        <w:t xml:space="preserve">    []  (62) 52.239-1, Privacy or Security Safeguards (AUG 1996) (5 U.S.C. 552a).</w:t>
      </w:r>
    </w:p>
    <w:p w14:paraId="4394E56C" w14:textId="77777777" w:rsidR="00FC2A89" w:rsidRPr="004523D5" w:rsidRDefault="00FC2A89" w:rsidP="00FC2A89">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423243BD" w14:textId="77777777" w:rsidR="00FC2A89" w:rsidRPr="004523D5" w:rsidRDefault="00FC2A89" w:rsidP="00FC2A89">
      <w:pPr>
        <w:rPr>
          <w:rFonts w:cstheme="minorHAnsi"/>
          <w:szCs w:val="20"/>
        </w:rPr>
      </w:pPr>
      <w:r w:rsidRPr="004523D5">
        <w:rPr>
          <w:rFonts w:cstheme="minorHAnsi"/>
          <w:szCs w:val="20"/>
        </w:rPr>
        <w:t xml:space="preserve">    []  (64) 52.242-5, Payments to Small Business Subcontractors (JAN 2017)(15 U.S.C. 637(d)(13)).</w:t>
      </w:r>
    </w:p>
    <w:p w14:paraId="1D5D8BE5" w14:textId="77777777" w:rsidR="00FC2A89" w:rsidRPr="004523D5" w:rsidRDefault="00FC2A89" w:rsidP="00FC2A89">
      <w:pPr>
        <w:rPr>
          <w:rFonts w:cstheme="minorHAnsi"/>
          <w:szCs w:val="20"/>
        </w:rPr>
      </w:pPr>
      <w:r w:rsidRPr="004523D5">
        <w:rPr>
          <w:rFonts w:cstheme="minorHAnsi"/>
          <w:szCs w:val="20"/>
        </w:rPr>
        <w:t xml:space="preserve">    []  (65)(i) 52.247-64, Preference for Privately Owned U.S.-Flag Commercial Vessels (NOV 2021) (46 U.S.C. 55305 and 10 U.S.C. 2631).</w:t>
      </w:r>
    </w:p>
    <w:p w14:paraId="28CC88B0" w14:textId="77777777" w:rsidR="00FC2A89" w:rsidRPr="004523D5" w:rsidRDefault="00FC2A89" w:rsidP="00FC2A89">
      <w:pPr>
        <w:rPr>
          <w:rFonts w:cstheme="minorHAnsi"/>
          <w:szCs w:val="20"/>
        </w:rPr>
      </w:pPr>
      <w:r w:rsidRPr="004523D5">
        <w:rPr>
          <w:rFonts w:cstheme="minorHAnsi"/>
          <w:szCs w:val="20"/>
        </w:rPr>
        <w:t xml:space="preserve">    []  (ii) Alternate I (APR 2003) of 52.247-64.</w:t>
      </w:r>
    </w:p>
    <w:p w14:paraId="49A4A021" w14:textId="77777777" w:rsidR="00FC2A89" w:rsidRPr="004523D5" w:rsidRDefault="00FC2A89" w:rsidP="00FC2A89">
      <w:pPr>
        <w:rPr>
          <w:rFonts w:cstheme="minorHAnsi"/>
          <w:szCs w:val="20"/>
        </w:rPr>
      </w:pPr>
      <w:r w:rsidRPr="004523D5">
        <w:rPr>
          <w:rFonts w:cstheme="minorHAnsi"/>
          <w:szCs w:val="20"/>
        </w:rPr>
        <w:t xml:space="preserve">    []  (iii) Alternate II (NOV 2021) of 52.247-64.</w:t>
      </w:r>
    </w:p>
    <w:p w14:paraId="4B9FE3CF" w14:textId="77777777" w:rsidR="00FC2A89" w:rsidRPr="004523D5" w:rsidRDefault="00FC2A89" w:rsidP="00FC2A89">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4FF36386"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473DF807"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FC2A89" w14:paraId="2CF30148" w14:textId="77777777" w:rsidTr="0035388B">
        <w:tc>
          <w:tcPr>
            <w:tcW w:w="4788" w:type="dxa"/>
            <w:hideMark/>
          </w:tcPr>
          <w:p w14:paraId="2F60F10C" w14:textId="77777777" w:rsidR="00FC2A89" w:rsidRPr="004523D5" w:rsidRDefault="00FC2A89" w:rsidP="0035388B">
            <w:pPr>
              <w:jc w:val="center"/>
              <w:rPr>
                <w:rFonts w:cstheme="minorHAnsi"/>
                <w:szCs w:val="20"/>
              </w:rPr>
            </w:pPr>
            <w:r>
              <w:rPr>
                <w:rFonts w:cstheme="minorHAnsi"/>
                <w:szCs w:val="20"/>
              </w:rPr>
              <w:t>Employee Class</w:t>
            </w:r>
          </w:p>
        </w:tc>
        <w:tc>
          <w:tcPr>
            <w:tcW w:w="4788" w:type="dxa"/>
            <w:hideMark/>
          </w:tcPr>
          <w:p w14:paraId="350C1E4B" w14:textId="77777777" w:rsidR="00FC2A89" w:rsidRPr="004523D5" w:rsidRDefault="00FC2A89" w:rsidP="0035388B">
            <w:pPr>
              <w:jc w:val="center"/>
              <w:rPr>
                <w:rFonts w:cstheme="minorHAnsi"/>
                <w:szCs w:val="20"/>
              </w:rPr>
            </w:pPr>
            <w:r>
              <w:rPr>
                <w:rFonts w:cstheme="minorHAnsi"/>
                <w:szCs w:val="20"/>
              </w:rPr>
              <w:t>Monetary Wage-Fringe Benefits</w:t>
            </w:r>
          </w:p>
        </w:tc>
      </w:tr>
      <w:tr w:rsidR="00FC2A89" w14:paraId="6678E862" w14:textId="77777777" w:rsidTr="0035388B">
        <w:tc>
          <w:tcPr>
            <w:tcW w:w="4788" w:type="dxa"/>
            <w:hideMark/>
          </w:tcPr>
          <w:p w14:paraId="0184FF6D" w14:textId="77777777" w:rsidR="00FC2A89" w:rsidRPr="004523D5" w:rsidRDefault="00FC2A89" w:rsidP="0035388B">
            <w:pPr>
              <w:jc w:val="center"/>
              <w:rPr>
                <w:rFonts w:cstheme="minorHAnsi"/>
                <w:szCs w:val="20"/>
              </w:rPr>
            </w:pPr>
          </w:p>
        </w:tc>
        <w:tc>
          <w:tcPr>
            <w:tcW w:w="4788" w:type="dxa"/>
            <w:hideMark/>
          </w:tcPr>
          <w:p w14:paraId="6647AB06" w14:textId="77777777" w:rsidR="00FC2A89" w:rsidRPr="004523D5" w:rsidRDefault="00FC2A89" w:rsidP="0035388B">
            <w:pPr>
              <w:jc w:val="center"/>
              <w:rPr>
                <w:rFonts w:cstheme="minorHAnsi"/>
                <w:szCs w:val="20"/>
              </w:rPr>
            </w:pPr>
          </w:p>
        </w:tc>
      </w:tr>
      <w:tr w:rsidR="00FC2A89" w14:paraId="563CF150" w14:textId="77777777" w:rsidTr="0035388B">
        <w:tc>
          <w:tcPr>
            <w:tcW w:w="4788" w:type="dxa"/>
            <w:hideMark/>
          </w:tcPr>
          <w:p w14:paraId="4777EFC9" w14:textId="77777777" w:rsidR="00FC2A89" w:rsidRPr="004523D5" w:rsidRDefault="00FC2A89" w:rsidP="0035388B">
            <w:pPr>
              <w:jc w:val="center"/>
              <w:rPr>
                <w:rFonts w:cstheme="minorHAnsi"/>
                <w:szCs w:val="20"/>
              </w:rPr>
            </w:pPr>
          </w:p>
        </w:tc>
        <w:tc>
          <w:tcPr>
            <w:tcW w:w="4788" w:type="dxa"/>
            <w:hideMark/>
          </w:tcPr>
          <w:p w14:paraId="5F36D958" w14:textId="77777777" w:rsidR="00FC2A89" w:rsidRPr="004523D5" w:rsidRDefault="00FC2A89" w:rsidP="0035388B">
            <w:pPr>
              <w:jc w:val="center"/>
              <w:rPr>
                <w:rFonts w:cstheme="minorHAnsi"/>
                <w:szCs w:val="20"/>
              </w:rPr>
            </w:pPr>
          </w:p>
        </w:tc>
      </w:tr>
      <w:tr w:rsidR="00FC2A89" w14:paraId="1AADAFBB" w14:textId="77777777" w:rsidTr="0035388B">
        <w:tc>
          <w:tcPr>
            <w:tcW w:w="4788" w:type="dxa"/>
            <w:hideMark/>
          </w:tcPr>
          <w:p w14:paraId="7B027CED" w14:textId="77777777" w:rsidR="00FC2A89" w:rsidRPr="004523D5" w:rsidRDefault="00FC2A89" w:rsidP="0035388B">
            <w:pPr>
              <w:jc w:val="center"/>
              <w:rPr>
                <w:rFonts w:cstheme="minorHAnsi"/>
                <w:szCs w:val="20"/>
              </w:rPr>
            </w:pPr>
          </w:p>
        </w:tc>
        <w:tc>
          <w:tcPr>
            <w:tcW w:w="4788" w:type="dxa"/>
            <w:hideMark/>
          </w:tcPr>
          <w:p w14:paraId="297F7B66" w14:textId="77777777" w:rsidR="00FC2A89" w:rsidRPr="004523D5" w:rsidRDefault="00FC2A89" w:rsidP="0035388B">
            <w:pPr>
              <w:jc w:val="center"/>
              <w:rPr>
                <w:rFonts w:cstheme="minorHAnsi"/>
                <w:szCs w:val="20"/>
              </w:rPr>
            </w:pPr>
          </w:p>
        </w:tc>
      </w:tr>
      <w:tr w:rsidR="00FC2A89" w14:paraId="035D609E" w14:textId="77777777" w:rsidTr="0035388B">
        <w:tc>
          <w:tcPr>
            <w:tcW w:w="4788" w:type="dxa"/>
            <w:hideMark/>
          </w:tcPr>
          <w:p w14:paraId="143B4AD7" w14:textId="77777777" w:rsidR="00FC2A89" w:rsidRPr="004523D5" w:rsidRDefault="00FC2A89" w:rsidP="0035388B">
            <w:pPr>
              <w:jc w:val="center"/>
              <w:rPr>
                <w:rFonts w:cstheme="minorHAnsi"/>
                <w:szCs w:val="20"/>
              </w:rPr>
            </w:pPr>
          </w:p>
        </w:tc>
        <w:tc>
          <w:tcPr>
            <w:tcW w:w="4788" w:type="dxa"/>
            <w:hideMark/>
          </w:tcPr>
          <w:p w14:paraId="41B2CC88" w14:textId="77777777" w:rsidR="00FC2A89" w:rsidRPr="004523D5" w:rsidRDefault="00FC2A89" w:rsidP="0035388B">
            <w:pPr>
              <w:jc w:val="center"/>
              <w:rPr>
                <w:rFonts w:cstheme="minorHAnsi"/>
                <w:szCs w:val="20"/>
              </w:rPr>
            </w:pPr>
          </w:p>
        </w:tc>
      </w:tr>
      <w:tr w:rsidR="00FC2A89" w14:paraId="4C59512D" w14:textId="77777777" w:rsidTr="0035388B">
        <w:tc>
          <w:tcPr>
            <w:tcW w:w="4788" w:type="dxa"/>
          </w:tcPr>
          <w:p w14:paraId="30502D65" w14:textId="77777777" w:rsidR="00FC2A89" w:rsidRPr="004523D5" w:rsidRDefault="00FC2A89" w:rsidP="0035388B">
            <w:pPr>
              <w:jc w:val="center"/>
              <w:rPr>
                <w:rStyle w:val="AAMSKBFill-InHighlight"/>
                <w:rFonts w:cstheme="minorHAnsi"/>
              </w:rPr>
            </w:pPr>
          </w:p>
        </w:tc>
        <w:tc>
          <w:tcPr>
            <w:tcW w:w="4788" w:type="dxa"/>
          </w:tcPr>
          <w:p w14:paraId="0EEA44AD" w14:textId="77777777" w:rsidR="00FC2A89" w:rsidRPr="004523D5" w:rsidRDefault="00FC2A89" w:rsidP="0035388B">
            <w:pPr>
              <w:jc w:val="center"/>
              <w:rPr>
                <w:rStyle w:val="AAMSKBFill-InHighlight"/>
                <w:rFonts w:cstheme="minorHAnsi"/>
                <w:szCs w:val="20"/>
              </w:rPr>
            </w:pPr>
          </w:p>
        </w:tc>
      </w:tr>
    </w:tbl>
    <w:p w14:paraId="198C0B42"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 52.222-43, Fair Labor Standards Act and Service Contract Labor Standards—Price Adjustment (Multiple Year and Option Contracts) (AUG 2018) (29 U.S.C. 206 and 41 U.S.C. chapter 67).</w:t>
      </w:r>
    </w:p>
    <w:p w14:paraId="2C98A9A3" w14:textId="77777777" w:rsidR="00FC2A89" w:rsidRPr="004523D5" w:rsidRDefault="00FC2A89" w:rsidP="00FC2A89">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77B090B4" w14:textId="77777777" w:rsidR="00FC2A89" w:rsidRPr="004523D5" w:rsidRDefault="00FC2A89" w:rsidP="00FC2A89">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4BAC35F6" w14:textId="77777777" w:rsidR="00FC2A89" w:rsidRPr="004523D5" w:rsidRDefault="00FC2A89" w:rsidP="00FC2A89">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289EFFDA"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76CA0DBB" w14:textId="77777777" w:rsidR="00FC2A89" w:rsidRPr="004523D5" w:rsidRDefault="00FC2A89" w:rsidP="00FC2A89">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407DC056" w14:textId="77777777" w:rsidR="00FC2A89" w:rsidRPr="004523D5" w:rsidRDefault="00FC2A89" w:rsidP="00FC2A89">
      <w:pPr>
        <w:rPr>
          <w:rFonts w:cstheme="minorHAnsi"/>
          <w:szCs w:val="20"/>
        </w:rPr>
      </w:pPr>
      <w:r w:rsidRPr="004523D5">
        <w:rPr>
          <w:rFonts w:cstheme="minorHAnsi"/>
          <w:szCs w:val="20"/>
        </w:rPr>
        <w:t xml:space="preserve">    []  (9) 52.226-6, Promoting Excess Food Donation to Nonprofit Organizations (JUN 2020) (42 U.S.C. 1792).</w:t>
      </w:r>
    </w:p>
    <w:p w14:paraId="33487165" w14:textId="77777777" w:rsidR="00FC2A89" w:rsidRPr="004523D5" w:rsidRDefault="00FC2A89" w:rsidP="00FC2A89">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7D32F479" w14:textId="77777777" w:rsidR="00FC2A89" w:rsidRPr="004523D5" w:rsidRDefault="00FC2A89" w:rsidP="00FC2A89">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26D9BC6C" w14:textId="77777777" w:rsidR="00FC2A89" w:rsidRPr="004523D5" w:rsidRDefault="00FC2A89" w:rsidP="00FC2A89">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0A1E3575" w14:textId="77777777" w:rsidR="00FC2A89" w:rsidRPr="004523D5" w:rsidRDefault="00FC2A89" w:rsidP="00FC2A89">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43F58226" w14:textId="77777777" w:rsidR="00FC2A89" w:rsidRPr="004523D5" w:rsidRDefault="00FC2A89" w:rsidP="00FC2A89">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C8ED1EF" w14:textId="77777777" w:rsidR="00FC2A89" w:rsidRPr="004523D5" w:rsidRDefault="00FC2A89" w:rsidP="00FC2A89">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4E188767" w14:textId="77777777" w:rsidR="00FC2A89" w:rsidRPr="004523D5" w:rsidRDefault="00FC2A89" w:rsidP="00FC2A89">
      <w:pPr>
        <w:rPr>
          <w:rFonts w:cstheme="minorHAnsi"/>
          <w:szCs w:val="20"/>
        </w:rPr>
      </w:pPr>
      <w:r w:rsidRPr="004523D5">
        <w:rPr>
          <w:rFonts w:cstheme="minorHAnsi"/>
          <w:szCs w:val="20"/>
        </w:rPr>
        <w:t xml:space="preserve">      (i) 52.203–13, Contractor Code of Business Ethics and Conduct (NOV 2021) (41 U.S.C. 3509).</w:t>
      </w:r>
    </w:p>
    <w:p w14:paraId="1E0F627F" w14:textId="77777777" w:rsidR="00FC2A89" w:rsidRPr="004523D5" w:rsidRDefault="00FC2A89" w:rsidP="00FC2A89">
      <w:pPr>
        <w:rPr>
          <w:rFonts w:cstheme="minorHAnsi"/>
          <w:szCs w:val="20"/>
        </w:rPr>
      </w:pPr>
      <w:r w:rsidRPr="004523D5">
        <w:rPr>
          <w:rFonts w:cstheme="minorHAnsi"/>
          <w:szCs w:val="20"/>
        </w:rPr>
        <w:t xml:space="preserve">      (ii) 52.203–17, Contractor Employee Whistleblower Rights (NOV 2023) (41 U.S.C. 4712).</w:t>
      </w:r>
    </w:p>
    <w:p w14:paraId="4F426113" w14:textId="77777777" w:rsidR="00FC2A89" w:rsidRPr="004523D5" w:rsidRDefault="00FC2A89" w:rsidP="00FC2A89">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09305EC" w14:textId="77777777" w:rsidR="00FC2A89" w:rsidRPr="004523D5" w:rsidRDefault="00FC2A89" w:rsidP="00FC2A89">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6356F76A" w14:textId="77777777" w:rsidR="00FC2A89" w:rsidRPr="004523D5" w:rsidRDefault="00FC2A89" w:rsidP="00FC2A89">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1A5E7EB1" w14:textId="77777777" w:rsidR="00FC2A89" w:rsidRPr="004523D5" w:rsidRDefault="00FC2A89" w:rsidP="00FC2A89">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362F1655" w14:textId="77777777" w:rsidR="00FC2A89" w:rsidRPr="004523D5" w:rsidRDefault="00FC2A89" w:rsidP="00FC2A89">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4778800A" w14:textId="77777777" w:rsidR="00FC2A89" w:rsidRPr="004523D5" w:rsidRDefault="00FC2A89" w:rsidP="00FC2A89">
      <w:pPr>
        <w:rPr>
          <w:rFonts w:cstheme="minorHAnsi"/>
          <w:szCs w:val="20"/>
        </w:rPr>
      </w:pPr>
      <w:r w:rsidRPr="004523D5">
        <w:rPr>
          <w:rFonts w:cstheme="minorHAnsi"/>
          <w:szCs w:val="20"/>
        </w:rPr>
        <w:t xml:space="preserve">        (B) Alternate I (DEC 2023) of 52.204–30.</w:t>
      </w:r>
    </w:p>
    <w:p w14:paraId="74D4CC35" w14:textId="77777777" w:rsidR="00FC2A89" w:rsidRPr="004523D5" w:rsidRDefault="00FC2A89" w:rsidP="00FC2A89">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22AAFF86" w14:textId="77777777" w:rsidR="00FC2A89" w:rsidRPr="004523D5" w:rsidRDefault="00FC2A89" w:rsidP="00FC2A89">
      <w:pPr>
        <w:rPr>
          <w:rFonts w:cstheme="minorHAnsi"/>
          <w:szCs w:val="20"/>
        </w:rPr>
      </w:pPr>
      <w:r w:rsidRPr="004523D5">
        <w:rPr>
          <w:rFonts w:cstheme="minorHAnsi"/>
          <w:szCs w:val="20"/>
        </w:rPr>
        <w:t xml:space="preserve">      (ix) [Reserved]</w:t>
      </w:r>
    </w:p>
    <w:p w14:paraId="15196B4F" w14:textId="77777777" w:rsidR="00FC2A89" w:rsidRPr="004523D5" w:rsidRDefault="00FC2A89" w:rsidP="00FC2A89">
      <w:pPr>
        <w:rPr>
          <w:rFonts w:cstheme="minorHAnsi"/>
          <w:szCs w:val="20"/>
        </w:rPr>
      </w:pPr>
      <w:r w:rsidRPr="004523D5">
        <w:rPr>
          <w:rFonts w:cstheme="minorHAnsi"/>
          <w:szCs w:val="20"/>
        </w:rPr>
        <w:t xml:space="preserve">      (x) [Reserved]</w:t>
      </w:r>
    </w:p>
    <w:p w14:paraId="0B366EF3" w14:textId="77777777" w:rsidR="00FC2A89" w:rsidRPr="004523D5" w:rsidRDefault="00FC2A89" w:rsidP="00FC2A89">
      <w:pPr>
        <w:rPr>
          <w:rFonts w:cstheme="minorHAnsi"/>
          <w:szCs w:val="20"/>
        </w:rPr>
      </w:pPr>
      <w:r w:rsidRPr="004523D5">
        <w:rPr>
          <w:rFonts w:cstheme="minorHAnsi"/>
          <w:szCs w:val="20"/>
        </w:rPr>
        <w:t xml:space="preserve">      (xi) 52.222–35, Equal Opportunity for Veterans (JUN 2020) (38 U.S.C. 4212).</w:t>
      </w:r>
    </w:p>
    <w:p w14:paraId="424B0B10" w14:textId="77777777" w:rsidR="00FC2A89" w:rsidRPr="004523D5" w:rsidRDefault="00FC2A89" w:rsidP="00FC2A89">
      <w:pPr>
        <w:rPr>
          <w:rFonts w:cstheme="minorHAnsi"/>
          <w:szCs w:val="20"/>
        </w:rPr>
      </w:pPr>
      <w:r w:rsidRPr="004523D5">
        <w:rPr>
          <w:rFonts w:cstheme="minorHAnsi"/>
          <w:szCs w:val="20"/>
        </w:rPr>
        <w:t xml:space="preserve">      (xii) 52.222–36, Equal Opportunity for Workers with Disabilities (JUN 2020) (29 U.S.C. 793).</w:t>
      </w:r>
    </w:p>
    <w:p w14:paraId="53F433C9" w14:textId="77777777" w:rsidR="00FC2A89" w:rsidRPr="004523D5" w:rsidRDefault="00FC2A89" w:rsidP="00FC2A89">
      <w:pPr>
        <w:rPr>
          <w:rFonts w:cstheme="minorHAnsi"/>
          <w:szCs w:val="20"/>
        </w:rPr>
      </w:pPr>
      <w:r w:rsidRPr="004523D5">
        <w:rPr>
          <w:rFonts w:cstheme="minorHAnsi"/>
          <w:szCs w:val="20"/>
        </w:rPr>
        <w:t xml:space="preserve">      (xiii) 52.222–37, Employment Reports on Veterans (JUN 2020) (38 U.S.C. 4212).</w:t>
      </w:r>
    </w:p>
    <w:p w14:paraId="5A739117" w14:textId="77777777" w:rsidR="00FC2A89" w:rsidRPr="004523D5" w:rsidRDefault="00FC2A89" w:rsidP="00FC2A89">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1E920EDA" w14:textId="77777777" w:rsidR="00FC2A89" w:rsidRPr="004523D5" w:rsidRDefault="00FC2A89" w:rsidP="00FC2A89">
      <w:pPr>
        <w:rPr>
          <w:rFonts w:cstheme="minorHAnsi"/>
          <w:szCs w:val="20"/>
        </w:rPr>
      </w:pPr>
      <w:r w:rsidRPr="004523D5">
        <w:rPr>
          <w:rFonts w:cstheme="minorHAnsi"/>
          <w:szCs w:val="20"/>
        </w:rPr>
        <w:t xml:space="preserve">      (xv) 52.222-41, Service Contract Labor Standards (AUG 2018) (41 U.S.C. chapter 67).</w:t>
      </w:r>
    </w:p>
    <w:p w14:paraId="64507F75" w14:textId="77777777" w:rsidR="00FC2A89" w:rsidRPr="004523D5" w:rsidRDefault="00FC2A89" w:rsidP="00FC2A89">
      <w:pPr>
        <w:rPr>
          <w:rFonts w:cstheme="minorHAnsi"/>
          <w:szCs w:val="20"/>
        </w:rPr>
      </w:pPr>
      <w:r w:rsidRPr="004523D5">
        <w:rPr>
          <w:rFonts w:cstheme="minorHAnsi"/>
          <w:szCs w:val="20"/>
        </w:rPr>
        <w:t xml:space="preserve">      (xvi)(A) 52.222-50, Combating Trafficking in Persons (NOV 2021) (22 U.S.C. chapter 78 and E.O. 13627).</w:t>
      </w:r>
    </w:p>
    <w:p w14:paraId="7F36A988" w14:textId="77777777" w:rsidR="00FC2A89" w:rsidRPr="004523D5" w:rsidRDefault="00FC2A89" w:rsidP="00FC2A89">
      <w:pPr>
        <w:rPr>
          <w:rFonts w:cstheme="minorHAnsi"/>
          <w:szCs w:val="20"/>
        </w:rPr>
      </w:pPr>
      <w:r w:rsidRPr="004523D5">
        <w:rPr>
          <w:rFonts w:cstheme="minorHAnsi"/>
          <w:szCs w:val="20"/>
        </w:rPr>
        <w:t xml:space="preserve">        (B) Alternate I (MAR 2015) of 52.222-50 (22 U.S.C. chapter 78 and E.O. 13627).</w:t>
      </w:r>
    </w:p>
    <w:p w14:paraId="6F12B42C" w14:textId="77777777" w:rsidR="00FC2A89" w:rsidRPr="004523D5" w:rsidRDefault="00FC2A89" w:rsidP="00FC2A89">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3B97003C" w14:textId="77777777" w:rsidR="00FC2A89" w:rsidRPr="004523D5" w:rsidRDefault="00FC2A89" w:rsidP="00FC2A89">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2AF0C834" w14:textId="77777777" w:rsidR="00FC2A89" w:rsidRPr="004523D5" w:rsidRDefault="00FC2A89" w:rsidP="00FC2A89">
      <w:pPr>
        <w:rPr>
          <w:rFonts w:cstheme="minorHAnsi"/>
          <w:szCs w:val="20"/>
        </w:rPr>
      </w:pPr>
      <w:r w:rsidRPr="004523D5">
        <w:rPr>
          <w:rFonts w:cstheme="minorHAnsi"/>
          <w:szCs w:val="20"/>
        </w:rPr>
        <w:t xml:space="preserve">      (xix) 52.222-54, Employment Eligibility Verification (JAN 2025) (E.O. 12989).</w:t>
      </w:r>
    </w:p>
    <w:p w14:paraId="723D3486" w14:textId="77777777" w:rsidR="00FC2A89" w:rsidRPr="004523D5" w:rsidRDefault="00FC2A89" w:rsidP="00FC2A89">
      <w:pPr>
        <w:rPr>
          <w:rFonts w:cstheme="minorHAnsi"/>
          <w:szCs w:val="20"/>
        </w:rPr>
      </w:pPr>
      <w:r w:rsidRPr="004523D5">
        <w:rPr>
          <w:rFonts w:cstheme="minorHAnsi"/>
          <w:szCs w:val="20"/>
        </w:rPr>
        <w:t xml:space="preserve">      (xx) 52.222-55, Minimum Wages for Contractor Workers Under Executive Order 14026 (JAN 2022).</w:t>
      </w:r>
    </w:p>
    <w:p w14:paraId="3114FD61" w14:textId="77777777" w:rsidR="00FC2A89" w:rsidRPr="004523D5" w:rsidRDefault="00FC2A89" w:rsidP="00FC2A89">
      <w:pPr>
        <w:rPr>
          <w:rFonts w:cstheme="minorHAnsi"/>
          <w:szCs w:val="20"/>
        </w:rPr>
      </w:pPr>
      <w:r w:rsidRPr="004523D5">
        <w:rPr>
          <w:rFonts w:cstheme="minorHAnsi"/>
          <w:szCs w:val="20"/>
        </w:rPr>
        <w:t xml:space="preserve">      (xxi) 52.222-62 Paid Sick Leave Under Executive Order 13706 (JAN 2022) (E.O. 13706).</w:t>
      </w:r>
    </w:p>
    <w:p w14:paraId="0D494018" w14:textId="77777777" w:rsidR="00FC2A89" w:rsidRPr="004523D5" w:rsidRDefault="00FC2A89" w:rsidP="00FC2A89">
      <w:pPr>
        <w:rPr>
          <w:rFonts w:cstheme="minorHAnsi"/>
          <w:szCs w:val="20"/>
        </w:rPr>
      </w:pPr>
      <w:r w:rsidRPr="004523D5">
        <w:rPr>
          <w:rFonts w:cstheme="minorHAnsi"/>
          <w:szCs w:val="20"/>
        </w:rPr>
        <w:t xml:space="preserve">      (xxii)(A) 52.224-3, Privacy Training (JAN 2017) (5 U.S.C. 552a).</w:t>
      </w:r>
    </w:p>
    <w:p w14:paraId="4E2C81A1" w14:textId="77777777" w:rsidR="00FC2A89" w:rsidRPr="004523D5" w:rsidRDefault="00FC2A89" w:rsidP="00FC2A89">
      <w:pPr>
        <w:rPr>
          <w:rFonts w:cstheme="minorHAnsi"/>
          <w:szCs w:val="20"/>
        </w:rPr>
      </w:pPr>
      <w:r w:rsidRPr="004523D5">
        <w:rPr>
          <w:rFonts w:cstheme="minorHAnsi"/>
          <w:szCs w:val="20"/>
        </w:rPr>
        <w:t xml:space="preserve">        (B) Alternate I (JAN 2017) of 52.224-3.</w:t>
      </w:r>
    </w:p>
    <w:p w14:paraId="1C75DE13" w14:textId="77777777" w:rsidR="00FC2A89" w:rsidRPr="004523D5" w:rsidRDefault="00FC2A89" w:rsidP="00FC2A89">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70D5378C" w14:textId="77777777" w:rsidR="00FC2A89" w:rsidRPr="004523D5" w:rsidRDefault="00FC2A89" w:rsidP="00FC2A89">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3EC0DBFD" w14:textId="77777777" w:rsidR="00FC2A89" w:rsidRPr="004523D5" w:rsidRDefault="00FC2A89" w:rsidP="00FC2A89">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07C44292" w14:textId="77777777" w:rsidR="00FC2A89" w:rsidRPr="004523D5" w:rsidRDefault="00FC2A89" w:rsidP="00FC2A89">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0F3A7D5C" w14:textId="77777777" w:rsidR="00FC2A89" w:rsidRPr="004523D5" w:rsidRDefault="00FC2A89" w:rsidP="00FC2A89">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51E7ED3D" w14:textId="77777777" w:rsidR="00FC2A89" w:rsidRPr="004523D5" w:rsidRDefault="00FC2A89" w:rsidP="00FC2A89">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49852D8D" w14:textId="77777777" w:rsidR="00FC2A89" w:rsidRPr="004523D5" w:rsidRDefault="00FC2A89" w:rsidP="00FC2A89">
      <w:pPr>
        <w:jc w:val="center"/>
        <w:rPr>
          <w:rFonts w:cstheme="minorHAnsi"/>
          <w:szCs w:val="20"/>
        </w:rPr>
      </w:pPr>
      <w:r>
        <w:rPr>
          <w:rFonts w:cstheme="minorHAnsi"/>
          <w:szCs w:val="20"/>
        </w:rPr>
        <w:t>(End of Clause)</w:t>
      </w:r>
    </w:p>
    <w:p w14:paraId="7309709E" w14:textId="77777777" w:rsidR="00FC2A89" w:rsidRDefault="00FC2A89">
      <w:pPr>
        <w:pStyle w:val="Heading2"/>
      </w:pPr>
    </w:p>
    <w:p w14:paraId="65945FBE" w14:textId="28E84E1D" w:rsidR="004F2AF2" w:rsidRDefault="004F2AF2">
      <w:pPr>
        <w:pStyle w:val="Heading2"/>
      </w:pPr>
      <w:r>
        <w:t>C.1</w:t>
      </w:r>
      <w:r w:rsidR="00115559">
        <w:t>1</w:t>
      </w:r>
      <w:r>
        <w:t xml:space="preserve"> MANDATORY WRITTEN DISCLOSURES</w:t>
      </w:r>
      <w:bookmarkEnd w:id="40"/>
    </w:p>
    <w:p w14:paraId="65945FBF" w14:textId="77777777" w:rsidR="004F2AF2" w:rsidRPr="003C05E7" w:rsidRDefault="004F2AF2">
      <w:pPr>
        <w:rPr>
          <w:rFonts w:cstheme="minorHAnsi"/>
          <w:szCs w:val="20"/>
        </w:rPr>
        <w:sectPr w:rsidR="004F2AF2" w:rsidRPr="003C05E7">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1440" w:bottom="1080" w:left="1440" w:header="360" w:footer="360" w:gutter="0"/>
          <w:cols w:space="720"/>
        </w:sect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29" w:history="1">
        <w:r w:rsidRPr="003C05E7">
          <w:rPr>
            <w:rStyle w:val="Hyperlink"/>
            <w:rFonts w:cstheme="minorHAnsi"/>
            <w:szCs w:val="20"/>
          </w:rPr>
          <w:t>https://www.vaoig.gov/hotline/online-forms</w:t>
        </w:r>
      </w:hyperlink>
      <w:r w:rsidRPr="003C05E7">
        <w:rPr>
          <w:rFonts w:cstheme="minorHAnsi"/>
          <w:szCs w:val="20"/>
        </w:rPr>
        <w:t xml:space="preserve"> and clicking on "FAR clause 52.203-13 Reporting." If you experience difficulty accessing the website, call the Hotline at 1-800-488-8244 for further instructions.</w:t>
      </w:r>
    </w:p>
    <w:p w14:paraId="65945FC0" w14:textId="77777777" w:rsidR="004F2AF2" w:rsidRDefault="004F2AF2">
      <w:pPr>
        <w:pageBreakBefore/>
      </w:pPr>
    </w:p>
    <w:p w14:paraId="65945FC1" w14:textId="77777777" w:rsidR="004F2AF2" w:rsidRDefault="004F2AF2">
      <w:pPr>
        <w:pStyle w:val="Heading1"/>
      </w:pPr>
      <w:bookmarkStart w:id="41" w:name="_Toc201052598"/>
      <w:r>
        <w:t>SECTION D - CONTRACT DOCUMENTS, EXHIBITS, OR ATTACHMENTS</w:t>
      </w:r>
      <w:bookmarkEnd w:id="41"/>
    </w:p>
    <w:p w14:paraId="5138F31E" w14:textId="77777777" w:rsidR="00B71EC7" w:rsidRDefault="00B71EC7" w:rsidP="00B71EC7">
      <w:pPr>
        <w:pStyle w:val="ListParagraph"/>
        <w:numPr>
          <w:ilvl w:val="0"/>
          <w:numId w:val="15"/>
        </w:numPr>
        <w:tabs>
          <w:tab w:val="left" w:pos="1620"/>
        </w:tabs>
      </w:pPr>
      <w:bookmarkStart w:id="42" w:name="_Hlk161135671"/>
      <w:r>
        <w:t>Attachment A – VA 6500.6 Handbook - Appendix C</w:t>
      </w:r>
    </w:p>
    <w:p w14:paraId="10D39D1E" w14:textId="77777777" w:rsidR="00B71EC7" w:rsidRDefault="00B71EC7" w:rsidP="00B71EC7">
      <w:pPr>
        <w:pStyle w:val="ListParagraph"/>
        <w:numPr>
          <w:ilvl w:val="0"/>
          <w:numId w:val="15"/>
        </w:numPr>
        <w:tabs>
          <w:tab w:val="left" w:pos="1620"/>
        </w:tabs>
      </w:pPr>
      <w:r>
        <w:t>Attachment B – Five (5) Year Pricing Spreadsheet</w:t>
      </w:r>
    </w:p>
    <w:p w14:paraId="144E0719" w14:textId="4BDC0F4B" w:rsidR="00B71EC7" w:rsidRDefault="00B71EC7" w:rsidP="00B71EC7">
      <w:pPr>
        <w:pStyle w:val="ListParagraph"/>
        <w:numPr>
          <w:ilvl w:val="0"/>
          <w:numId w:val="15"/>
        </w:numPr>
        <w:tabs>
          <w:tab w:val="left" w:pos="1620"/>
        </w:tabs>
      </w:pPr>
      <w:r>
        <w:t>Attachment C – Business Associate Agreement (BAA) Template</w:t>
      </w:r>
    </w:p>
    <w:p w14:paraId="10730B33" w14:textId="3672BD15" w:rsidR="00B71EC7" w:rsidRDefault="00B71EC7" w:rsidP="00250BB8">
      <w:pPr>
        <w:pStyle w:val="ListParagraph"/>
        <w:numPr>
          <w:ilvl w:val="0"/>
          <w:numId w:val="15"/>
        </w:numPr>
        <w:tabs>
          <w:tab w:val="left" w:pos="1620"/>
        </w:tabs>
      </w:pPr>
      <w:r w:rsidRPr="00A87C1C">
        <w:t xml:space="preserve">Attachment </w:t>
      </w:r>
      <w:r>
        <w:t>D</w:t>
      </w:r>
      <w:r w:rsidRPr="00A87C1C">
        <w:t xml:space="preserve"> – </w:t>
      </w:r>
      <w:r w:rsidR="00250BB8">
        <w:t>Experience Worksheet</w:t>
      </w:r>
    </w:p>
    <w:p w14:paraId="39B296D5" w14:textId="2E468B6A" w:rsidR="00250BB8" w:rsidRDefault="003E066B" w:rsidP="009C764E">
      <w:pPr>
        <w:pStyle w:val="ListParagraph"/>
        <w:numPr>
          <w:ilvl w:val="0"/>
          <w:numId w:val="15"/>
        </w:numPr>
        <w:tabs>
          <w:tab w:val="left" w:pos="1620"/>
        </w:tabs>
      </w:pPr>
      <w:r>
        <w:t>Attachment E</w:t>
      </w:r>
      <w:r w:rsidR="00CA0F2C">
        <w:t xml:space="preserve"> </w:t>
      </w:r>
      <w:r w:rsidR="005A5D5F">
        <w:t>—</w:t>
      </w:r>
      <w:r w:rsidR="00250BB8" w:rsidRPr="00250BB8">
        <w:t xml:space="preserve"> </w:t>
      </w:r>
      <w:r w:rsidR="00250BB8">
        <w:t xml:space="preserve">Department of Labor Wage Determination – </w:t>
      </w:r>
      <w:r w:rsidR="008D2E80">
        <w:t xml:space="preserve">County of </w:t>
      </w:r>
      <w:r w:rsidR="001339C1">
        <w:t>Los Angeles</w:t>
      </w:r>
    </w:p>
    <w:p w14:paraId="3DBC69AB" w14:textId="635F1E46" w:rsidR="00221114" w:rsidRDefault="00221114" w:rsidP="00221114">
      <w:pPr>
        <w:pStyle w:val="ListParagraph"/>
        <w:numPr>
          <w:ilvl w:val="0"/>
          <w:numId w:val="15"/>
        </w:numPr>
        <w:tabs>
          <w:tab w:val="left" w:pos="1620"/>
        </w:tabs>
      </w:pPr>
      <w:r>
        <w:t xml:space="preserve">Attachment </w:t>
      </w:r>
      <w:r w:rsidR="00CA0F2C">
        <w:t xml:space="preserve">F </w:t>
      </w:r>
      <w:r>
        <w:t>—</w:t>
      </w:r>
      <w:r w:rsidRPr="00250BB8">
        <w:t xml:space="preserve"> </w:t>
      </w:r>
      <w:r>
        <w:t xml:space="preserve">Department of Labor Wage Determination – </w:t>
      </w:r>
      <w:r w:rsidR="00FB72BD">
        <w:t>San Bernadino County</w:t>
      </w:r>
    </w:p>
    <w:p w14:paraId="191CD2F7" w14:textId="5319492E" w:rsidR="003E066B" w:rsidRDefault="001339C1" w:rsidP="00B71EC7">
      <w:pPr>
        <w:pStyle w:val="ListParagraph"/>
        <w:numPr>
          <w:ilvl w:val="0"/>
          <w:numId w:val="15"/>
        </w:numPr>
        <w:tabs>
          <w:tab w:val="left" w:pos="1620"/>
        </w:tabs>
      </w:pPr>
      <w:r>
        <w:t xml:space="preserve">Attachment </w:t>
      </w:r>
      <w:r w:rsidR="00CA0F2C">
        <w:t xml:space="preserve">G </w:t>
      </w:r>
      <w:r>
        <w:t>—</w:t>
      </w:r>
      <w:r w:rsidRPr="00250BB8">
        <w:t xml:space="preserve"> </w:t>
      </w:r>
      <w:r>
        <w:t>Department of Labor Wage Determination –</w:t>
      </w:r>
      <w:r w:rsidR="001174D4">
        <w:t xml:space="preserve"> San Diego County</w:t>
      </w:r>
    </w:p>
    <w:p w14:paraId="0483E5B6" w14:textId="0C195D2E" w:rsidR="001339C1" w:rsidRDefault="001339C1" w:rsidP="00B71EC7">
      <w:pPr>
        <w:pStyle w:val="ListParagraph"/>
        <w:numPr>
          <w:ilvl w:val="0"/>
          <w:numId w:val="15"/>
        </w:numPr>
        <w:tabs>
          <w:tab w:val="left" w:pos="1620"/>
        </w:tabs>
      </w:pPr>
      <w:r>
        <w:t xml:space="preserve">Attachment </w:t>
      </w:r>
      <w:r w:rsidR="00CA0F2C">
        <w:t xml:space="preserve">H </w:t>
      </w:r>
      <w:r>
        <w:t>—</w:t>
      </w:r>
      <w:r w:rsidRPr="00250BB8">
        <w:t xml:space="preserve"> </w:t>
      </w:r>
      <w:r>
        <w:t>Department of Labor Wage Determination –</w:t>
      </w:r>
      <w:r w:rsidR="007A3F39">
        <w:t xml:space="preserve"> Pima County</w:t>
      </w:r>
    </w:p>
    <w:p w14:paraId="0C2D5108" w14:textId="44185DAA" w:rsidR="001339C1" w:rsidRDefault="001339C1" w:rsidP="00B71EC7">
      <w:pPr>
        <w:pStyle w:val="ListParagraph"/>
        <w:numPr>
          <w:ilvl w:val="0"/>
          <w:numId w:val="15"/>
        </w:numPr>
        <w:tabs>
          <w:tab w:val="left" w:pos="1620"/>
        </w:tabs>
      </w:pPr>
      <w:r>
        <w:t xml:space="preserve">Attachment </w:t>
      </w:r>
      <w:r w:rsidR="00CA0F2C">
        <w:t xml:space="preserve">I </w:t>
      </w:r>
      <w:r>
        <w:t>—</w:t>
      </w:r>
      <w:r w:rsidRPr="00250BB8">
        <w:t xml:space="preserve"> </w:t>
      </w:r>
      <w:r>
        <w:t>Department of Labor Wage Determination –</w:t>
      </w:r>
      <w:r w:rsidR="007A3F39">
        <w:t xml:space="preserve"> Maricopa County</w:t>
      </w:r>
    </w:p>
    <w:p w14:paraId="39297B21" w14:textId="75CE262F" w:rsidR="001339C1" w:rsidRDefault="001339C1" w:rsidP="00B71EC7">
      <w:pPr>
        <w:pStyle w:val="ListParagraph"/>
        <w:numPr>
          <w:ilvl w:val="0"/>
          <w:numId w:val="15"/>
        </w:numPr>
        <w:tabs>
          <w:tab w:val="left" w:pos="1620"/>
        </w:tabs>
      </w:pPr>
      <w:r>
        <w:t xml:space="preserve">Attachment </w:t>
      </w:r>
      <w:r w:rsidR="00CA0F2C">
        <w:t xml:space="preserve">J </w:t>
      </w:r>
      <w:r>
        <w:t>—</w:t>
      </w:r>
      <w:r w:rsidRPr="00250BB8">
        <w:t xml:space="preserve"> </w:t>
      </w:r>
      <w:r>
        <w:t>Department of Labor Wage Determination –</w:t>
      </w:r>
      <w:r w:rsidR="001F5D3F">
        <w:t xml:space="preserve"> Yavapai County </w:t>
      </w:r>
    </w:p>
    <w:p w14:paraId="1E2EE539" w14:textId="009BDAB4" w:rsidR="001339C1" w:rsidRDefault="001339C1" w:rsidP="00B71EC7">
      <w:pPr>
        <w:pStyle w:val="ListParagraph"/>
        <w:numPr>
          <w:ilvl w:val="0"/>
          <w:numId w:val="15"/>
        </w:numPr>
        <w:tabs>
          <w:tab w:val="left" w:pos="1620"/>
        </w:tabs>
      </w:pPr>
      <w:r>
        <w:t xml:space="preserve">Attachment </w:t>
      </w:r>
      <w:r w:rsidR="00CA0F2C">
        <w:t xml:space="preserve">K </w:t>
      </w:r>
      <w:r>
        <w:t>—</w:t>
      </w:r>
      <w:r w:rsidRPr="00250BB8">
        <w:t xml:space="preserve"> </w:t>
      </w:r>
      <w:r>
        <w:t>Department of Labor Wage Determination –</w:t>
      </w:r>
      <w:r w:rsidR="00901B40">
        <w:t xml:space="preserve"> Berna</w:t>
      </w:r>
      <w:r w:rsidR="00C37281">
        <w:t>lillo County</w:t>
      </w:r>
    </w:p>
    <w:bookmarkEnd w:id="42"/>
    <w:p w14:paraId="508D2107" w14:textId="77777777" w:rsidR="00B71EC7" w:rsidRPr="00B71EC7" w:rsidRDefault="00B71EC7" w:rsidP="00B71EC7"/>
    <w:p w14:paraId="65945FC2" w14:textId="77777777" w:rsidR="004F2AF2" w:rsidRDefault="004F2AF2">
      <w:pPr>
        <w:tabs>
          <w:tab w:val="left" w:pos="1620"/>
        </w:tabs>
        <w:sectPr w:rsidR="004F2AF2">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ab/>
      </w:r>
    </w:p>
    <w:p w14:paraId="65945FC3" w14:textId="77777777" w:rsidR="004F2AF2" w:rsidRDefault="004F2AF2">
      <w:pPr>
        <w:pageBreakBefore/>
      </w:pPr>
    </w:p>
    <w:p w14:paraId="65945FC4" w14:textId="77777777" w:rsidR="004F2AF2" w:rsidRDefault="004F2AF2">
      <w:pPr>
        <w:pStyle w:val="Heading1"/>
      </w:pPr>
      <w:bookmarkStart w:id="43" w:name="_Toc201052599"/>
      <w:r>
        <w:t>SECTION E - SOLICITATION PROVISIONS</w:t>
      </w:r>
      <w:bookmarkEnd w:id="43"/>
    </w:p>
    <w:p w14:paraId="6594602D" w14:textId="0827AAD8" w:rsidR="004F2AF2" w:rsidRDefault="004F2AF2">
      <w:pPr>
        <w:pStyle w:val="Heading2"/>
      </w:pPr>
      <w:bookmarkStart w:id="44" w:name="_Toc201052607"/>
      <w:r>
        <w:t>E.</w:t>
      </w:r>
      <w:r w:rsidR="00E30DB7">
        <w:t>1</w:t>
      </w:r>
      <w:r>
        <w:t xml:space="preserve">  52.212-1  INSTRUCTIONS TO OFFERORS—COMMERCIAL PRODUCTS AND COMMERCIAL SERVICES (SEP 2023)</w:t>
      </w:r>
      <w:bookmarkEnd w:id="44"/>
    </w:p>
    <w:p w14:paraId="6594602E" w14:textId="77777777" w:rsidR="004F2AF2" w:rsidRPr="00D149D7" w:rsidRDefault="004F2AF2" w:rsidP="00872B91">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6594602F" w14:textId="77777777" w:rsidR="004F2AF2" w:rsidRPr="00D149D7" w:rsidRDefault="004F2AF2" w:rsidP="00872B91">
      <w:r w:rsidRPr="00D149D7">
        <w:t xml:space="preserve">    (1) Is set aside for small business and has a value above the simplified acquisition threshold;</w:t>
      </w:r>
    </w:p>
    <w:p w14:paraId="65946030" w14:textId="77777777" w:rsidR="004F2AF2" w:rsidRPr="00D149D7" w:rsidRDefault="004F2AF2" w:rsidP="00872B91">
      <w:r w:rsidRPr="00D149D7">
        <w:t xml:space="preserve">    (2) Uses the HUBZone price evaluation preference regardless of dollar value, unless the offeror waives the price evaluation preference; or</w:t>
      </w:r>
    </w:p>
    <w:p w14:paraId="65946031" w14:textId="77777777" w:rsidR="004F2AF2" w:rsidRPr="00D149D7" w:rsidRDefault="004F2AF2" w:rsidP="00872B91">
      <w:r w:rsidRPr="00D149D7">
        <w:t xml:space="preserve">    (3) Is an 8(a), HUBZone, service-disabled veteran-owned, economically disadvantaged women-owned, or women-owned small business set-aside or sole-source award regardless of dollar value.</w:t>
      </w:r>
    </w:p>
    <w:p w14:paraId="65946032" w14:textId="77777777" w:rsidR="004F2AF2" w:rsidRPr="00D149D7" w:rsidRDefault="004F2AF2" w:rsidP="00872B91">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65946033" w14:textId="77777777" w:rsidR="004F2AF2" w:rsidRPr="00D149D7" w:rsidRDefault="004F2AF2" w:rsidP="00872B91">
      <w:r w:rsidRPr="00D149D7">
        <w:t xml:space="preserve">    (1) The solicitation number;</w:t>
      </w:r>
    </w:p>
    <w:p w14:paraId="65946034" w14:textId="77777777" w:rsidR="004F2AF2" w:rsidRPr="00D149D7" w:rsidRDefault="004F2AF2" w:rsidP="00872B91">
      <w:r w:rsidRPr="00D149D7">
        <w:t xml:space="preserve">    (2) The time specified in the solicitation for receipt of offers;</w:t>
      </w:r>
    </w:p>
    <w:p w14:paraId="65946035" w14:textId="77777777" w:rsidR="004F2AF2" w:rsidRPr="00D149D7" w:rsidRDefault="004F2AF2" w:rsidP="00872B91">
      <w:r w:rsidRPr="00D149D7">
        <w:t xml:space="preserve">    (3) The name, address, and telephone number of the offeror;</w:t>
      </w:r>
    </w:p>
    <w:p w14:paraId="65946036" w14:textId="77777777" w:rsidR="004F2AF2" w:rsidRPr="00D149D7" w:rsidRDefault="004F2AF2" w:rsidP="00872B91">
      <w:r w:rsidRPr="00D149D7">
        <w:t xml:space="preserve">    (4) A technical description of the items being offered in sufficient detail to evaluate compliance with the requirements in the solicitation. This may include product literature, or other documents, if necessary;</w:t>
      </w:r>
    </w:p>
    <w:p w14:paraId="65946037" w14:textId="77777777" w:rsidR="004F2AF2" w:rsidRPr="00D149D7" w:rsidRDefault="004F2AF2" w:rsidP="00872B91">
      <w:r w:rsidRPr="00D149D7">
        <w:t xml:space="preserve">    (5) Terms of any express warranty;</w:t>
      </w:r>
    </w:p>
    <w:p w14:paraId="65946038" w14:textId="77777777" w:rsidR="004F2AF2" w:rsidRPr="00D149D7" w:rsidRDefault="004F2AF2" w:rsidP="00872B91">
      <w:r w:rsidRPr="00D149D7">
        <w:t xml:space="preserve">    (6) Price and any discount terms;</w:t>
      </w:r>
    </w:p>
    <w:p w14:paraId="65946039" w14:textId="77777777" w:rsidR="004F2AF2" w:rsidRPr="00D149D7" w:rsidRDefault="004F2AF2" w:rsidP="00872B91">
      <w:r w:rsidRPr="00D149D7">
        <w:t xml:space="preserve">    (7) "Remit to" address, if different than mailing address;</w:t>
      </w:r>
    </w:p>
    <w:p w14:paraId="6594603A" w14:textId="77777777" w:rsidR="004F2AF2" w:rsidRPr="00D149D7" w:rsidRDefault="004F2AF2" w:rsidP="00872B91">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6594603B" w14:textId="77777777" w:rsidR="004F2AF2" w:rsidRPr="00D149D7" w:rsidRDefault="004F2AF2" w:rsidP="00872B91">
      <w:r w:rsidRPr="00D149D7">
        <w:t xml:space="preserve">    (9) Acknowledgment of Solicitation Amendments;</w:t>
      </w:r>
    </w:p>
    <w:p w14:paraId="6594603C" w14:textId="77777777" w:rsidR="004F2AF2" w:rsidRPr="00D149D7" w:rsidRDefault="004F2AF2" w:rsidP="00872B91">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6594603D" w14:textId="77777777" w:rsidR="004F2AF2" w:rsidRPr="00D149D7" w:rsidRDefault="004F2AF2" w:rsidP="00872B91">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6594603E" w14:textId="77777777" w:rsidR="004F2AF2" w:rsidRPr="00D149D7" w:rsidRDefault="004F2AF2" w:rsidP="00872B91">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6594603F" w14:textId="77777777" w:rsidR="004F2AF2" w:rsidRPr="00D149D7" w:rsidRDefault="004F2AF2" w:rsidP="00872B91">
      <w:r w:rsidRPr="00D149D7">
        <w:t xml:space="preserve">  (d) </w:t>
      </w:r>
      <w:r w:rsidRPr="00D149D7">
        <w:rPr>
          <w:i/>
        </w:rPr>
        <w:t>Product samples</w:t>
      </w:r>
      <w:r w:rsidRPr="00D149D7">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D149D7">
        <w:t>preaward</w:t>
      </w:r>
      <w:proofErr w:type="spellEnd"/>
      <w:r w:rsidRPr="00D149D7">
        <w:t xml:space="preserve"> testing.</w:t>
      </w:r>
    </w:p>
    <w:p w14:paraId="65946040" w14:textId="77777777" w:rsidR="004F2AF2" w:rsidRPr="00E87B7D" w:rsidRDefault="004F2AF2" w:rsidP="00872B91">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65946041" w14:textId="77777777" w:rsidR="004F2AF2" w:rsidRPr="00650CC1" w:rsidRDefault="004F2AF2" w:rsidP="00872B91">
      <w:r w:rsidRPr="00650CC1">
        <w:t xml:space="preserve">  (f) Late submissions, modifications, revisions, and withdrawals of offers.</w:t>
      </w:r>
    </w:p>
    <w:p w14:paraId="65946042" w14:textId="77777777" w:rsidR="004F2AF2" w:rsidRPr="00650CC1" w:rsidRDefault="004F2AF2" w:rsidP="00872B9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65946043" w14:textId="77777777" w:rsidR="004F2AF2" w:rsidRPr="00650CC1" w:rsidRDefault="004F2AF2" w:rsidP="00872B9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65946044" w14:textId="77777777" w:rsidR="004F2AF2" w:rsidRPr="00650CC1" w:rsidRDefault="004F2AF2" w:rsidP="00872B9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65946045" w14:textId="77777777" w:rsidR="004F2AF2" w:rsidRPr="00650CC1" w:rsidRDefault="004F2AF2" w:rsidP="00872B91">
      <w:r w:rsidRPr="00650CC1">
        <w:t xml:space="preserve">        (B) There is acceptable evidence to establish that it was received at the Government installation designated for receipt of offers and was under the Government's control prior to the time set for receipt of offers; or</w:t>
      </w:r>
    </w:p>
    <w:p w14:paraId="65946046" w14:textId="77777777" w:rsidR="004F2AF2" w:rsidRPr="00650CC1" w:rsidRDefault="004F2AF2" w:rsidP="00872B91">
      <w:r w:rsidRPr="00650CC1">
        <w:t xml:space="preserve">        (C) If this solicitation is a request for proposals, it was the only proposal received.</w:t>
      </w:r>
    </w:p>
    <w:p w14:paraId="65946047" w14:textId="77777777" w:rsidR="004F2AF2" w:rsidRPr="00650CC1" w:rsidRDefault="004F2AF2" w:rsidP="00872B91">
      <w:r w:rsidRPr="00650CC1">
        <w:t xml:space="preserve">      (ii) However, a late modification of an otherwise successful offer, that makes its terms more favorable to the Government, will be considered at any time it is received and may be accepted.</w:t>
      </w:r>
    </w:p>
    <w:p w14:paraId="65946048" w14:textId="77777777" w:rsidR="004F2AF2" w:rsidRPr="00650CC1" w:rsidRDefault="004F2AF2" w:rsidP="00872B9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65946049" w14:textId="77777777" w:rsidR="004F2AF2" w:rsidRPr="00650CC1" w:rsidRDefault="004F2AF2" w:rsidP="00872B9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6594604A" w14:textId="77777777" w:rsidR="004F2AF2" w:rsidRPr="00650CC1" w:rsidRDefault="004F2AF2" w:rsidP="00872B9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6594604B" w14:textId="77777777" w:rsidR="004F2AF2" w:rsidRPr="00650CC1" w:rsidRDefault="004F2AF2" w:rsidP="00872B9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6594604C" w14:textId="77777777" w:rsidR="004F2AF2" w:rsidRPr="00650CC1" w:rsidRDefault="004F2AF2" w:rsidP="00872B9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6594604D" w14:textId="77777777" w:rsidR="004F2AF2" w:rsidRPr="00650CC1" w:rsidRDefault="004F2AF2" w:rsidP="00872B91">
      <w:r w:rsidRPr="00650CC1">
        <w:t xml:space="preserve">  (i) Availability of requirements documents cited in the solicitation.</w:t>
      </w:r>
    </w:p>
    <w:p w14:paraId="6594604E" w14:textId="77777777" w:rsidR="004F2AF2" w:rsidRDefault="004F2AF2" w:rsidP="00872B9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6" w:history="1">
        <w:r w:rsidRPr="00A47D9F">
          <w:rPr>
            <w:rStyle w:val="Hyperlink"/>
            <w:i/>
            <w:iCs/>
          </w:rPr>
          <w:t>https://assist.dla.mil</w:t>
        </w:r>
      </w:hyperlink>
      <w:r>
        <w:t>.</w:t>
      </w:r>
    </w:p>
    <w:p w14:paraId="6594604F" w14:textId="77777777" w:rsidR="004F2AF2" w:rsidRPr="00650CC1" w:rsidRDefault="004F2AF2" w:rsidP="00872B9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65946050" w14:textId="77777777" w:rsidR="004F2AF2" w:rsidRPr="00650CC1" w:rsidRDefault="004F2AF2" w:rsidP="00872B91">
      <w:r w:rsidRPr="00650CC1">
        <w:t xml:space="preserve">    (2) Most unclassified Defense specifications and standards may be downloaded from the ASSIST website</w:t>
      </w:r>
      <w:r>
        <w:t xml:space="preserve"> at </w:t>
      </w:r>
      <w:hyperlink r:id="rId37" w:history="1">
        <w:r w:rsidRPr="00A47D9F">
          <w:rPr>
            <w:rStyle w:val="Hyperlink"/>
            <w:i/>
            <w:iCs/>
          </w:rPr>
          <w:t>https://assist.dla.mil</w:t>
        </w:r>
      </w:hyperlink>
      <w:r>
        <w:t>.</w:t>
      </w:r>
    </w:p>
    <w:p w14:paraId="65946051" w14:textId="77777777" w:rsidR="004F2AF2" w:rsidRPr="00650CC1" w:rsidRDefault="004F2AF2" w:rsidP="00872B9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65946052" w14:textId="77777777" w:rsidR="004F2AF2" w:rsidRPr="00650CC1" w:rsidRDefault="004F2AF2" w:rsidP="00872B91">
      <w:r w:rsidRPr="00650CC1">
        <w:t xml:space="preserve">      (i) Using the ASSIST </w:t>
      </w:r>
      <w:r>
        <w:t>feedback module</w:t>
      </w:r>
      <w:r w:rsidRPr="00650CC1">
        <w:t xml:space="preserve"> (</w:t>
      </w:r>
      <w:hyperlink r:id="rId38" w:history="1">
        <w:r w:rsidRPr="00A47D9F">
          <w:rPr>
            <w:rStyle w:val="Hyperlink"/>
            <w:i/>
            <w:iCs/>
          </w:rPr>
          <w:t>https://assist.dla.mil/feedback</w:t>
        </w:r>
      </w:hyperlink>
      <w:r w:rsidRPr="00650CC1">
        <w:t>);</w:t>
      </w:r>
      <w:r>
        <w:t xml:space="preserve"> or</w:t>
      </w:r>
    </w:p>
    <w:p w14:paraId="65946053" w14:textId="77777777" w:rsidR="004F2AF2" w:rsidRPr="00650CC1" w:rsidRDefault="004F2AF2" w:rsidP="00872B91">
      <w:r w:rsidRPr="00650CC1">
        <w:t xml:space="preserve">      (ii) </w:t>
      </w:r>
      <w:r>
        <w:t xml:space="preserve">Contacting the Defense Standardization Program Office by telephone at 571-767-6688 or email at </w:t>
      </w:r>
      <w:r w:rsidRPr="0064407B">
        <w:rPr>
          <w:i/>
          <w:iCs/>
        </w:rPr>
        <w:t>assisthelp@dla.mil</w:t>
      </w:r>
      <w:r>
        <w:t>.</w:t>
      </w:r>
    </w:p>
    <w:p w14:paraId="65946054" w14:textId="77777777" w:rsidR="004F2AF2" w:rsidRPr="00650CC1" w:rsidRDefault="004F2AF2" w:rsidP="00872B91">
      <w:r w:rsidRPr="00650CC1">
        <w:t xml:space="preserve">    (4) Nongovernment (voluntary) standards must be obtained from the organization responsible for their preparation, publication, or maintenance.</w:t>
      </w:r>
    </w:p>
    <w:p w14:paraId="65946055" w14:textId="77777777" w:rsidR="004F2AF2" w:rsidRPr="00C12578" w:rsidRDefault="004F2AF2" w:rsidP="00872B91">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9"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0" w:history="1">
        <w:r w:rsidRPr="00A47D9F">
          <w:rPr>
            <w:rStyle w:val="Hyperlink"/>
            <w:i/>
            <w:iCs/>
          </w:rPr>
          <w:t>www.sam.gov</w:t>
        </w:r>
      </w:hyperlink>
      <w:r w:rsidRPr="00C12578">
        <w:t xml:space="preserve"> for establishing the unique</w:t>
      </w:r>
      <w:r>
        <w:t xml:space="preserve"> </w:t>
      </w:r>
      <w:r w:rsidRPr="00C12578">
        <w:t>entity identifier.</w:t>
      </w:r>
    </w:p>
    <w:p w14:paraId="65946056" w14:textId="77777777" w:rsidR="004F2AF2" w:rsidRPr="00D303CF" w:rsidRDefault="004F2AF2" w:rsidP="00872B91">
      <w:r w:rsidRPr="00650CC1">
        <w:t xml:space="preserve">  (k) </w:t>
      </w:r>
      <w:r>
        <w:t>[Reserved]</w:t>
      </w:r>
    </w:p>
    <w:p w14:paraId="65946057" w14:textId="77777777" w:rsidR="004F2AF2" w:rsidRPr="00650CC1" w:rsidRDefault="004F2AF2" w:rsidP="00872B91">
      <w:r w:rsidRPr="00650CC1">
        <w:t xml:space="preserve">  (l) </w:t>
      </w:r>
      <w:r w:rsidRPr="00650CC1">
        <w:rPr>
          <w:i/>
        </w:rPr>
        <w:t>Debriefing</w:t>
      </w:r>
      <w:r w:rsidRPr="00650CC1">
        <w:t>. If a post-award debriefing is given to requesting offerors, the Government shall disclose the following information, if applicable:</w:t>
      </w:r>
    </w:p>
    <w:p w14:paraId="65946058" w14:textId="77777777" w:rsidR="004F2AF2" w:rsidRPr="00650CC1" w:rsidRDefault="004F2AF2" w:rsidP="00872B91">
      <w:r w:rsidRPr="00650CC1">
        <w:t xml:space="preserve">    (1) The agency's evaluation of the significant weak or deficient factors in the debriefed offeror's offer.</w:t>
      </w:r>
    </w:p>
    <w:p w14:paraId="65946059" w14:textId="77777777" w:rsidR="004F2AF2" w:rsidRPr="00650CC1" w:rsidRDefault="004F2AF2" w:rsidP="00872B91">
      <w:r w:rsidRPr="00650CC1">
        <w:t xml:space="preserve">    (2) The overall evaluated cost or price and technical rating of the successful and the debriefed offeror and past performance information on the debriefed offeror.</w:t>
      </w:r>
    </w:p>
    <w:p w14:paraId="6594605A" w14:textId="77777777" w:rsidR="004F2AF2" w:rsidRPr="00650CC1" w:rsidRDefault="004F2AF2" w:rsidP="00872B91">
      <w:r w:rsidRPr="00650CC1">
        <w:t xml:space="preserve">    (3) The overall ranking of all offerors, when any ranking was developed by the agency during source selection.</w:t>
      </w:r>
    </w:p>
    <w:p w14:paraId="6594605B" w14:textId="77777777" w:rsidR="004F2AF2" w:rsidRPr="00650CC1" w:rsidRDefault="004F2AF2" w:rsidP="00872B91">
      <w:r w:rsidRPr="00650CC1">
        <w:t xml:space="preserve">    (4) A summary of the rationale for award;</w:t>
      </w:r>
    </w:p>
    <w:p w14:paraId="6594605C" w14:textId="77777777" w:rsidR="004F2AF2" w:rsidRPr="00650CC1" w:rsidRDefault="004F2AF2" w:rsidP="00872B9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6594605D" w14:textId="77777777" w:rsidR="004F2AF2" w:rsidRPr="00650CC1" w:rsidRDefault="004F2AF2" w:rsidP="00872B9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6594605E" w14:textId="77777777" w:rsidR="004F2AF2" w:rsidRDefault="004F2AF2" w:rsidP="00872B91">
      <w:pPr>
        <w:jc w:val="center"/>
      </w:pPr>
      <w:r>
        <w:t>(End of Provision)</w:t>
      </w:r>
    </w:p>
    <w:p w14:paraId="6594605F" w14:textId="745EC322" w:rsidR="004F2AF2" w:rsidRPr="0008524A" w:rsidRDefault="0030190D">
      <w:pPr>
        <w:rPr>
          <w:b/>
          <w:bCs/>
          <w:color w:val="4F81BD" w:themeColor="accent1"/>
        </w:rPr>
      </w:pPr>
      <w:r w:rsidRPr="0030190D">
        <w:rPr>
          <w:b/>
          <w:bCs/>
          <w:color w:val="4F81BD" w:themeColor="accent1"/>
        </w:rPr>
        <w:t>E.</w:t>
      </w:r>
      <w:r w:rsidR="00CE5341">
        <w:rPr>
          <w:b/>
          <w:bCs/>
          <w:color w:val="4F81BD" w:themeColor="accent1"/>
        </w:rPr>
        <w:t>2</w:t>
      </w:r>
      <w:r w:rsidRPr="0030190D">
        <w:rPr>
          <w:color w:val="4F81BD" w:themeColor="accent1"/>
        </w:rPr>
        <w:t xml:space="preserve"> </w:t>
      </w:r>
      <w:r w:rsidRPr="0030190D">
        <w:rPr>
          <w:b/>
          <w:bCs/>
          <w:color w:val="4F81BD" w:themeColor="accent1"/>
        </w:rPr>
        <w:t>ADDENDUM</w:t>
      </w:r>
      <w:r w:rsidR="004F2AF2" w:rsidRPr="0030190D">
        <w:rPr>
          <w:b/>
          <w:bCs/>
          <w:color w:val="4F81BD" w:themeColor="accent1"/>
        </w:rPr>
        <w:t xml:space="preserve"> to</w:t>
      </w:r>
      <w:r w:rsidR="004F2AF2" w:rsidRPr="0008524A">
        <w:rPr>
          <w:b/>
          <w:bCs/>
          <w:color w:val="4F81BD" w:themeColor="accent1"/>
        </w:rPr>
        <w:t xml:space="preserve"> FAR 52.212-1 INSTRUCTIONS TO OFFERORS—COMMERCIAL PRODUCTS AND COMMERCIAL SERVICES</w:t>
      </w:r>
    </w:p>
    <w:p w14:paraId="65946060" w14:textId="77777777" w:rsidR="004F2AF2" w:rsidRDefault="004F2AF2">
      <w:r>
        <w:t xml:space="preserve">  Provisions that are incorporated by reference (by Citation Number, Title, and Date), have the same force and effect as if they were given in full text. Upon request, the Contracting Officer will make their full text available.</w:t>
      </w:r>
    </w:p>
    <w:p w14:paraId="65946061" w14:textId="77777777" w:rsidR="004F2AF2" w:rsidRDefault="004F2AF2">
      <w:r>
        <w:t xml:space="preserve">  The following provisions are incorporated into 52.212-1 as an addendum to this solicitation:</w:t>
      </w:r>
    </w:p>
    <w:p w14:paraId="6BB84E2A" w14:textId="4A5F7FB2" w:rsidR="002C69EC" w:rsidRPr="0014257A" w:rsidRDefault="00EC6B93" w:rsidP="002C69EC">
      <w:pPr>
        <w:numPr>
          <w:ilvl w:val="1"/>
          <w:numId w:val="16"/>
        </w:numPr>
      </w:pPr>
      <w:r>
        <w:rPr>
          <w:b/>
          <w:bCs/>
        </w:rPr>
        <w:t>A</w:t>
      </w:r>
      <w:r w:rsidR="002C69EC" w:rsidRPr="0014257A">
        <w:rPr>
          <w:b/>
          <w:bCs/>
        </w:rPr>
        <w:t>. INSTRUCTIONS FOR PROPOSAL SUBMISSIONS</w:t>
      </w:r>
    </w:p>
    <w:p w14:paraId="189B8451" w14:textId="5B5CA260" w:rsidR="002C69EC" w:rsidRPr="0014257A" w:rsidRDefault="00976B70" w:rsidP="002C69EC">
      <w:pPr>
        <w:numPr>
          <w:ilvl w:val="1"/>
          <w:numId w:val="16"/>
        </w:numPr>
      </w:pPr>
      <w:r>
        <w:t>(1)</w:t>
      </w:r>
      <w:r w:rsidR="002C69EC" w:rsidRPr="0014257A">
        <w:t xml:space="preserve"> Period of Acceptance of Offers. The Offeror agrees to hold prices in its offer firm for a period of </w:t>
      </w:r>
      <w:r w:rsidR="0008524A" w:rsidRPr="001509B0">
        <w:t>one hundred</w:t>
      </w:r>
      <w:r w:rsidR="002C69EC">
        <w:t xml:space="preserve"> </w:t>
      </w:r>
      <w:r w:rsidR="002C69EC" w:rsidRPr="001509B0">
        <w:t>twenty (120) calendar days</w:t>
      </w:r>
      <w:r w:rsidR="002C69EC" w:rsidRPr="0014257A">
        <w:t xml:space="preserve"> from the date specified for the receipt of offers.</w:t>
      </w:r>
      <w:r w:rsidR="0008524A">
        <w:t xml:space="preserve">  The offeror shall date and sign the SF1449 in blocks 30 a, b, and c agreeing to all terms and conditions of this solicitation and the resulting contract. </w:t>
      </w:r>
      <w:r w:rsidR="002C69EC" w:rsidRPr="0014257A">
        <w:t xml:space="preserve"> </w:t>
      </w:r>
    </w:p>
    <w:p w14:paraId="212FD000" w14:textId="0A35A1B9" w:rsidR="002C69EC" w:rsidRPr="00625E07" w:rsidRDefault="00976B70" w:rsidP="002C69EC">
      <w:pPr>
        <w:numPr>
          <w:ilvl w:val="1"/>
          <w:numId w:val="16"/>
        </w:numPr>
      </w:pPr>
      <w:r w:rsidRPr="00625E07">
        <w:rPr>
          <w:b/>
          <w:bCs/>
        </w:rPr>
        <w:t>(2)</w:t>
      </w:r>
      <w:r w:rsidR="002C69EC" w:rsidRPr="00625E07">
        <w:rPr>
          <w:b/>
          <w:bCs/>
        </w:rPr>
        <w:t xml:space="preserve"> Submitting your proposal: </w:t>
      </w:r>
      <w:r w:rsidR="002C69EC" w:rsidRPr="00625E07">
        <w:t xml:space="preserve">Proposals are </w:t>
      </w:r>
      <w:r w:rsidR="002C69EC" w:rsidRPr="00625E07">
        <w:rPr>
          <w:b/>
          <w:bCs/>
        </w:rPr>
        <w:t>due on</w:t>
      </w:r>
      <w:r w:rsidR="002C69EC" w:rsidRPr="00625E07">
        <w:t xml:space="preserve"> </w:t>
      </w:r>
      <w:r w:rsidR="00F614B3" w:rsidRPr="00625E07">
        <w:rPr>
          <w:b/>
          <w:bCs/>
        </w:rPr>
        <w:t>February</w:t>
      </w:r>
      <w:r w:rsidR="00797D95" w:rsidRPr="00625E07">
        <w:t xml:space="preserve"> </w:t>
      </w:r>
      <w:r w:rsidR="00F614B3" w:rsidRPr="00625E07">
        <w:rPr>
          <w:b/>
          <w:bCs/>
        </w:rPr>
        <w:t>9</w:t>
      </w:r>
      <w:r w:rsidR="009D3AB6" w:rsidRPr="00625E07">
        <w:rPr>
          <w:b/>
          <w:bCs/>
        </w:rPr>
        <w:t>, 202</w:t>
      </w:r>
      <w:r w:rsidR="00797D95" w:rsidRPr="00625E07">
        <w:rPr>
          <w:b/>
          <w:bCs/>
        </w:rPr>
        <w:t>6</w:t>
      </w:r>
      <w:r w:rsidR="002C69EC" w:rsidRPr="00625E07">
        <w:rPr>
          <w:b/>
          <w:bCs/>
        </w:rPr>
        <w:t xml:space="preserve"> at 12:00 PM PST </w:t>
      </w:r>
      <w:r w:rsidR="002C69EC" w:rsidRPr="00625E07">
        <w:t xml:space="preserve">Submit your company’s proposal by responding to this RFP via </w:t>
      </w:r>
      <w:r w:rsidR="002C69EC" w:rsidRPr="00625E07">
        <w:rPr>
          <w:b/>
          <w:bCs/>
        </w:rPr>
        <w:t xml:space="preserve">email only </w:t>
      </w:r>
      <w:r w:rsidR="002C69EC" w:rsidRPr="00625E07">
        <w:t>to</w:t>
      </w:r>
      <w:r w:rsidR="00ED137A" w:rsidRPr="00625E07">
        <w:t xml:space="preserve"> Contracting Officer at </w:t>
      </w:r>
      <w:hyperlink r:id="rId41" w:history="1">
        <w:r w:rsidR="00ED137A" w:rsidRPr="00625E07">
          <w:rPr>
            <w:rStyle w:val="Hyperlink"/>
            <w:rFonts w:asciiTheme="minorHAnsi" w:hAnsiTheme="minorHAnsi" w:cstheme="minorBidi"/>
          </w:rPr>
          <w:t>Kevin.Ceponis@va.gov</w:t>
        </w:r>
      </w:hyperlink>
      <w:r w:rsidR="00ED137A" w:rsidRPr="00625E07">
        <w:t xml:space="preserve"> </w:t>
      </w:r>
      <w:r w:rsidR="00D019DD" w:rsidRPr="00625E07">
        <w:t xml:space="preserve">and Contracting Specialist </w:t>
      </w:r>
      <w:r w:rsidR="002C69EC" w:rsidRPr="00625E07">
        <w:t xml:space="preserve">Rebecca Gaba at </w:t>
      </w:r>
      <w:hyperlink r:id="rId42" w:history="1">
        <w:r w:rsidR="002C69EC" w:rsidRPr="00625E07">
          <w:rPr>
            <w:rStyle w:val="Hyperlink"/>
          </w:rPr>
          <w:t>Rebecca.Gaba@va.gov</w:t>
        </w:r>
      </w:hyperlink>
      <w:r w:rsidR="002C69EC" w:rsidRPr="00625E07">
        <w:t>.  All proposals/attachments in response to this RFP shall be in Adobe Acrobat, Microsoft Office Word and Excel Formats.</w:t>
      </w:r>
      <w:r w:rsidR="0008524A" w:rsidRPr="00625E07">
        <w:t xml:space="preserve">  Subject line of Offeror’s </w:t>
      </w:r>
      <w:r w:rsidR="000851F3" w:rsidRPr="00625E07">
        <w:t>submission shall</w:t>
      </w:r>
      <w:r w:rsidR="0008524A" w:rsidRPr="00625E07">
        <w:t xml:space="preserve"> read as follows: 36C26226R0001 _ Offeror/Company name.</w:t>
      </w:r>
      <w:r w:rsidR="0008524A" w:rsidRPr="00625E07">
        <w:rPr>
          <w:b/>
          <w:bCs/>
        </w:rPr>
        <w:t xml:space="preserve"> </w:t>
      </w:r>
      <w:r w:rsidR="0008524A" w:rsidRPr="00625E07">
        <w:t xml:space="preserve">  </w:t>
      </w:r>
      <w:r w:rsidR="002C69EC" w:rsidRPr="00625E07">
        <w:t xml:space="preserve"> </w:t>
      </w:r>
      <w:r w:rsidR="002C69EC" w:rsidRPr="00625E07">
        <w:rPr>
          <w:b/>
          <w:bCs/>
        </w:rPr>
        <w:t>It is the offeror’s responsibility to confirm that all required documents are included and received by the solicitation due date.</w:t>
      </w:r>
      <w:r w:rsidR="0008524A" w:rsidRPr="00625E07">
        <w:rPr>
          <w:b/>
          <w:bCs/>
        </w:rPr>
        <w:t xml:space="preserve">  </w:t>
      </w:r>
    </w:p>
    <w:p w14:paraId="424B48CC" w14:textId="7D83AF0D" w:rsidR="002C69EC" w:rsidRPr="00625E07" w:rsidRDefault="00976B70" w:rsidP="002C69EC">
      <w:pPr>
        <w:numPr>
          <w:ilvl w:val="0"/>
          <w:numId w:val="17"/>
        </w:numPr>
      </w:pPr>
      <w:r w:rsidRPr="00625E07">
        <w:rPr>
          <w:b/>
          <w:bCs/>
        </w:rPr>
        <w:t>(3)</w:t>
      </w:r>
      <w:r w:rsidR="002C69EC" w:rsidRPr="00625E07">
        <w:t xml:space="preserve"> </w:t>
      </w:r>
      <w:r w:rsidR="002C69EC" w:rsidRPr="00625E07">
        <w:rPr>
          <w:b/>
          <w:bCs/>
        </w:rPr>
        <w:t xml:space="preserve">Inquiry or questions: </w:t>
      </w:r>
      <w:r w:rsidR="002C69EC" w:rsidRPr="00625E07">
        <w:t xml:space="preserve">All questions must be submitted and received by </w:t>
      </w:r>
      <w:r w:rsidR="006E693A" w:rsidRPr="00C017E4">
        <w:rPr>
          <w:b/>
          <w:bCs/>
        </w:rPr>
        <w:t>12</w:t>
      </w:r>
      <w:r w:rsidR="002C69EC" w:rsidRPr="00C017E4">
        <w:rPr>
          <w:b/>
          <w:bCs/>
        </w:rPr>
        <w:t xml:space="preserve">:00 </w:t>
      </w:r>
      <w:r w:rsidR="006E693A" w:rsidRPr="00C017E4">
        <w:rPr>
          <w:b/>
          <w:bCs/>
        </w:rPr>
        <w:t>P</w:t>
      </w:r>
      <w:r w:rsidR="002C69EC" w:rsidRPr="00C017E4">
        <w:rPr>
          <w:b/>
          <w:bCs/>
        </w:rPr>
        <w:t xml:space="preserve">M </w:t>
      </w:r>
      <w:r w:rsidR="002C69EC" w:rsidRPr="00625E07">
        <w:rPr>
          <w:b/>
          <w:bCs/>
        </w:rPr>
        <w:t>P</w:t>
      </w:r>
      <w:r w:rsidR="00A5697B" w:rsidRPr="00625E07">
        <w:rPr>
          <w:b/>
          <w:bCs/>
        </w:rPr>
        <w:t>S</w:t>
      </w:r>
      <w:r w:rsidR="002C69EC" w:rsidRPr="00625E07">
        <w:rPr>
          <w:b/>
          <w:bCs/>
        </w:rPr>
        <w:t xml:space="preserve">T on </w:t>
      </w:r>
      <w:r w:rsidR="00774DF9" w:rsidRPr="00625E07">
        <w:rPr>
          <w:b/>
          <w:bCs/>
        </w:rPr>
        <w:t>Friday</w:t>
      </w:r>
      <w:r w:rsidR="006C08EF" w:rsidRPr="00625E07">
        <w:rPr>
          <w:b/>
          <w:bCs/>
        </w:rPr>
        <w:t xml:space="preserve">, </w:t>
      </w:r>
      <w:r w:rsidR="00774DF9" w:rsidRPr="00625E07">
        <w:rPr>
          <w:b/>
          <w:bCs/>
        </w:rPr>
        <w:t>January</w:t>
      </w:r>
      <w:r w:rsidR="00882B9F" w:rsidRPr="00625E07">
        <w:rPr>
          <w:b/>
          <w:bCs/>
        </w:rPr>
        <w:t xml:space="preserve"> </w:t>
      </w:r>
      <w:r w:rsidR="00B869D2" w:rsidRPr="00625E07">
        <w:rPr>
          <w:b/>
          <w:bCs/>
        </w:rPr>
        <w:t>16</w:t>
      </w:r>
      <w:r w:rsidR="00882B9F" w:rsidRPr="00625E07">
        <w:rPr>
          <w:b/>
          <w:bCs/>
        </w:rPr>
        <w:t>, 202</w:t>
      </w:r>
      <w:r w:rsidR="00B869D2" w:rsidRPr="00625E07">
        <w:rPr>
          <w:b/>
          <w:bCs/>
        </w:rPr>
        <w:t>6</w:t>
      </w:r>
      <w:r w:rsidR="002C69EC" w:rsidRPr="00625E07">
        <w:rPr>
          <w:b/>
          <w:bCs/>
        </w:rPr>
        <w:t xml:space="preserve"> </w:t>
      </w:r>
      <w:r w:rsidR="002C69EC" w:rsidRPr="00625E07">
        <w:t xml:space="preserve">via email at </w:t>
      </w:r>
      <w:hyperlink r:id="rId43" w:history="1">
        <w:r w:rsidR="002C69EC" w:rsidRPr="00625E07">
          <w:rPr>
            <w:rStyle w:val="Hyperlink"/>
          </w:rPr>
          <w:t>Rebecca.Gaba@va.gov</w:t>
        </w:r>
      </w:hyperlink>
      <w:r w:rsidR="002C69EC" w:rsidRPr="00625E07">
        <w:t xml:space="preserve">.  Telephone inquiries will </w:t>
      </w:r>
      <w:r w:rsidR="002C69EC" w:rsidRPr="00625E07">
        <w:rPr>
          <w:b/>
          <w:bCs/>
        </w:rPr>
        <w:t xml:space="preserve">not </w:t>
      </w:r>
      <w:r w:rsidR="002C69EC" w:rsidRPr="00625E07">
        <w:t xml:space="preserve">be accepted. An amendment will be posted to answer questions on/about </w:t>
      </w:r>
      <w:r w:rsidR="002C69EC" w:rsidRPr="00625E07">
        <w:rPr>
          <w:b/>
          <w:bCs/>
        </w:rPr>
        <w:t>T</w:t>
      </w:r>
      <w:r w:rsidR="006C08EF" w:rsidRPr="00625E07">
        <w:rPr>
          <w:b/>
          <w:bCs/>
        </w:rPr>
        <w:t>uesday</w:t>
      </w:r>
      <w:r w:rsidR="002C69EC" w:rsidRPr="00625E07">
        <w:rPr>
          <w:b/>
          <w:bCs/>
        </w:rPr>
        <w:t xml:space="preserve">, </w:t>
      </w:r>
      <w:r w:rsidR="008A15A0" w:rsidRPr="00625E07">
        <w:rPr>
          <w:b/>
          <w:bCs/>
        </w:rPr>
        <w:t xml:space="preserve">January </w:t>
      </w:r>
      <w:r w:rsidR="00882B9F" w:rsidRPr="00625E07">
        <w:rPr>
          <w:b/>
          <w:bCs/>
        </w:rPr>
        <w:t>2</w:t>
      </w:r>
      <w:r w:rsidR="008A15A0" w:rsidRPr="00625E07">
        <w:rPr>
          <w:b/>
          <w:bCs/>
        </w:rPr>
        <w:t>0</w:t>
      </w:r>
      <w:r w:rsidR="00882B9F" w:rsidRPr="00625E07">
        <w:rPr>
          <w:b/>
          <w:bCs/>
        </w:rPr>
        <w:t>, 202</w:t>
      </w:r>
      <w:r w:rsidR="008A15A0" w:rsidRPr="00625E07">
        <w:rPr>
          <w:b/>
          <w:bCs/>
        </w:rPr>
        <w:t>6</w:t>
      </w:r>
      <w:r w:rsidR="002C69EC" w:rsidRPr="00625E07">
        <w:rPr>
          <w:b/>
          <w:bCs/>
        </w:rPr>
        <w:t xml:space="preserve">. </w:t>
      </w:r>
    </w:p>
    <w:p w14:paraId="5D3487CF" w14:textId="32D1A011" w:rsidR="002C69EC" w:rsidRPr="00763F27" w:rsidRDefault="00976B70" w:rsidP="002C69EC">
      <w:r>
        <w:rPr>
          <w:b/>
          <w:bCs/>
        </w:rPr>
        <w:t>(4)</w:t>
      </w:r>
      <w:r w:rsidR="002C69EC" w:rsidRPr="00763F27">
        <w:rPr>
          <w:b/>
          <w:bCs/>
        </w:rPr>
        <w:t xml:space="preserve"> OFFERORS SHALL COMPLETE AND PROVIDE THE FOLLOWING INFORMATION/DOCUMENTATION: </w:t>
      </w:r>
      <w:r w:rsidR="002C69EC" w:rsidRPr="00763F27">
        <w:t>The following sub-sections are the requirements to be submitted by the offeror.</w:t>
      </w:r>
    </w:p>
    <w:p w14:paraId="434AF7E6" w14:textId="407AB067" w:rsidR="002C69EC" w:rsidRPr="00763F27" w:rsidRDefault="00AA03E6" w:rsidP="002C69EC">
      <w:pPr>
        <w:spacing w:after="0" w:line="240" w:lineRule="auto"/>
      </w:pPr>
      <w:r>
        <w:t>(</w:t>
      </w:r>
      <w:r w:rsidR="00976B70">
        <w:t>a</w:t>
      </w:r>
      <w:r>
        <w:t>)</w:t>
      </w:r>
      <w:r w:rsidR="002C69EC" w:rsidRPr="00763F27">
        <w:t xml:space="preserve"> Offeror</w:t>
      </w:r>
      <w:r w:rsidR="002C69EC">
        <w:t>s</w:t>
      </w:r>
      <w:r w:rsidR="002C69EC" w:rsidRPr="00763F27">
        <w:t xml:space="preserve"> must provide a cover sheet to include the following: </w:t>
      </w:r>
    </w:p>
    <w:p w14:paraId="2E151B61" w14:textId="6E0FA8EB" w:rsidR="002C69EC" w:rsidRPr="00763F27" w:rsidRDefault="000054AD" w:rsidP="002C69EC">
      <w:pPr>
        <w:spacing w:after="0" w:line="240" w:lineRule="auto"/>
        <w:ind w:firstLine="720"/>
      </w:pPr>
      <w:r>
        <w:t>a</w:t>
      </w:r>
      <w:r w:rsidR="002C69EC" w:rsidRPr="00763F27">
        <w:t xml:space="preserve">.1 Solicitation No. </w:t>
      </w:r>
      <w:r w:rsidR="002C69EC" w:rsidRPr="00572ACC">
        <w:rPr>
          <w:b/>
          <w:bCs/>
        </w:rPr>
        <w:t>36C2622</w:t>
      </w:r>
      <w:r w:rsidR="006C08EF">
        <w:rPr>
          <w:b/>
          <w:bCs/>
        </w:rPr>
        <w:t>6</w:t>
      </w:r>
      <w:r w:rsidR="0077360B">
        <w:rPr>
          <w:b/>
          <w:bCs/>
        </w:rPr>
        <w:t>R0001</w:t>
      </w:r>
      <w:r w:rsidR="002C69EC" w:rsidRPr="00763F27">
        <w:t xml:space="preserve"> </w:t>
      </w:r>
    </w:p>
    <w:p w14:paraId="7AC8367F" w14:textId="3B731E29" w:rsidR="002C69EC" w:rsidRPr="00763F27" w:rsidRDefault="00111320" w:rsidP="002C69EC">
      <w:pPr>
        <w:spacing w:after="0" w:line="240" w:lineRule="auto"/>
        <w:ind w:left="720"/>
      </w:pPr>
      <w:r>
        <w:t>a</w:t>
      </w:r>
      <w:r w:rsidR="002C69EC" w:rsidRPr="00763F27">
        <w:t xml:space="preserve">.2 Company’s name, address, point-of-contact, phone number, email address (page 1). </w:t>
      </w:r>
    </w:p>
    <w:p w14:paraId="6DDF934E" w14:textId="4F90CEDD" w:rsidR="002C69EC" w:rsidRDefault="00111320" w:rsidP="002C69EC">
      <w:pPr>
        <w:spacing w:after="0" w:line="240" w:lineRule="auto"/>
        <w:ind w:firstLine="720"/>
      </w:pPr>
      <w:r>
        <w:t>a</w:t>
      </w:r>
      <w:r w:rsidR="002C69EC" w:rsidRPr="00763F27">
        <w:t>.3 UEI number (page 1).</w:t>
      </w:r>
    </w:p>
    <w:p w14:paraId="6B4F2BB6" w14:textId="77777777" w:rsidR="00F03E34" w:rsidRPr="00763F27" w:rsidRDefault="00F03E34" w:rsidP="00F03E34">
      <w:pPr>
        <w:spacing w:after="0" w:line="240" w:lineRule="auto"/>
      </w:pPr>
    </w:p>
    <w:p w14:paraId="35230A34" w14:textId="550EDAA4" w:rsidR="002C69EC" w:rsidRPr="00763F27" w:rsidRDefault="00AA03E6" w:rsidP="00994CFB">
      <w:pPr>
        <w:spacing w:after="0" w:line="240" w:lineRule="auto"/>
      </w:pPr>
      <w:r>
        <w:t>(</w:t>
      </w:r>
      <w:r w:rsidR="00F03E34">
        <w:t>b</w:t>
      </w:r>
      <w:r>
        <w:t>)</w:t>
      </w:r>
      <w:r w:rsidR="002C69EC" w:rsidRPr="00763F27">
        <w:t xml:space="preserve"> Offeror must complete and provide each of the following: </w:t>
      </w:r>
    </w:p>
    <w:p w14:paraId="1C4B31E7" w14:textId="62B81823" w:rsidR="002C69EC" w:rsidRPr="00763F27" w:rsidRDefault="00111320" w:rsidP="002C69EC">
      <w:pPr>
        <w:spacing w:after="0" w:line="240" w:lineRule="auto"/>
        <w:ind w:firstLine="720"/>
      </w:pPr>
      <w:r>
        <w:t>b</w:t>
      </w:r>
      <w:r w:rsidR="002C69EC" w:rsidRPr="00763F27">
        <w:t>.1 Page 1 - SF1449, block 30(a), 30(b) and 30(c) (page 1).</w:t>
      </w:r>
    </w:p>
    <w:p w14:paraId="0BC62990" w14:textId="77001844" w:rsidR="002C69EC" w:rsidRDefault="00111320" w:rsidP="002C69EC">
      <w:pPr>
        <w:spacing w:after="0" w:line="240" w:lineRule="auto"/>
        <w:ind w:left="720"/>
      </w:pPr>
      <w:r>
        <w:t>b</w:t>
      </w:r>
      <w:r w:rsidR="002C69EC" w:rsidRPr="00763F27">
        <w:t xml:space="preserve">.2 </w:t>
      </w:r>
      <w:r w:rsidR="002C69EC" w:rsidRPr="00736E78">
        <w:t>Page 4 - Section B.1(1)(a) Contract Administration Data</w:t>
      </w:r>
      <w:r w:rsidR="002C69EC">
        <w:t>,</w:t>
      </w:r>
      <w:r w:rsidR="002C69EC" w:rsidRPr="00736E78">
        <w:t xml:space="preserve"> and Subsection (5) Acknowledgement of Amendments </w:t>
      </w:r>
      <w:r w:rsidR="002C69EC">
        <w:t xml:space="preserve">when applicable </w:t>
      </w:r>
      <w:r w:rsidR="002C69EC" w:rsidRPr="00736E78">
        <w:t>(page 5).</w:t>
      </w:r>
    </w:p>
    <w:p w14:paraId="3B9BF165" w14:textId="77777777" w:rsidR="00F03E34" w:rsidRPr="00763F27" w:rsidRDefault="00F03E34" w:rsidP="00F03E34">
      <w:pPr>
        <w:spacing w:after="0" w:line="240" w:lineRule="auto"/>
      </w:pPr>
    </w:p>
    <w:p w14:paraId="2431162C" w14:textId="6C1F964C" w:rsidR="002C69EC" w:rsidRDefault="007B3248" w:rsidP="002C69EC">
      <w:pPr>
        <w:spacing w:after="0" w:line="240" w:lineRule="auto"/>
      </w:pPr>
      <w:r>
        <w:t>(</w:t>
      </w:r>
      <w:r w:rsidR="00F03E34">
        <w:t>c</w:t>
      </w:r>
      <w:r>
        <w:t>)</w:t>
      </w:r>
      <w:r w:rsidR="002C69EC">
        <w:t xml:space="preserve"> </w:t>
      </w:r>
      <w:r w:rsidR="002C69EC" w:rsidRPr="00763F27">
        <w:t xml:space="preserve">Offerors shall be required to complete, sign and submit a BAA if awarded a contract, see </w:t>
      </w:r>
      <w:r w:rsidR="002C69EC" w:rsidRPr="00B13775">
        <w:rPr>
          <w:color w:val="00B0F0"/>
        </w:rPr>
        <w:t>(Attachment C)</w:t>
      </w:r>
      <w:r w:rsidR="002C69EC" w:rsidRPr="00B13775">
        <w:t xml:space="preserve"> for a BAA template</w:t>
      </w:r>
      <w:r w:rsidR="002C69EC" w:rsidRPr="00763F27">
        <w:t xml:space="preserve"> (Or provide evidence of an exception to this requirement).</w:t>
      </w:r>
    </w:p>
    <w:p w14:paraId="5AF1027B" w14:textId="77777777" w:rsidR="00F03E34" w:rsidRPr="00763F27" w:rsidRDefault="00F03E34" w:rsidP="002C69EC">
      <w:pPr>
        <w:spacing w:after="0" w:line="240" w:lineRule="auto"/>
      </w:pPr>
    </w:p>
    <w:p w14:paraId="7B27FE97" w14:textId="321C7C1F" w:rsidR="002C69EC" w:rsidRDefault="001632FD" w:rsidP="002C69EC">
      <w:pPr>
        <w:spacing w:after="0" w:line="240" w:lineRule="auto"/>
      </w:pPr>
      <w:r>
        <w:rPr>
          <w:rFonts w:eastAsia="Times New Roman"/>
        </w:rPr>
        <w:t>(</w:t>
      </w:r>
      <w:r w:rsidR="00F03E34">
        <w:rPr>
          <w:rFonts w:eastAsia="Times New Roman"/>
        </w:rPr>
        <w:t>d</w:t>
      </w:r>
      <w:r>
        <w:rPr>
          <w:rFonts w:eastAsia="Times New Roman"/>
        </w:rPr>
        <w:t>)</w:t>
      </w:r>
      <w:r w:rsidR="002C69EC" w:rsidRPr="00763F27">
        <w:t xml:space="preserve"> Offerors shall complete </w:t>
      </w:r>
      <w:r w:rsidR="002C69EC" w:rsidRPr="00763F27">
        <w:rPr>
          <w:u w:val="single"/>
        </w:rPr>
        <w:t>(whe</w:t>
      </w:r>
      <w:r w:rsidR="002C69EC">
        <w:rPr>
          <w:u w:val="single"/>
        </w:rPr>
        <w:t>n</w:t>
      </w:r>
      <w:r w:rsidR="002C69EC" w:rsidRPr="00763F27">
        <w:rPr>
          <w:u w:val="single"/>
        </w:rPr>
        <w:t xml:space="preserve"> applicable)</w:t>
      </w:r>
      <w:r w:rsidR="002C69EC" w:rsidRPr="00763F27">
        <w:t xml:space="preserve"> and submit </w:t>
      </w:r>
      <w:r w:rsidR="002C69EC" w:rsidRPr="00A32E17">
        <w:t xml:space="preserve">Section E10 of this </w:t>
      </w:r>
      <w:r w:rsidR="002C69EC" w:rsidRPr="0008524A">
        <w:t>solicitation pages</w:t>
      </w:r>
      <w:r w:rsidR="002C69EC" w:rsidRPr="008975B7">
        <w:t xml:space="preserve"> six</w:t>
      </w:r>
      <w:r w:rsidR="0008524A">
        <w:t>ty</w:t>
      </w:r>
      <w:r w:rsidR="002C69EC" w:rsidRPr="008975B7">
        <w:t xml:space="preserve"> (6</w:t>
      </w:r>
      <w:r w:rsidR="0008524A">
        <w:t>0</w:t>
      </w:r>
      <w:r w:rsidR="002C69EC" w:rsidRPr="008975B7">
        <w:t xml:space="preserve">) thru </w:t>
      </w:r>
      <w:r w:rsidR="0008524A">
        <w:t>seventy-seven</w:t>
      </w:r>
      <w:r w:rsidR="002C69EC" w:rsidRPr="008975B7">
        <w:t xml:space="preserve"> (</w:t>
      </w:r>
      <w:r w:rsidR="0008524A">
        <w:t>77</w:t>
      </w:r>
      <w:r w:rsidR="002C69EC" w:rsidRPr="008975B7">
        <w:t>)</w:t>
      </w:r>
      <w:r w:rsidR="002C69EC">
        <w:t xml:space="preserve"> if their SAM record is not current.</w:t>
      </w:r>
    </w:p>
    <w:p w14:paraId="58ED8831" w14:textId="77777777" w:rsidR="00A121E1" w:rsidRDefault="00A121E1" w:rsidP="002C69EC">
      <w:pPr>
        <w:spacing w:after="0" w:line="240" w:lineRule="auto"/>
      </w:pPr>
    </w:p>
    <w:p w14:paraId="192D344E" w14:textId="6D027D63" w:rsidR="00A121E1" w:rsidRDefault="00A121E1" w:rsidP="002C69EC">
      <w:pPr>
        <w:spacing w:after="0" w:line="240" w:lineRule="auto"/>
      </w:pPr>
      <w:r>
        <w:t>(e) Offer</w:t>
      </w:r>
      <w:r w:rsidR="001E3F9F">
        <w:t xml:space="preserve">ors shall </w:t>
      </w:r>
      <w:r w:rsidR="00894CA2">
        <w:t xml:space="preserve">provide </w:t>
      </w:r>
      <w:r w:rsidR="00F61308">
        <w:t xml:space="preserve">documentation </w:t>
      </w:r>
      <w:r w:rsidR="00FF7B24">
        <w:t>requested</w:t>
      </w:r>
      <w:r w:rsidR="00F61308">
        <w:t xml:space="preserve"> </w:t>
      </w:r>
      <w:r w:rsidR="00D80066">
        <w:t>in special standards of responsibility</w:t>
      </w:r>
      <w:r w:rsidR="009171AE">
        <w:t>, to include CAP and CLIA certificates</w:t>
      </w:r>
    </w:p>
    <w:p w14:paraId="4421AE10" w14:textId="77777777" w:rsidR="009171AE" w:rsidRDefault="009171AE" w:rsidP="002C69EC">
      <w:pPr>
        <w:spacing w:after="0" w:line="240" w:lineRule="auto"/>
      </w:pPr>
    </w:p>
    <w:p w14:paraId="1265AF16" w14:textId="384E4077" w:rsidR="00907E2B" w:rsidRDefault="009171AE" w:rsidP="002C69EC">
      <w:pPr>
        <w:spacing w:after="0" w:line="240" w:lineRule="auto"/>
      </w:pPr>
      <w:r>
        <w:t>(f) Offerors sha</w:t>
      </w:r>
      <w:r w:rsidR="00907E2B">
        <w:t>ll provide Attachment B</w:t>
      </w:r>
      <w:r w:rsidR="00E72DF7">
        <w:t xml:space="preserve"> - Five-year</w:t>
      </w:r>
      <w:r w:rsidR="00907E2B">
        <w:t xml:space="preserve"> Pricing Spreadsheet</w:t>
      </w:r>
    </w:p>
    <w:p w14:paraId="677DF87C" w14:textId="77777777" w:rsidR="00907E2B" w:rsidRDefault="00907E2B" w:rsidP="002C69EC">
      <w:pPr>
        <w:spacing w:after="0" w:line="240" w:lineRule="auto"/>
      </w:pPr>
    </w:p>
    <w:p w14:paraId="5FBDC72D" w14:textId="1F2F082A" w:rsidR="009171AE" w:rsidRDefault="00907E2B" w:rsidP="002C69EC">
      <w:pPr>
        <w:spacing w:after="0" w:line="240" w:lineRule="auto"/>
      </w:pPr>
      <w:r>
        <w:t>(g)</w:t>
      </w:r>
      <w:r w:rsidR="00A401ED">
        <w:t xml:space="preserve"> Offerors shall provide Attachment </w:t>
      </w:r>
      <w:r w:rsidR="00250BB8">
        <w:t>D</w:t>
      </w:r>
      <w:r w:rsidR="00A401ED">
        <w:t xml:space="preserve"> – Experience Worksheets</w:t>
      </w:r>
    </w:p>
    <w:p w14:paraId="5EB033A6" w14:textId="77777777" w:rsidR="00827E73" w:rsidRPr="00763F27" w:rsidRDefault="00827E73" w:rsidP="002C69EC">
      <w:pPr>
        <w:spacing w:after="0" w:line="240" w:lineRule="auto"/>
      </w:pPr>
    </w:p>
    <w:p w14:paraId="2DF8E843" w14:textId="32D576AA" w:rsidR="00827E73" w:rsidRDefault="003F6586" w:rsidP="00827E73">
      <w:r w:rsidRPr="00827E73">
        <w:rPr>
          <w:rFonts w:cstheme="minorHAnsi"/>
          <w:b/>
          <w:bCs/>
        </w:rPr>
        <w:t xml:space="preserve">B. </w:t>
      </w:r>
      <w:r w:rsidR="00827E73">
        <w:t>The Government intends to award one contract resulting from this solicitation to the offeror whose offer, conforming to the solicitation, will be most advantageous to the Government, price and other factors considered.</w:t>
      </w:r>
    </w:p>
    <w:p w14:paraId="21165ADD" w14:textId="77777777" w:rsidR="005C7E43" w:rsidRDefault="00915A2F" w:rsidP="005C7E43">
      <w:r w:rsidRPr="005C7E43">
        <w:rPr>
          <w:rFonts w:cstheme="minorHAnsi"/>
          <w:b/>
          <w:bCs/>
        </w:rPr>
        <w:t>C.</w:t>
      </w:r>
      <w:r w:rsidR="005C7E43" w:rsidRPr="005C7E43">
        <w:rPr>
          <w:rFonts w:cstheme="minorHAnsi"/>
          <w:b/>
          <w:bCs/>
        </w:rPr>
        <w:t xml:space="preserve"> </w:t>
      </w:r>
      <w:r w:rsidR="005C7E43" w:rsidRPr="005C7E43">
        <w:rPr>
          <w:b/>
          <w:bCs/>
        </w:rPr>
        <w:t xml:space="preserve">Response to Proposal Evaluation Factors.  </w:t>
      </w:r>
      <w:r w:rsidR="005C7E43">
        <w:t xml:space="preserve"> </w:t>
      </w:r>
    </w:p>
    <w:p w14:paraId="5F5695F5" w14:textId="45D277D1" w:rsidR="00F01484" w:rsidRDefault="00F01484" w:rsidP="00F01484">
      <w:pPr>
        <w:spacing w:after="0"/>
        <w:ind w:left="547"/>
        <w:rPr>
          <w:b/>
          <w:bCs/>
        </w:rPr>
      </w:pPr>
      <w:r w:rsidRPr="00BF0A6B">
        <w:rPr>
          <w:b/>
          <w:bCs/>
        </w:rPr>
        <w:t xml:space="preserve">Proposal Submittal Requirements for STEP 1 of Proposal Evaluations. </w:t>
      </w:r>
      <w:r w:rsidRPr="00BF0A6B">
        <w:t xml:space="preserve"> Offerors who propose to provide</w:t>
      </w:r>
      <w:r w:rsidR="00B3760A">
        <w:t xml:space="preserve"> reference laboratory testing</w:t>
      </w:r>
      <w:r w:rsidRPr="00BF0A6B">
        <w:t xml:space="preserve"> services must </w:t>
      </w:r>
      <w:r w:rsidR="00796437">
        <w:t xml:space="preserve">provide </w:t>
      </w:r>
      <w:r w:rsidR="000B3164">
        <w:t xml:space="preserve">their </w:t>
      </w:r>
      <w:r w:rsidR="00B41F4F">
        <w:t xml:space="preserve">valid </w:t>
      </w:r>
      <w:r w:rsidR="000B3164">
        <w:t>CAP</w:t>
      </w:r>
      <w:r w:rsidR="002A2298">
        <w:t xml:space="preserve"> or Joint Commission certifica</w:t>
      </w:r>
      <w:r w:rsidR="007E2E01">
        <w:t xml:space="preserve">tion, and all </w:t>
      </w:r>
      <w:r w:rsidR="00B41F4F">
        <w:t xml:space="preserve">valid </w:t>
      </w:r>
      <w:r w:rsidR="008D706D">
        <w:t xml:space="preserve">CLIA </w:t>
      </w:r>
      <w:r w:rsidR="00B41F4F">
        <w:t>certifications demonstrating their ability to perform the requested tests</w:t>
      </w:r>
      <w:r w:rsidR="001C764B">
        <w:t>.</w:t>
      </w:r>
      <w:r w:rsidRPr="00BF0A6B">
        <w:t xml:space="preserve">  </w:t>
      </w:r>
      <w:r w:rsidRPr="00BF0A6B">
        <w:rPr>
          <w:b/>
          <w:bCs/>
        </w:rPr>
        <w:t>OFFERORS WHO FAIL TO COMPLY WITH THIS PROPOSAL SUBMITTAL REQUIREMENT</w:t>
      </w:r>
      <w:r>
        <w:rPr>
          <w:b/>
          <w:bCs/>
        </w:rPr>
        <w:t>,</w:t>
      </w:r>
      <w:r w:rsidRPr="00BF0A6B">
        <w:rPr>
          <w:b/>
          <w:bCs/>
        </w:rPr>
        <w:t xml:space="preserve"> </w:t>
      </w:r>
      <w:r>
        <w:rPr>
          <w:b/>
          <w:bCs/>
        </w:rPr>
        <w:t xml:space="preserve">OR WHO FAIL TO FOLLOW THE INSTRUCTIONS IN THE RESPECTIVE WORKSHEET(S), </w:t>
      </w:r>
      <w:r w:rsidRPr="00BF0A6B">
        <w:rPr>
          <w:b/>
          <w:bCs/>
        </w:rPr>
        <w:t>WILL HAVE THEIR PROPOSALS REJECTED AND WILL NOT BE CONSIDERED FURTHER FOR CONTRACT AWARD.</w:t>
      </w:r>
    </w:p>
    <w:p w14:paraId="485ED2FA" w14:textId="0582F89C" w:rsidR="002C69EC" w:rsidRDefault="002C69EC" w:rsidP="00D35399">
      <w:pPr>
        <w:pStyle w:val="NormalWeb"/>
        <w:rPr>
          <w:rFonts w:asciiTheme="minorHAnsi" w:hAnsiTheme="minorHAnsi" w:cstheme="minorHAnsi"/>
          <w:sz w:val="22"/>
          <w:szCs w:val="22"/>
        </w:rPr>
      </w:pPr>
      <w:r w:rsidRPr="0008524A">
        <w:rPr>
          <w:rStyle w:val="Strong"/>
          <w:rFonts w:asciiTheme="minorHAnsi" w:hAnsiTheme="minorHAnsi" w:cstheme="minorHAnsi"/>
          <w:sz w:val="22"/>
          <w:szCs w:val="22"/>
        </w:rPr>
        <w:t>SPECIAL STANDARDS OF RESPONSIBILITY –</w:t>
      </w:r>
      <w:r w:rsidRPr="003465CF">
        <w:rPr>
          <w:rFonts w:asciiTheme="minorHAnsi" w:hAnsiTheme="minorHAnsi" w:cstheme="minorHAnsi"/>
          <w:sz w:val="22"/>
          <w:szCs w:val="22"/>
        </w:rPr>
        <w:t xml:space="preserve"> T</w:t>
      </w:r>
      <w:r w:rsidR="0008524A">
        <w:rPr>
          <w:rFonts w:asciiTheme="minorHAnsi" w:hAnsiTheme="minorHAnsi" w:cstheme="minorHAnsi"/>
          <w:sz w:val="22"/>
          <w:szCs w:val="22"/>
        </w:rPr>
        <w:t>o</w:t>
      </w:r>
      <w:r w:rsidRPr="003465CF">
        <w:rPr>
          <w:rFonts w:asciiTheme="minorHAnsi" w:hAnsiTheme="minorHAnsi" w:cstheme="minorHAnsi"/>
          <w:sz w:val="22"/>
          <w:szCs w:val="22"/>
        </w:rPr>
        <w:t xml:space="preserve"> assist the contracting officer in determining if the special standards of responsibility applicable to this procurement are met, offerors are asked to provide the following information with their </w:t>
      </w:r>
      <w:r w:rsidR="00EB202D">
        <w:rPr>
          <w:rFonts w:asciiTheme="minorHAnsi" w:hAnsiTheme="minorHAnsi" w:cstheme="minorHAnsi"/>
          <w:sz w:val="22"/>
          <w:szCs w:val="22"/>
        </w:rPr>
        <w:t>proposal</w:t>
      </w:r>
      <w:r w:rsidRPr="003465CF">
        <w:rPr>
          <w:rFonts w:asciiTheme="minorHAnsi" w:hAnsiTheme="minorHAnsi" w:cstheme="minorHAnsi"/>
          <w:sz w:val="22"/>
          <w:szCs w:val="22"/>
        </w:rPr>
        <w:t>. Failure to include this information could result in a contracting officer’s determination that an offeror is not eligible for contract award.</w:t>
      </w:r>
    </w:p>
    <w:p w14:paraId="4017E05E" w14:textId="7AFEB0DB" w:rsidR="00164916" w:rsidRPr="003465CF" w:rsidDel="00D35399" w:rsidRDefault="00164916" w:rsidP="00164916">
      <w:pPr>
        <w:pStyle w:val="NormalWeb"/>
        <w:rPr>
          <w:del w:id="45" w:author="Gaba, Rebecca D." w:date="2025-11-28T10:05:00Z" w16du:dateUtc="2025-11-28T17:05:00Z"/>
          <w:rFonts w:asciiTheme="minorHAnsi" w:hAnsiTheme="minorHAnsi" w:cstheme="minorHAnsi"/>
          <w:sz w:val="22"/>
          <w:szCs w:val="22"/>
        </w:rPr>
      </w:pPr>
    </w:p>
    <w:p w14:paraId="1A238AD0" w14:textId="7FFA20DF" w:rsidR="002C69EC" w:rsidRPr="003465CF" w:rsidRDefault="001842AF" w:rsidP="005A5802">
      <w:pPr>
        <w:pStyle w:val="NormalWeb"/>
        <w:rPr>
          <w:rFonts w:asciiTheme="minorHAnsi" w:hAnsiTheme="minorHAnsi" w:cstheme="minorHAnsi"/>
          <w:b/>
          <w:bCs/>
          <w:sz w:val="22"/>
          <w:szCs w:val="22"/>
        </w:rPr>
      </w:pPr>
      <w:bookmarkStart w:id="46" w:name="_Hlk165452143"/>
      <w:r>
        <w:rPr>
          <w:rStyle w:val="Strong"/>
          <w:rFonts w:asciiTheme="minorHAnsi" w:hAnsiTheme="minorHAnsi" w:cstheme="minorHAnsi"/>
          <w:sz w:val="22"/>
          <w:szCs w:val="22"/>
        </w:rPr>
        <w:t xml:space="preserve">SP1: </w:t>
      </w:r>
      <w:r w:rsidR="002C69EC" w:rsidRPr="003465CF">
        <w:rPr>
          <w:rStyle w:val="Strong"/>
          <w:rFonts w:asciiTheme="minorHAnsi" w:hAnsiTheme="minorHAnsi" w:cstheme="minorHAnsi"/>
          <w:sz w:val="22"/>
          <w:szCs w:val="22"/>
        </w:rPr>
        <w:t>Special Licensure.</w:t>
      </w:r>
      <w:r w:rsidR="002C69EC" w:rsidRPr="003465CF">
        <w:rPr>
          <w:rFonts w:asciiTheme="minorHAnsi" w:hAnsiTheme="minorHAnsi" w:cstheme="minorHAnsi"/>
          <w:sz w:val="22"/>
          <w:szCs w:val="22"/>
        </w:rPr>
        <w:t xml:space="preserve"> Offeror shall provide evidence that the </w:t>
      </w:r>
      <w:bookmarkStart w:id="47" w:name="_Hlk214531976"/>
      <w:r w:rsidR="002C69EC" w:rsidRPr="003465CF">
        <w:rPr>
          <w:rFonts w:asciiTheme="minorHAnsi" w:hAnsiTheme="minorHAnsi" w:cstheme="minorHAnsi"/>
          <w:sz w:val="22"/>
          <w:szCs w:val="22"/>
        </w:rPr>
        <w:t>laboratory</w:t>
      </w:r>
      <w:r w:rsidR="00D35399">
        <w:rPr>
          <w:rFonts w:asciiTheme="minorHAnsi" w:hAnsiTheme="minorHAnsi" w:cstheme="minorHAnsi"/>
          <w:sz w:val="22"/>
          <w:szCs w:val="22"/>
        </w:rPr>
        <w:t xml:space="preserve"> </w:t>
      </w:r>
      <w:r w:rsidR="00D35399" w:rsidRPr="00D35399">
        <w:rPr>
          <w:rFonts w:asciiTheme="minorHAnsi" w:hAnsiTheme="minorHAnsi" w:cstheme="minorHAnsi"/>
          <w:sz w:val="22"/>
          <w:szCs w:val="22"/>
        </w:rPr>
        <w:t>performing the tests</w:t>
      </w:r>
      <w:r w:rsidR="002C69EC" w:rsidRPr="00D35399">
        <w:rPr>
          <w:rFonts w:asciiTheme="minorHAnsi" w:hAnsiTheme="minorHAnsi" w:cstheme="minorHAnsi"/>
          <w:sz w:val="22"/>
          <w:szCs w:val="22"/>
        </w:rPr>
        <w:t xml:space="preserve"> is licensed and/or accredited by the College of American Pathologists (CAP</w:t>
      </w:r>
      <w:r w:rsidR="002C69EC" w:rsidRPr="003465CF">
        <w:rPr>
          <w:rFonts w:asciiTheme="minorHAnsi" w:hAnsiTheme="minorHAnsi" w:cstheme="minorHAnsi"/>
          <w:sz w:val="22"/>
          <w:szCs w:val="22"/>
        </w:rPr>
        <w:t>)</w:t>
      </w:r>
      <w:r w:rsidR="00B7708F">
        <w:rPr>
          <w:rFonts w:asciiTheme="minorHAnsi" w:hAnsiTheme="minorHAnsi" w:cstheme="minorHAnsi"/>
          <w:sz w:val="22"/>
          <w:szCs w:val="22"/>
        </w:rPr>
        <w:t xml:space="preserve"> or Joint </w:t>
      </w:r>
      <w:r w:rsidR="00136A25">
        <w:rPr>
          <w:rFonts w:asciiTheme="minorHAnsi" w:hAnsiTheme="minorHAnsi" w:cstheme="minorHAnsi"/>
          <w:sz w:val="22"/>
          <w:szCs w:val="22"/>
        </w:rPr>
        <w:t>Commission</w:t>
      </w:r>
      <w:r w:rsidR="002C69EC" w:rsidRPr="003465CF">
        <w:rPr>
          <w:rFonts w:asciiTheme="minorHAnsi" w:hAnsiTheme="minorHAnsi" w:cstheme="minorHAnsi"/>
          <w:sz w:val="22"/>
          <w:szCs w:val="22"/>
        </w:rPr>
        <w:t>.</w:t>
      </w:r>
      <w:bookmarkEnd w:id="47"/>
    </w:p>
    <w:p w14:paraId="70732DC0" w14:textId="3855FA42" w:rsidR="00D634A2" w:rsidRPr="00D634A2" w:rsidRDefault="001842AF" w:rsidP="001842AF">
      <w:pPr>
        <w:pStyle w:val="NormalWeb"/>
        <w:spacing w:before="0" w:beforeAutospacing="0" w:after="0" w:afterAutospacing="0" w:line="360" w:lineRule="auto"/>
        <w:rPr>
          <w:rFonts w:asciiTheme="minorHAnsi" w:hAnsiTheme="minorHAnsi" w:cstheme="minorHAnsi"/>
          <w:sz w:val="22"/>
          <w:szCs w:val="22"/>
        </w:rPr>
      </w:pPr>
      <w:r>
        <w:rPr>
          <w:rStyle w:val="Strong"/>
          <w:rFonts w:asciiTheme="minorHAnsi" w:hAnsiTheme="minorHAnsi" w:cstheme="minorHAnsi"/>
          <w:sz w:val="22"/>
          <w:szCs w:val="22"/>
        </w:rPr>
        <w:t xml:space="preserve">SP2: </w:t>
      </w:r>
      <w:r w:rsidR="002C69EC" w:rsidRPr="003465CF">
        <w:rPr>
          <w:rStyle w:val="Strong"/>
          <w:rFonts w:asciiTheme="minorHAnsi" w:hAnsiTheme="minorHAnsi" w:cstheme="minorHAnsi"/>
          <w:sz w:val="22"/>
          <w:szCs w:val="22"/>
        </w:rPr>
        <w:t>Special Licensure.</w:t>
      </w:r>
      <w:r w:rsidR="002C69EC" w:rsidRPr="003465CF">
        <w:rPr>
          <w:rFonts w:asciiTheme="minorHAnsi" w:hAnsiTheme="minorHAnsi" w:cstheme="minorHAnsi"/>
          <w:sz w:val="22"/>
          <w:szCs w:val="22"/>
        </w:rPr>
        <w:t> Offeror shall provide</w:t>
      </w:r>
      <w:r w:rsidR="00D460E9" w:rsidRPr="003465CF">
        <w:rPr>
          <w:rFonts w:asciiTheme="minorHAnsi" w:hAnsiTheme="minorHAnsi" w:cstheme="minorHAnsi"/>
          <w:sz w:val="22"/>
          <w:szCs w:val="22"/>
        </w:rPr>
        <w:t xml:space="preserve"> a</w:t>
      </w:r>
      <w:r w:rsidR="00267C33">
        <w:rPr>
          <w:rFonts w:asciiTheme="minorHAnsi" w:hAnsiTheme="minorHAnsi" w:cstheme="minorHAnsi"/>
          <w:sz w:val="22"/>
          <w:szCs w:val="22"/>
        </w:rPr>
        <w:t>n unexpired</w:t>
      </w:r>
      <w:r w:rsidR="002C69EC" w:rsidRPr="003465CF">
        <w:rPr>
          <w:rFonts w:asciiTheme="minorHAnsi" w:hAnsiTheme="minorHAnsi" w:cstheme="minorHAnsi"/>
          <w:sz w:val="22"/>
          <w:szCs w:val="22"/>
        </w:rPr>
        <w:t xml:space="preserve"> </w:t>
      </w:r>
      <w:r w:rsidR="00D460E9" w:rsidRPr="003465CF">
        <w:rPr>
          <w:rFonts w:asciiTheme="minorHAnsi" w:hAnsiTheme="minorHAnsi" w:cstheme="minorHAnsi"/>
          <w:sz w:val="22"/>
          <w:szCs w:val="22"/>
        </w:rPr>
        <w:t xml:space="preserve">copy of the </w:t>
      </w:r>
      <w:r w:rsidR="00AD2C40">
        <w:rPr>
          <w:rFonts w:asciiTheme="minorHAnsi" w:hAnsiTheme="minorHAnsi" w:cstheme="minorHAnsi"/>
          <w:sz w:val="22"/>
          <w:szCs w:val="22"/>
        </w:rPr>
        <w:t xml:space="preserve">Offeror’s </w:t>
      </w:r>
      <w:bookmarkStart w:id="48" w:name="_Hlk214532004"/>
      <w:r w:rsidR="00D460E9" w:rsidRPr="003465CF">
        <w:rPr>
          <w:rFonts w:asciiTheme="minorHAnsi" w:hAnsiTheme="minorHAnsi" w:cstheme="minorHAnsi"/>
          <w:sz w:val="22"/>
          <w:szCs w:val="22"/>
        </w:rPr>
        <w:t xml:space="preserve">Clinical Laboratory Improvement Amendments (CLIA) Certificate of Accreditation </w:t>
      </w:r>
      <w:bookmarkStart w:id="49" w:name="_Hlk169171926"/>
      <w:r w:rsidR="00D460E9" w:rsidRPr="003465CF">
        <w:rPr>
          <w:rFonts w:asciiTheme="minorHAnsi" w:hAnsiTheme="minorHAnsi" w:cstheme="minorHAnsi"/>
          <w:sz w:val="22"/>
          <w:szCs w:val="22"/>
        </w:rPr>
        <w:t>that identifies the laboratory specialties/subspecialties</w:t>
      </w:r>
      <w:bookmarkEnd w:id="48"/>
      <w:r w:rsidR="00D460E9" w:rsidRPr="003465CF">
        <w:rPr>
          <w:rFonts w:asciiTheme="minorHAnsi" w:hAnsiTheme="minorHAnsi" w:cstheme="minorHAnsi"/>
          <w:sz w:val="22"/>
          <w:szCs w:val="22"/>
        </w:rPr>
        <w:t xml:space="preserve"> that the </w:t>
      </w:r>
      <w:r w:rsidR="001D752F">
        <w:rPr>
          <w:rFonts w:asciiTheme="minorHAnsi" w:hAnsiTheme="minorHAnsi" w:cstheme="minorHAnsi"/>
          <w:sz w:val="22"/>
          <w:szCs w:val="22"/>
        </w:rPr>
        <w:t>Offeror</w:t>
      </w:r>
      <w:r w:rsidR="001D752F" w:rsidRPr="003465CF">
        <w:rPr>
          <w:rFonts w:asciiTheme="minorHAnsi" w:hAnsiTheme="minorHAnsi" w:cstheme="minorHAnsi"/>
          <w:sz w:val="22"/>
          <w:szCs w:val="22"/>
        </w:rPr>
        <w:t xml:space="preserve"> </w:t>
      </w:r>
      <w:r w:rsidR="00D460E9" w:rsidRPr="003465CF">
        <w:rPr>
          <w:rFonts w:asciiTheme="minorHAnsi" w:hAnsiTheme="minorHAnsi" w:cstheme="minorHAnsi"/>
          <w:sz w:val="22"/>
          <w:szCs w:val="22"/>
        </w:rPr>
        <w:t>is certified to perform</w:t>
      </w:r>
      <w:bookmarkEnd w:id="49"/>
      <w:r w:rsidR="00D460E9" w:rsidRPr="003465CF">
        <w:rPr>
          <w:rFonts w:asciiTheme="minorHAnsi" w:hAnsiTheme="minorHAnsi" w:cstheme="minorHAnsi"/>
          <w:sz w:val="22"/>
          <w:szCs w:val="22"/>
        </w:rPr>
        <w:t xml:space="preserve"> and their effective date for </w:t>
      </w:r>
      <w:r w:rsidR="00D460E9" w:rsidRPr="003465CF">
        <w:rPr>
          <w:rFonts w:asciiTheme="minorHAnsi" w:hAnsiTheme="minorHAnsi" w:cstheme="minorHAnsi"/>
          <w:b/>
          <w:bCs/>
          <w:sz w:val="22"/>
          <w:szCs w:val="22"/>
        </w:rPr>
        <w:t>each</w:t>
      </w:r>
      <w:r w:rsidR="00D460E9" w:rsidRPr="003465CF">
        <w:rPr>
          <w:rFonts w:asciiTheme="minorHAnsi" w:hAnsiTheme="minorHAnsi" w:cstheme="minorHAnsi"/>
          <w:sz w:val="22"/>
          <w:szCs w:val="22"/>
        </w:rPr>
        <w:t xml:space="preserve"> </w:t>
      </w:r>
      <w:r w:rsidR="00F4511C">
        <w:rPr>
          <w:rFonts w:asciiTheme="minorHAnsi" w:hAnsiTheme="minorHAnsi" w:cstheme="minorHAnsi"/>
          <w:sz w:val="22"/>
          <w:szCs w:val="22"/>
        </w:rPr>
        <w:t>Offeror</w:t>
      </w:r>
      <w:r w:rsidR="00F4511C" w:rsidRPr="003465CF">
        <w:rPr>
          <w:rFonts w:asciiTheme="minorHAnsi" w:hAnsiTheme="minorHAnsi" w:cstheme="minorHAnsi"/>
          <w:sz w:val="22"/>
          <w:szCs w:val="22"/>
        </w:rPr>
        <w:t xml:space="preserve"> </w:t>
      </w:r>
      <w:r w:rsidR="00D460E9" w:rsidRPr="003465CF">
        <w:rPr>
          <w:rFonts w:asciiTheme="minorHAnsi" w:hAnsiTheme="minorHAnsi" w:cstheme="minorHAnsi"/>
          <w:sz w:val="22"/>
          <w:szCs w:val="22"/>
        </w:rPr>
        <w:t xml:space="preserve">laboratory location at which the </w:t>
      </w:r>
      <w:r w:rsidR="001D752F">
        <w:rPr>
          <w:rFonts w:asciiTheme="minorHAnsi" w:hAnsiTheme="minorHAnsi" w:cstheme="minorHAnsi"/>
          <w:sz w:val="22"/>
          <w:szCs w:val="22"/>
        </w:rPr>
        <w:t>Offeror</w:t>
      </w:r>
      <w:r w:rsidR="001D752F" w:rsidRPr="003465CF">
        <w:rPr>
          <w:rFonts w:asciiTheme="minorHAnsi" w:hAnsiTheme="minorHAnsi" w:cstheme="minorHAnsi"/>
          <w:sz w:val="22"/>
          <w:szCs w:val="22"/>
        </w:rPr>
        <w:t xml:space="preserve"> </w:t>
      </w:r>
      <w:r w:rsidR="00D460E9" w:rsidRPr="003465CF">
        <w:rPr>
          <w:rFonts w:asciiTheme="minorHAnsi" w:hAnsiTheme="minorHAnsi" w:cstheme="minorHAnsi"/>
          <w:sz w:val="22"/>
          <w:szCs w:val="22"/>
        </w:rPr>
        <w:t xml:space="preserve">will perform the laboratory testing described in Attachment B.  </w:t>
      </w:r>
    </w:p>
    <w:p w14:paraId="0EEEC6D3" w14:textId="77777777" w:rsidR="00D634A2" w:rsidRDefault="00D634A2" w:rsidP="005A5802">
      <w:pPr>
        <w:pStyle w:val="NormalWeb"/>
        <w:spacing w:before="0" w:beforeAutospacing="0" w:after="0" w:afterAutospacing="0" w:line="360" w:lineRule="auto"/>
        <w:rPr>
          <w:rFonts w:asciiTheme="minorHAnsi" w:hAnsiTheme="minorHAnsi" w:cstheme="minorHAnsi"/>
          <w:b/>
          <w:bCs/>
          <w:sz w:val="22"/>
          <w:szCs w:val="22"/>
        </w:rPr>
      </w:pPr>
    </w:p>
    <w:p w14:paraId="0E9B0CEE" w14:textId="556E98F5" w:rsidR="00D460E9" w:rsidRPr="00B37ABB" w:rsidRDefault="00D06DDF" w:rsidP="005A5802">
      <w:pPr>
        <w:pStyle w:val="NormalWeb"/>
        <w:spacing w:before="0" w:beforeAutospacing="0" w:after="0" w:afterAutospacing="0" w:line="360" w:lineRule="auto"/>
        <w:rPr>
          <w:rFonts w:cstheme="minorHAnsi"/>
        </w:rPr>
      </w:pPr>
      <w:r>
        <w:rPr>
          <w:rFonts w:asciiTheme="minorHAnsi" w:hAnsiTheme="minorHAnsi" w:cstheme="minorHAnsi"/>
          <w:b/>
          <w:bCs/>
          <w:sz w:val="22"/>
          <w:szCs w:val="22"/>
        </w:rPr>
        <w:t xml:space="preserve">SP3: </w:t>
      </w:r>
      <w:r w:rsidRPr="005A5802">
        <w:rPr>
          <w:rFonts w:asciiTheme="minorHAnsi" w:hAnsiTheme="minorHAnsi" w:cstheme="minorHAnsi"/>
          <w:b/>
          <w:bCs/>
          <w:sz w:val="22"/>
          <w:szCs w:val="22"/>
        </w:rPr>
        <w:t xml:space="preserve">Special Licensure. </w:t>
      </w:r>
      <w:r w:rsidR="00D460E9" w:rsidRPr="005A5802">
        <w:rPr>
          <w:rFonts w:asciiTheme="minorHAnsi" w:hAnsiTheme="minorHAnsi" w:cstheme="minorHAnsi"/>
        </w:rPr>
        <w:t xml:space="preserve">For </w:t>
      </w:r>
      <w:r w:rsidR="00D460E9" w:rsidRPr="005A5802">
        <w:rPr>
          <w:rFonts w:asciiTheme="minorHAnsi" w:hAnsiTheme="minorHAnsi" w:cstheme="minorHAnsi"/>
          <w:b/>
          <w:bCs/>
        </w:rPr>
        <w:t>each</w:t>
      </w:r>
      <w:r w:rsidR="00D460E9" w:rsidRPr="005A5802">
        <w:rPr>
          <w:rFonts w:asciiTheme="minorHAnsi" w:hAnsiTheme="minorHAnsi" w:cstheme="minorHAnsi"/>
        </w:rPr>
        <w:t xml:space="preserve"> subcontractor laboratory that the </w:t>
      </w:r>
      <w:r w:rsidR="00AD2C40" w:rsidRPr="005A5802">
        <w:rPr>
          <w:rFonts w:asciiTheme="minorHAnsi" w:hAnsiTheme="minorHAnsi" w:cstheme="minorHAnsi"/>
        </w:rPr>
        <w:t xml:space="preserve">Offeror </w:t>
      </w:r>
      <w:r w:rsidR="00D460E9" w:rsidRPr="005A5802">
        <w:rPr>
          <w:rFonts w:asciiTheme="minorHAnsi" w:hAnsiTheme="minorHAnsi" w:cstheme="minorHAnsi"/>
        </w:rPr>
        <w:t xml:space="preserve">identifies to perform a test identified in Attachment A, </w:t>
      </w:r>
      <w:r w:rsidR="001D752F" w:rsidRPr="005A5802">
        <w:rPr>
          <w:rFonts w:asciiTheme="minorHAnsi" w:hAnsiTheme="minorHAnsi" w:cstheme="minorHAnsi"/>
        </w:rPr>
        <w:t xml:space="preserve">Offeror shall </w:t>
      </w:r>
      <w:r w:rsidR="00D460E9" w:rsidRPr="005A5802">
        <w:rPr>
          <w:rFonts w:asciiTheme="minorHAnsi" w:hAnsiTheme="minorHAnsi" w:cstheme="minorHAnsi"/>
        </w:rPr>
        <w:t>provide a letter of commitment signed by the subcontractor, on the subcontractor’s letterhead</w:t>
      </w:r>
      <w:r w:rsidR="001301FA" w:rsidRPr="00A1771D">
        <w:rPr>
          <w:rFonts w:asciiTheme="minorHAnsi" w:hAnsiTheme="minorHAnsi" w:cstheme="minorHAnsi"/>
        </w:rPr>
        <w:t>,</w:t>
      </w:r>
      <w:r w:rsidR="00D460E9" w:rsidRPr="005A5802">
        <w:rPr>
          <w:rFonts w:asciiTheme="minorHAnsi" w:hAnsiTheme="minorHAnsi" w:cstheme="minorHAnsi"/>
        </w:rPr>
        <w:t xml:space="preserve"> that:</w:t>
      </w:r>
    </w:p>
    <w:p w14:paraId="7067F2FF" w14:textId="592DF798" w:rsidR="005E2752" w:rsidRPr="00A1771D" w:rsidRDefault="001A6BD4" w:rsidP="00A1771D">
      <w:pPr>
        <w:spacing w:after="0" w:line="360" w:lineRule="auto"/>
        <w:ind w:firstLine="720"/>
        <w:jc w:val="both"/>
        <w:rPr>
          <w:rFonts w:eastAsia="Times New Roman" w:cstheme="minorHAnsi"/>
        </w:rPr>
      </w:pPr>
      <w:r>
        <w:rPr>
          <w:rFonts w:eastAsia="Times New Roman" w:cstheme="minorHAnsi"/>
        </w:rPr>
        <w:t>a</w:t>
      </w:r>
      <w:r w:rsidR="00F87518" w:rsidRPr="005A5802">
        <w:rPr>
          <w:rFonts w:eastAsia="Times New Roman" w:cstheme="minorHAnsi"/>
        </w:rPr>
        <w:t xml:space="preserve">) </w:t>
      </w:r>
      <w:r w:rsidR="00D460E9" w:rsidRPr="005E2752">
        <w:rPr>
          <w:rFonts w:eastAsia="Times New Roman" w:cstheme="minorHAnsi"/>
        </w:rPr>
        <w:t>identifies each test that the subcontractor will perform for the Contractor;</w:t>
      </w:r>
    </w:p>
    <w:p w14:paraId="0FA3E54F" w14:textId="6246351D" w:rsidR="00D460E9" w:rsidRPr="005E2752" w:rsidRDefault="001A6BD4" w:rsidP="005A5802">
      <w:pPr>
        <w:spacing w:after="0" w:line="360" w:lineRule="auto"/>
        <w:ind w:left="720"/>
        <w:jc w:val="both"/>
        <w:rPr>
          <w:rFonts w:eastAsia="Times New Roman" w:cstheme="minorHAnsi"/>
        </w:rPr>
      </w:pPr>
      <w:r>
        <w:rPr>
          <w:rFonts w:eastAsia="Times New Roman" w:cstheme="minorHAnsi"/>
        </w:rPr>
        <w:t>b</w:t>
      </w:r>
      <w:r w:rsidR="009F25B8" w:rsidRPr="00A1771D">
        <w:rPr>
          <w:rFonts w:eastAsia="Times New Roman" w:cstheme="minorHAnsi"/>
        </w:rPr>
        <w:t xml:space="preserve">) </w:t>
      </w:r>
      <w:r w:rsidR="00D460E9" w:rsidRPr="005E2752">
        <w:rPr>
          <w:rFonts w:eastAsia="Times New Roman" w:cstheme="minorHAnsi"/>
        </w:rPr>
        <w:t xml:space="preserve">states that the subcontractor will perform the identified test(s) if the Contractor is awarded a contract for this </w:t>
      </w:r>
      <w:r w:rsidR="005A5802">
        <w:rPr>
          <w:rFonts w:eastAsia="Times New Roman" w:cstheme="minorHAnsi"/>
        </w:rPr>
        <w:t>t</w:t>
      </w:r>
      <w:r w:rsidR="004A6467" w:rsidRPr="005E2752">
        <w:rPr>
          <w:rFonts w:eastAsia="Times New Roman" w:cstheme="minorHAnsi"/>
        </w:rPr>
        <w:t>est.</w:t>
      </w:r>
      <w:r w:rsidR="00D460E9" w:rsidRPr="005E2752">
        <w:rPr>
          <w:rFonts w:eastAsia="Times New Roman" w:cstheme="minorHAnsi"/>
        </w:rPr>
        <w:t xml:space="preserve"> </w:t>
      </w:r>
    </w:p>
    <w:p w14:paraId="15A80CD9" w14:textId="75FDAFF8" w:rsidR="0018309A" w:rsidRPr="005E2752" w:rsidRDefault="001A6BD4" w:rsidP="005A5802">
      <w:pPr>
        <w:spacing w:after="0" w:line="360" w:lineRule="auto"/>
        <w:ind w:left="720"/>
        <w:jc w:val="both"/>
        <w:rPr>
          <w:rFonts w:eastAsia="Times New Roman" w:cstheme="minorHAnsi"/>
        </w:rPr>
      </w:pPr>
      <w:r>
        <w:rPr>
          <w:rFonts w:eastAsia="Times New Roman" w:cstheme="minorHAnsi"/>
        </w:rPr>
        <w:t>c</w:t>
      </w:r>
      <w:r w:rsidR="0018309A" w:rsidRPr="005E2752">
        <w:rPr>
          <w:rFonts w:eastAsia="Times New Roman" w:cstheme="minorHAnsi"/>
        </w:rPr>
        <w:t xml:space="preserve">) </w:t>
      </w:r>
      <w:r w:rsidR="00D460E9" w:rsidRPr="005E2752">
        <w:rPr>
          <w:rFonts w:eastAsia="Times New Roman" w:cstheme="minorHAnsi"/>
        </w:rPr>
        <w:t>states that the subcontractor holds a CLIA Certificate of Accreditation in the laboratory specialties/subspecialties required to perform each test for each laboratory location where the subcontractor will perform the test</w:t>
      </w:r>
      <w:r w:rsidR="0018309A" w:rsidRPr="005E2752">
        <w:rPr>
          <w:rFonts w:eastAsia="Times New Roman" w:cstheme="minorHAnsi"/>
        </w:rPr>
        <w:t xml:space="preserve">, and </w:t>
      </w:r>
    </w:p>
    <w:p w14:paraId="388B39CB" w14:textId="55CAEEB1" w:rsidR="00D460E9" w:rsidRDefault="00C80606">
      <w:pPr>
        <w:spacing w:after="0" w:line="360" w:lineRule="auto"/>
        <w:ind w:firstLine="630"/>
        <w:jc w:val="both"/>
        <w:rPr>
          <w:rFonts w:eastAsia="Times New Roman" w:cstheme="minorHAnsi"/>
        </w:rPr>
      </w:pPr>
      <w:r>
        <w:rPr>
          <w:rFonts w:eastAsia="Times New Roman" w:cstheme="minorHAnsi"/>
        </w:rPr>
        <w:t xml:space="preserve">  </w:t>
      </w:r>
      <w:r w:rsidR="001A6BD4">
        <w:rPr>
          <w:rFonts w:eastAsia="Times New Roman" w:cstheme="minorHAnsi"/>
        </w:rPr>
        <w:t>d</w:t>
      </w:r>
      <w:r w:rsidR="0018309A" w:rsidRPr="005E2752">
        <w:rPr>
          <w:rFonts w:eastAsia="Times New Roman" w:cstheme="minorHAnsi"/>
        </w:rPr>
        <w:t xml:space="preserve">) Includes a copy of the </w:t>
      </w:r>
      <w:r>
        <w:rPr>
          <w:rFonts w:eastAsia="Times New Roman" w:cstheme="minorHAnsi"/>
        </w:rPr>
        <w:t xml:space="preserve">subcontractor’s </w:t>
      </w:r>
      <w:r w:rsidR="00AD6AFA" w:rsidRPr="005E2752">
        <w:rPr>
          <w:rFonts w:eastAsia="Times New Roman" w:cstheme="minorHAnsi"/>
        </w:rPr>
        <w:t>CLIA certificate.</w:t>
      </w:r>
    </w:p>
    <w:p w14:paraId="3DC9B6F1" w14:textId="77777777" w:rsidR="008A33F8" w:rsidRDefault="008A33F8" w:rsidP="008A33F8">
      <w:pPr>
        <w:spacing w:after="0" w:line="360" w:lineRule="auto"/>
        <w:ind w:firstLine="630"/>
        <w:jc w:val="both"/>
        <w:rPr>
          <w:rFonts w:eastAsia="Times New Roman" w:cstheme="minorHAnsi"/>
        </w:rPr>
      </w:pPr>
    </w:p>
    <w:p w14:paraId="7F811D84" w14:textId="77777777" w:rsidR="008A33F8" w:rsidRPr="00D5695E" w:rsidRDefault="008A33F8" w:rsidP="008A33F8">
      <w:pPr>
        <w:ind w:left="547"/>
      </w:pPr>
      <w:r w:rsidRPr="00D5695E">
        <w:rPr>
          <w:b/>
          <w:bCs/>
        </w:rPr>
        <w:t xml:space="preserve">Proposal Submittal Requirements for STEP 2 of Proposal Evaluations. </w:t>
      </w:r>
      <w:r w:rsidRPr="00D5695E">
        <w:t xml:space="preserve"> </w:t>
      </w:r>
    </w:p>
    <w:bookmarkEnd w:id="46"/>
    <w:p w14:paraId="50F6670D" w14:textId="7E4EC489" w:rsidR="0067028C" w:rsidRPr="00894F2A" w:rsidRDefault="00036D23" w:rsidP="00894F2A">
      <w:pPr>
        <w:pStyle w:val="NormalWeb"/>
        <w:numPr>
          <w:ilvl w:val="2"/>
          <w:numId w:val="7"/>
        </w:numPr>
        <w:spacing w:line="360" w:lineRule="auto"/>
        <w:rPr>
          <w:rFonts w:asciiTheme="minorHAnsi" w:hAnsiTheme="minorHAnsi" w:cstheme="minorHAnsi"/>
          <w:b/>
          <w:bCs/>
          <w:sz w:val="22"/>
          <w:szCs w:val="22"/>
        </w:rPr>
      </w:pPr>
      <w:r w:rsidRPr="00894F2A">
        <w:rPr>
          <w:rFonts w:asciiTheme="minorHAnsi" w:hAnsiTheme="minorHAnsi" w:cstheme="minorHAnsi"/>
          <w:b/>
          <w:bCs/>
          <w:sz w:val="22"/>
          <w:szCs w:val="22"/>
        </w:rPr>
        <w:t>Factor 1- Experience</w:t>
      </w:r>
      <w:r w:rsidR="00012F33" w:rsidRPr="00894F2A">
        <w:rPr>
          <w:rFonts w:asciiTheme="minorHAnsi" w:hAnsiTheme="minorHAnsi" w:cstheme="minorHAnsi"/>
          <w:b/>
          <w:bCs/>
          <w:sz w:val="22"/>
          <w:szCs w:val="22"/>
        </w:rPr>
        <w:t xml:space="preserve">.  </w:t>
      </w:r>
      <w:r w:rsidR="00931E57" w:rsidRPr="00894F2A">
        <w:rPr>
          <w:rFonts w:asciiTheme="minorHAnsi" w:hAnsiTheme="minorHAnsi" w:cstheme="minorHAnsi"/>
          <w:sz w:val="22"/>
          <w:szCs w:val="22"/>
        </w:rPr>
        <w:t xml:space="preserve">This proposal evaluation factor will be used to assess the Offeror’s experience providing </w:t>
      </w:r>
      <w:r w:rsidR="00CA5D76" w:rsidRPr="00894F2A">
        <w:rPr>
          <w:rFonts w:asciiTheme="minorHAnsi" w:hAnsiTheme="minorHAnsi" w:cstheme="minorHAnsi"/>
          <w:sz w:val="22"/>
          <w:szCs w:val="22"/>
        </w:rPr>
        <w:t>reference laboratory testing</w:t>
      </w:r>
      <w:r w:rsidR="00563D6E" w:rsidRPr="00894F2A">
        <w:rPr>
          <w:rFonts w:asciiTheme="minorHAnsi" w:hAnsiTheme="minorHAnsi" w:cstheme="minorHAnsi"/>
          <w:sz w:val="22"/>
          <w:szCs w:val="22"/>
        </w:rPr>
        <w:t xml:space="preserve"> from a ho</w:t>
      </w:r>
      <w:r w:rsidR="002D11A6" w:rsidRPr="00894F2A">
        <w:rPr>
          <w:rFonts w:asciiTheme="minorHAnsi" w:hAnsiTheme="minorHAnsi" w:cstheme="minorHAnsi"/>
          <w:sz w:val="22"/>
          <w:szCs w:val="22"/>
        </w:rPr>
        <w:t>spital setting</w:t>
      </w:r>
      <w:r w:rsidR="00CA5D76" w:rsidRPr="00894F2A">
        <w:rPr>
          <w:rFonts w:asciiTheme="minorHAnsi" w:hAnsiTheme="minorHAnsi" w:cstheme="minorHAnsi"/>
          <w:sz w:val="22"/>
          <w:szCs w:val="22"/>
        </w:rPr>
        <w:t>.</w:t>
      </w:r>
      <w:r w:rsidR="00E3541A" w:rsidRPr="00894F2A">
        <w:rPr>
          <w:rFonts w:asciiTheme="minorHAnsi" w:hAnsiTheme="minorHAnsi" w:cstheme="minorHAnsi"/>
          <w:sz w:val="22"/>
          <w:szCs w:val="22"/>
        </w:rPr>
        <w:t xml:space="preserve">  Offerors must describe their specific experience providing reference laboratory testing</w:t>
      </w:r>
      <w:r w:rsidR="00D728D6" w:rsidRPr="00894F2A">
        <w:rPr>
          <w:rFonts w:asciiTheme="minorHAnsi" w:hAnsiTheme="minorHAnsi" w:cstheme="minorHAnsi"/>
          <w:sz w:val="22"/>
          <w:szCs w:val="22"/>
        </w:rPr>
        <w:t xml:space="preserve"> from a hospital setting</w:t>
      </w:r>
      <w:r w:rsidR="006400BD" w:rsidRPr="00894F2A">
        <w:rPr>
          <w:rFonts w:asciiTheme="minorHAnsi" w:hAnsiTheme="minorHAnsi" w:cstheme="minorHAnsi"/>
          <w:sz w:val="22"/>
          <w:szCs w:val="22"/>
        </w:rPr>
        <w:t xml:space="preserve"> </w:t>
      </w:r>
      <w:r w:rsidR="00C7641F" w:rsidRPr="00894F2A">
        <w:rPr>
          <w:rFonts w:asciiTheme="minorHAnsi" w:hAnsiTheme="minorHAnsi" w:cstheme="minorHAnsi"/>
          <w:sz w:val="22"/>
          <w:szCs w:val="22"/>
        </w:rPr>
        <w:t xml:space="preserve">using attachment </w:t>
      </w:r>
      <w:r w:rsidR="00CF0D53">
        <w:rPr>
          <w:rFonts w:asciiTheme="minorHAnsi" w:hAnsiTheme="minorHAnsi" w:cstheme="minorHAnsi"/>
          <w:sz w:val="22"/>
          <w:szCs w:val="22"/>
        </w:rPr>
        <w:t>D</w:t>
      </w:r>
      <w:r w:rsidR="00CE67A9" w:rsidRPr="00894F2A">
        <w:rPr>
          <w:rFonts w:asciiTheme="minorHAnsi" w:hAnsiTheme="minorHAnsi" w:cstheme="minorHAnsi"/>
          <w:sz w:val="22"/>
          <w:szCs w:val="22"/>
        </w:rPr>
        <w:t>—Experience Worksheet</w:t>
      </w:r>
      <w:r w:rsidR="00770957" w:rsidRPr="00894F2A">
        <w:rPr>
          <w:rFonts w:asciiTheme="minorHAnsi" w:hAnsiTheme="minorHAnsi" w:cstheme="minorHAnsi"/>
          <w:sz w:val="22"/>
          <w:szCs w:val="22"/>
        </w:rPr>
        <w:t xml:space="preserve"> for</w:t>
      </w:r>
      <w:r w:rsidR="007E3C4F" w:rsidRPr="00894F2A">
        <w:rPr>
          <w:rFonts w:asciiTheme="minorHAnsi" w:hAnsiTheme="minorHAnsi" w:cstheme="minorHAnsi"/>
          <w:sz w:val="22"/>
          <w:szCs w:val="22"/>
        </w:rPr>
        <w:t xml:space="preserve"> each reference contract the Offeror submits as evidence of its experience providing these services.</w:t>
      </w:r>
      <w:r w:rsidR="00AC271E" w:rsidRPr="00894F2A">
        <w:rPr>
          <w:rFonts w:asciiTheme="minorHAnsi" w:hAnsiTheme="minorHAnsi" w:cstheme="minorHAnsi"/>
          <w:sz w:val="22"/>
          <w:szCs w:val="22"/>
        </w:rPr>
        <w:t xml:space="preserve">  Offerors may identify one or more reference contracts for consideration for STEP 2 of proposal evaluations but must complete a </w:t>
      </w:r>
      <w:r w:rsidR="00AC271E" w:rsidRPr="00894F2A">
        <w:rPr>
          <w:rFonts w:asciiTheme="minorHAnsi" w:hAnsiTheme="minorHAnsi" w:cstheme="minorHAnsi"/>
          <w:b/>
          <w:bCs/>
          <w:sz w:val="22"/>
          <w:szCs w:val="22"/>
        </w:rPr>
        <w:t>separate</w:t>
      </w:r>
      <w:r w:rsidR="00AC271E" w:rsidRPr="00894F2A">
        <w:rPr>
          <w:rFonts w:asciiTheme="minorHAnsi" w:hAnsiTheme="minorHAnsi" w:cstheme="minorHAnsi"/>
          <w:sz w:val="22"/>
          <w:szCs w:val="22"/>
        </w:rPr>
        <w:t xml:space="preserve"> Attachment </w:t>
      </w:r>
      <w:r w:rsidR="00E70F91">
        <w:rPr>
          <w:rFonts w:asciiTheme="minorHAnsi" w:hAnsiTheme="minorHAnsi" w:cstheme="minorHAnsi"/>
          <w:sz w:val="22"/>
          <w:szCs w:val="22"/>
        </w:rPr>
        <w:t>D</w:t>
      </w:r>
      <w:r w:rsidR="00AC271E" w:rsidRPr="00894F2A">
        <w:rPr>
          <w:rFonts w:asciiTheme="minorHAnsi" w:hAnsiTheme="minorHAnsi" w:cstheme="minorHAnsi"/>
          <w:sz w:val="22"/>
          <w:szCs w:val="22"/>
        </w:rPr>
        <w:t xml:space="preserve"> Worksheet </w:t>
      </w:r>
      <w:r w:rsidR="00AC271E" w:rsidRPr="00894F2A">
        <w:rPr>
          <w:rFonts w:asciiTheme="minorHAnsi" w:hAnsiTheme="minorHAnsi" w:cstheme="minorHAnsi"/>
          <w:b/>
          <w:bCs/>
          <w:sz w:val="22"/>
          <w:szCs w:val="22"/>
        </w:rPr>
        <w:t>for each reference contract</w:t>
      </w:r>
      <w:r w:rsidR="00AC271E" w:rsidRPr="00894F2A">
        <w:rPr>
          <w:rFonts w:asciiTheme="minorHAnsi" w:hAnsiTheme="minorHAnsi" w:cstheme="minorHAnsi"/>
          <w:sz w:val="22"/>
          <w:szCs w:val="22"/>
        </w:rPr>
        <w:t xml:space="preserve"> the Offeror wishes to have considered for Step 2 of proposal evaluations.  No other format shall be used.</w:t>
      </w:r>
    </w:p>
    <w:p w14:paraId="0C58D69F" w14:textId="7CF98C44" w:rsidR="00A533A1" w:rsidRPr="00894F2A" w:rsidRDefault="00861F1D" w:rsidP="00894F2A">
      <w:pPr>
        <w:pStyle w:val="NormalWeb"/>
        <w:numPr>
          <w:ilvl w:val="2"/>
          <w:numId w:val="7"/>
        </w:numPr>
        <w:spacing w:line="360" w:lineRule="auto"/>
        <w:rPr>
          <w:rFonts w:asciiTheme="minorHAnsi" w:hAnsiTheme="minorHAnsi" w:cstheme="minorHAnsi"/>
          <w:b/>
          <w:bCs/>
          <w:sz w:val="22"/>
          <w:szCs w:val="22"/>
        </w:rPr>
      </w:pPr>
      <w:r w:rsidRPr="00894F2A">
        <w:rPr>
          <w:rFonts w:asciiTheme="minorHAnsi" w:hAnsiTheme="minorHAnsi" w:cstheme="minorHAnsi"/>
          <w:b/>
          <w:bCs/>
          <w:sz w:val="22"/>
          <w:szCs w:val="22"/>
        </w:rPr>
        <w:t>Factor 2</w:t>
      </w:r>
      <w:r w:rsidR="00ED6E54" w:rsidRPr="00894F2A">
        <w:rPr>
          <w:rFonts w:asciiTheme="minorHAnsi" w:hAnsiTheme="minorHAnsi" w:cstheme="minorHAnsi"/>
          <w:b/>
          <w:bCs/>
          <w:sz w:val="22"/>
          <w:szCs w:val="22"/>
        </w:rPr>
        <w:t>-Price.</w:t>
      </w:r>
      <w:r w:rsidR="00DE24CB" w:rsidRPr="00894F2A">
        <w:rPr>
          <w:rFonts w:asciiTheme="minorHAnsi" w:hAnsiTheme="minorHAnsi" w:cstheme="minorHAnsi"/>
          <w:sz w:val="22"/>
          <w:szCs w:val="22"/>
        </w:rPr>
        <w:t xml:space="preserve"> </w:t>
      </w:r>
      <w:r w:rsidR="00FB127E" w:rsidRPr="00894F2A">
        <w:rPr>
          <w:rFonts w:asciiTheme="minorHAnsi" w:hAnsiTheme="minorHAnsi" w:cstheme="minorHAnsi"/>
          <w:sz w:val="22"/>
          <w:szCs w:val="22"/>
        </w:rPr>
        <w:t>S</w:t>
      </w:r>
      <w:r w:rsidR="00662342" w:rsidRPr="00894F2A">
        <w:rPr>
          <w:rFonts w:asciiTheme="minorHAnsi" w:hAnsiTheme="minorHAnsi" w:cstheme="minorHAnsi"/>
          <w:sz w:val="22"/>
          <w:szCs w:val="22"/>
        </w:rPr>
        <w:t>ubmit</w:t>
      </w:r>
      <w:r w:rsidR="00FB127E" w:rsidRPr="00894F2A">
        <w:rPr>
          <w:rFonts w:asciiTheme="minorHAnsi" w:hAnsiTheme="minorHAnsi" w:cstheme="minorHAnsi"/>
          <w:sz w:val="22"/>
          <w:szCs w:val="22"/>
        </w:rPr>
        <w:t xml:space="preserve"> completed</w:t>
      </w:r>
      <w:r w:rsidR="00662342" w:rsidRPr="00894F2A">
        <w:rPr>
          <w:rFonts w:asciiTheme="minorHAnsi" w:hAnsiTheme="minorHAnsi" w:cstheme="minorHAnsi"/>
          <w:sz w:val="22"/>
          <w:szCs w:val="22"/>
        </w:rPr>
        <w:t xml:space="preserve"> Attachment B</w:t>
      </w:r>
    </w:p>
    <w:p w14:paraId="503B67F0" w14:textId="1BADACEC" w:rsidR="00E253A7" w:rsidRDefault="003B0D53" w:rsidP="003B0D53">
      <w:pPr>
        <w:pStyle w:val="ListParagraph"/>
        <w:spacing w:after="0" w:line="240" w:lineRule="auto"/>
        <w:ind w:left="540"/>
      </w:pPr>
      <w:r>
        <w:t>(</w:t>
      </w:r>
      <w:r w:rsidR="0019371D">
        <w:t>1</w:t>
      </w:r>
      <w:r>
        <w:t xml:space="preserve">) </w:t>
      </w:r>
      <w:r w:rsidR="00E253A7" w:rsidRPr="00C06698">
        <w:t xml:space="preserve">Offerors shall fill out all required </w:t>
      </w:r>
      <w:r w:rsidR="00E253A7">
        <w:t xml:space="preserve">columns and </w:t>
      </w:r>
      <w:r w:rsidR="00E253A7" w:rsidRPr="00C06698">
        <w:t>data fields</w:t>
      </w:r>
      <w:r w:rsidR="00E253A7">
        <w:t xml:space="preserve">, </w:t>
      </w:r>
      <w:r w:rsidR="00E253A7" w:rsidRPr="00C06698">
        <w:t xml:space="preserve">on the five (5) year pricing spreadsheet located at </w:t>
      </w:r>
      <w:r w:rsidR="00E253A7" w:rsidRPr="00E253A7">
        <w:rPr>
          <w:color w:val="00B0F0"/>
        </w:rPr>
        <w:t>(Attachment B)</w:t>
      </w:r>
      <w:r w:rsidR="00E253A7" w:rsidRPr="00B13775">
        <w:t xml:space="preserve"> of Section D</w:t>
      </w:r>
      <w:r w:rsidR="00E253A7">
        <w:t>.</w:t>
      </w:r>
    </w:p>
    <w:p w14:paraId="1991C66D" w14:textId="77777777" w:rsidR="00957BCB" w:rsidRDefault="00957BCB" w:rsidP="003B0D53">
      <w:pPr>
        <w:pStyle w:val="ListParagraph"/>
        <w:spacing w:after="0" w:line="240" w:lineRule="auto"/>
        <w:ind w:left="540"/>
      </w:pPr>
    </w:p>
    <w:p w14:paraId="120F4B51" w14:textId="06F12DFF" w:rsidR="00E253A7" w:rsidRPr="00D6444C" w:rsidRDefault="003B0D53" w:rsidP="003B0D53">
      <w:pPr>
        <w:pStyle w:val="ListParagraph"/>
        <w:spacing w:after="0" w:line="240" w:lineRule="auto"/>
        <w:ind w:left="540"/>
      </w:pPr>
      <w:r w:rsidRPr="00D6444C">
        <w:t>(</w:t>
      </w:r>
      <w:r w:rsidR="00BB37F5" w:rsidRPr="00D6444C">
        <w:t>2</w:t>
      </w:r>
      <w:r w:rsidRPr="00D6444C">
        <w:t xml:space="preserve">) </w:t>
      </w:r>
      <w:r w:rsidR="00E253A7" w:rsidRPr="00D6444C">
        <w:t>On Tab 1 – PRICE GENERAL B-YR5, complete cells 2-13</w:t>
      </w:r>
      <w:r w:rsidR="009F3FE1" w:rsidRPr="00D6444C">
        <w:t>54</w:t>
      </w:r>
      <w:r w:rsidR="00E253A7" w:rsidRPr="00D6444C">
        <w:t xml:space="preserve"> in columns D, F, H, J, and L.  “DO NOT COMPLETE ANY OTHER COLUMNS OR FIELDS ON THIS TAB”.</w:t>
      </w:r>
    </w:p>
    <w:p w14:paraId="6FC90FD4" w14:textId="23274E65" w:rsidR="00E253A7" w:rsidRPr="00D6444C" w:rsidRDefault="003B0D53" w:rsidP="003B0D53">
      <w:pPr>
        <w:pStyle w:val="ListParagraph"/>
        <w:spacing w:after="0" w:line="240" w:lineRule="auto"/>
        <w:ind w:left="540"/>
      </w:pPr>
      <w:r w:rsidRPr="00D6444C">
        <w:t>(</w:t>
      </w:r>
      <w:r w:rsidR="00BB37F5" w:rsidRPr="00D6444C">
        <w:t>3</w:t>
      </w:r>
      <w:r w:rsidRPr="00D6444C">
        <w:t xml:space="preserve">) </w:t>
      </w:r>
      <w:r w:rsidR="00E253A7" w:rsidRPr="00D6444C">
        <w:t>On Tab 2 – ALLERGEN PRICE B-YR5, complete cells 2-226 in columns D, F, H, J, and L. “DO NOT COMPLETE ANY OTHER COLUMNS OR FIELDS ON THIS TAB”.</w:t>
      </w:r>
    </w:p>
    <w:p w14:paraId="0A88E5E6" w14:textId="77777777" w:rsidR="00957BCB" w:rsidRPr="00D6444C" w:rsidRDefault="00957BCB" w:rsidP="003B0D53">
      <w:pPr>
        <w:pStyle w:val="ListParagraph"/>
        <w:spacing w:after="0" w:line="240" w:lineRule="auto"/>
        <w:ind w:left="540"/>
      </w:pPr>
    </w:p>
    <w:p w14:paraId="0F713B12" w14:textId="6A8DCF71" w:rsidR="00E253A7" w:rsidRPr="00D6444C" w:rsidRDefault="003B0D53" w:rsidP="003B0D53">
      <w:pPr>
        <w:pStyle w:val="ListParagraph"/>
        <w:spacing w:after="0" w:line="240" w:lineRule="auto"/>
        <w:ind w:left="540"/>
      </w:pPr>
      <w:r w:rsidRPr="00D6444C">
        <w:t>(</w:t>
      </w:r>
      <w:r w:rsidR="00BB37F5" w:rsidRPr="00D6444C">
        <w:t>4</w:t>
      </w:r>
      <w:r w:rsidRPr="00D6444C">
        <w:t>)</w:t>
      </w:r>
      <w:r w:rsidR="00E253A7" w:rsidRPr="00D6444C">
        <w:t xml:space="preserve"> On Tab 3 – COMPLEX ANTIBODIES PRICE B-YR5, complete cells 2-75 in columns D, F, H, J, and L.   “DO NOT COMPLETE ANY OTHER COLUMNS OR FIELDS ON THIS TAB”.</w:t>
      </w:r>
      <w:r w:rsidR="00957BCB" w:rsidRPr="00D6444C">
        <w:t xml:space="preserve"> </w:t>
      </w:r>
    </w:p>
    <w:p w14:paraId="29CF4A9A" w14:textId="77777777" w:rsidR="00957BCB" w:rsidRPr="00D6444C" w:rsidRDefault="00957BCB" w:rsidP="003B0D53">
      <w:pPr>
        <w:pStyle w:val="ListParagraph"/>
        <w:spacing w:after="0" w:line="240" w:lineRule="auto"/>
        <w:ind w:left="540"/>
      </w:pPr>
    </w:p>
    <w:p w14:paraId="05F3C92E" w14:textId="594EF3D7" w:rsidR="00E253A7" w:rsidRPr="00D6444C" w:rsidRDefault="00957BCB" w:rsidP="00957BCB">
      <w:pPr>
        <w:pStyle w:val="ListParagraph"/>
        <w:spacing w:after="0" w:line="240" w:lineRule="auto"/>
        <w:ind w:left="540"/>
      </w:pPr>
      <w:r w:rsidRPr="00D6444C">
        <w:t>(</w:t>
      </w:r>
      <w:r w:rsidR="00BB37F5" w:rsidRPr="00D6444C">
        <w:t>5</w:t>
      </w:r>
      <w:r w:rsidRPr="00D6444C">
        <w:t>)</w:t>
      </w:r>
      <w:r w:rsidR="00E253A7" w:rsidRPr="00D6444C">
        <w:t xml:space="preserve"> On Tab 4 – TEST INFO GENERAL, complete cells 2-13</w:t>
      </w:r>
      <w:r w:rsidR="000B3674" w:rsidRPr="00D6444C">
        <w:t>54</w:t>
      </w:r>
      <w:r w:rsidR="00E253A7" w:rsidRPr="00D6444C">
        <w:t xml:space="preserve"> in columns J, K, L. and M.  If applicable please complete F, G, H, and I.  “DO NOT COMPLETE ANY OTHER COLUMNS OR FIELDS ON THIS TAB”.</w:t>
      </w:r>
      <w:r w:rsidR="00223CDD" w:rsidRPr="00D6444C">
        <w:t xml:space="preserve"> </w:t>
      </w:r>
    </w:p>
    <w:p w14:paraId="471FC6FA" w14:textId="77777777" w:rsidR="00223CDD" w:rsidRPr="00D6444C" w:rsidRDefault="00223CDD" w:rsidP="00957BCB">
      <w:pPr>
        <w:pStyle w:val="ListParagraph"/>
        <w:spacing w:after="0" w:line="240" w:lineRule="auto"/>
        <w:ind w:left="540"/>
      </w:pPr>
    </w:p>
    <w:p w14:paraId="7479A08E" w14:textId="6BA62032" w:rsidR="00E253A7" w:rsidRPr="00D6444C" w:rsidRDefault="00CA7B88" w:rsidP="00223CDD">
      <w:pPr>
        <w:pStyle w:val="ListParagraph"/>
        <w:spacing w:after="0" w:line="240" w:lineRule="auto"/>
        <w:ind w:left="540"/>
      </w:pPr>
      <w:r w:rsidRPr="00D6444C">
        <w:t>(</w:t>
      </w:r>
      <w:r w:rsidR="00BB37F5" w:rsidRPr="00D6444C">
        <w:t>6</w:t>
      </w:r>
      <w:r w:rsidRPr="00D6444C">
        <w:t>)</w:t>
      </w:r>
      <w:r w:rsidR="00E253A7" w:rsidRPr="00D6444C">
        <w:t xml:space="preserve"> On Tab 5 – TEST INFO ALLERGENS, complete cells 2-226 in columns J, K, L. and M.  If applicable please complete F, G, H, and I.   “DO NOT COMPLETE ANY OTHER COLUMNS OR FIELDS ON THIS TAB”.</w:t>
      </w:r>
    </w:p>
    <w:p w14:paraId="4E84DDEC" w14:textId="77777777" w:rsidR="00223CDD" w:rsidRPr="00D6444C" w:rsidRDefault="00223CDD" w:rsidP="00223CDD">
      <w:pPr>
        <w:pStyle w:val="ListParagraph"/>
        <w:spacing w:after="0" w:line="240" w:lineRule="auto"/>
        <w:ind w:left="540"/>
      </w:pPr>
    </w:p>
    <w:p w14:paraId="4C122903" w14:textId="068D78D4" w:rsidR="00E253A7" w:rsidRDefault="00223CDD" w:rsidP="007277AC">
      <w:pPr>
        <w:pStyle w:val="ListParagraph"/>
        <w:spacing w:after="0" w:line="240" w:lineRule="auto"/>
        <w:ind w:left="540"/>
      </w:pPr>
      <w:r w:rsidRPr="00D6444C">
        <w:t>(</w:t>
      </w:r>
      <w:r w:rsidR="00BB37F5" w:rsidRPr="00D6444C">
        <w:t>7</w:t>
      </w:r>
      <w:r w:rsidRPr="00D6444C">
        <w:t>)</w:t>
      </w:r>
      <w:r w:rsidR="00E253A7" w:rsidRPr="00D6444C">
        <w:t xml:space="preserve"> On Tab 6 – TEST INFO COMPLEX ANTIBODIES, complete cells 2-75 in</w:t>
      </w:r>
      <w:r w:rsidR="00E253A7">
        <w:t xml:space="preserve"> columns J, K, L. and M.  If applicable please complete F, G, H, and I.  “DO NOT COMPLETE ANY OTHER COLUMNS OR FIELDS ON THIS TAB”.</w:t>
      </w:r>
    </w:p>
    <w:p w14:paraId="3499EE3D" w14:textId="77777777" w:rsidR="007277AC" w:rsidRPr="007277AC" w:rsidRDefault="007277AC" w:rsidP="007277AC">
      <w:pPr>
        <w:pStyle w:val="ListParagraph"/>
        <w:spacing w:after="0" w:line="240" w:lineRule="auto"/>
        <w:ind w:left="540"/>
      </w:pPr>
    </w:p>
    <w:p w14:paraId="65946062" w14:textId="77777777" w:rsidR="00BD0422" w:rsidRDefault="004F2AF2">
      <w:pPr>
        <w:tabs>
          <w:tab w:val="left" w:pos="3240"/>
        </w:tabs>
      </w:pPr>
      <w:r>
        <w:tab/>
        <w:t>(End of Addendum to 52.212-1)</w:t>
      </w:r>
    </w:p>
    <w:p w14:paraId="65946063" w14:textId="77777777" w:rsidR="00BD0422" w:rsidRDefault="00BD0422"/>
    <w:p w14:paraId="65946064" w14:textId="73E1D6B6" w:rsidR="004F2AF2" w:rsidRDefault="004F2AF2">
      <w:pPr>
        <w:pStyle w:val="Heading2"/>
      </w:pPr>
      <w:bookmarkStart w:id="50" w:name="_Hlk216088959"/>
      <w:bookmarkStart w:id="51" w:name="_Toc201052608"/>
      <w:r>
        <w:t>E.</w:t>
      </w:r>
      <w:r w:rsidR="00171FAA">
        <w:t>3</w:t>
      </w:r>
      <w:r>
        <w:t xml:space="preserve">  52.212-2  EVALUATION—COMMERCIAL </w:t>
      </w:r>
      <w:bookmarkEnd w:id="50"/>
      <w:r>
        <w:t>PRODUCTS AND COMMERCIAL SERVICES (NOV 2021)</w:t>
      </w:r>
      <w:bookmarkEnd w:id="51"/>
    </w:p>
    <w:p w14:paraId="65946065" w14:textId="385A7D49" w:rsidR="004F2AF2" w:rsidRDefault="004F2AF2" w:rsidP="00460EAB">
      <w:pPr>
        <w:rPr>
          <w:rFonts w:eastAsia="Times New Roman" w:cs="Times New Roman"/>
        </w:rPr>
      </w:pPr>
      <w:r>
        <w:t xml:space="preserve">(a) </w:t>
      </w:r>
      <w:r w:rsidR="00920231" w:rsidRPr="004243B4">
        <w:rPr>
          <w:rFonts w:eastAsia="Times New Roman" w:cs="Times New Roman"/>
        </w:rPr>
        <w:t xml:space="preserve">Offers submitted for this procurement will be evaluated </w:t>
      </w:r>
      <w:r w:rsidR="00920231">
        <w:rPr>
          <w:rFonts w:eastAsia="Times New Roman" w:cs="Times New Roman"/>
        </w:rPr>
        <w:t xml:space="preserve">in a two-step process </w:t>
      </w:r>
      <w:r w:rsidR="00920231" w:rsidRPr="004243B4">
        <w:rPr>
          <w:rFonts w:eastAsia="Times New Roman" w:cs="Times New Roman"/>
        </w:rPr>
        <w:t xml:space="preserve">using FAR Part 15 procedures. The Government </w:t>
      </w:r>
      <w:r w:rsidR="00920231">
        <w:rPr>
          <w:rFonts w:eastAsia="Times New Roman" w:cs="Times New Roman"/>
        </w:rPr>
        <w:t>intends to</w:t>
      </w:r>
      <w:r w:rsidR="00920231" w:rsidRPr="004243B4">
        <w:rPr>
          <w:rFonts w:eastAsia="Times New Roman" w:cs="Times New Roman"/>
        </w:rPr>
        <w:t xml:space="preserve"> award </w:t>
      </w:r>
      <w:r w:rsidR="00920231">
        <w:rPr>
          <w:rFonts w:eastAsia="Times New Roman" w:cs="Times New Roman"/>
        </w:rPr>
        <w:t xml:space="preserve">a single </w:t>
      </w:r>
      <w:r w:rsidR="00920231" w:rsidRPr="004243B4">
        <w:rPr>
          <w:rFonts w:eastAsia="Times New Roman" w:cs="Times New Roman"/>
        </w:rPr>
        <w:t xml:space="preserve">contract resulting from this solicitation to the responsible </w:t>
      </w:r>
      <w:r w:rsidR="00920231">
        <w:rPr>
          <w:rFonts w:eastAsia="Times New Roman" w:cs="Times New Roman"/>
        </w:rPr>
        <w:t>O</w:t>
      </w:r>
      <w:r w:rsidR="00920231" w:rsidRPr="004243B4">
        <w:rPr>
          <w:rFonts w:eastAsia="Times New Roman" w:cs="Times New Roman"/>
        </w:rPr>
        <w:t>fferor</w:t>
      </w:r>
      <w:r w:rsidR="00C22173">
        <w:rPr>
          <w:rFonts w:eastAsia="Times New Roman" w:cs="Times New Roman"/>
        </w:rPr>
        <w:t xml:space="preserve"> </w:t>
      </w:r>
      <w:r w:rsidR="00920231" w:rsidRPr="004243B4">
        <w:rPr>
          <w:rFonts w:eastAsia="Times New Roman" w:cs="Times New Roman"/>
        </w:rPr>
        <w:t>whose offer</w:t>
      </w:r>
      <w:r w:rsidR="00A328BF">
        <w:rPr>
          <w:rFonts w:eastAsia="Times New Roman" w:cs="Times New Roman"/>
        </w:rPr>
        <w:t>,</w:t>
      </w:r>
      <w:r w:rsidR="00E12438">
        <w:rPr>
          <w:rFonts w:eastAsia="Times New Roman" w:cs="Times New Roman"/>
        </w:rPr>
        <w:t xml:space="preserve"> </w:t>
      </w:r>
      <w:r w:rsidR="00920231" w:rsidRPr="004243B4">
        <w:rPr>
          <w:rFonts w:eastAsia="Times New Roman" w:cs="Times New Roman"/>
        </w:rPr>
        <w:t>conforming to the solicitation</w:t>
      </w:r>
      <w:r w:rsidR="00920231">
        <w:rPr>
          <w:rFonts w:eastAsia="Times New Roman" w:cs="Times New Roman"/>
        </w:rPr>
        <w:t>,</w:t>
      </w:r>
      <w:r w:rsidR="00920231" w:rsidRPr="004243B4">
        <w:rPr>
          <w:rFonts w:eastAsia="Times New Roman" w:cs="Times New Roman"/>
        </w:rPr>
        <w:t xml:space="preserve"> will be most advantageous to the Government, </w:t>
      </w:r>
      <w:r w:rsidR="00920231">
        <w:rPr>
          <w:rFonts w:eastAsia="Times New Roman" w:cs="Times New Roman"/>
        </w:rPr>
        <w:t>as determined by a trade-off between price and non-price proposal evaluation factors.</w:t>
      </w:r>
    </w:p>
    <w:p w14:paraId="2BD5A4D7" w14:textId="0E431BFF" w:rsidR="00920231" w:rsidRDefault="00920231">
      <w:pPr>
        <w:rPr>
          <w:rFonts w:eastAsia="Times New Roman" w:cs="Times New Roman"/>
        </w:rPr>
      </w:pPr>
      <w:r>
        <w:rPr>
          <w:rFonts w:eastAsia="Times New Roman" w:cs="Times New Roman"/>
        </w:rPr>
        <w:t>(b</w:t>
      </w:r>
      <w:r w:rsidR="00460EAB">
        <w:rPr>
          <w:rFonts w:eastAsia="Times New Roman" w:cs="Times New Roman"/>
        </w:rPr>
        <w:t>) The</w:t>
      </w:r>
      <w:r>
        <w:rPr>
          <w:rFonts w:eastAsia="Times New Roman" w:cs="Times New Roman"/>
        </w:rPr>
        <w:t xml:space="preserve"> government will evaluate proposals in the following manner:</w:t>
      </w:r>
    </w:p>
    <w:p w14:paraId="3B8470EA" w14:textId="14B9CA3B" w:rsidR="00920231" w:rsidRDefault="00920231" w:rsidP="008F4B99">
      <w:pPr>
        <w:ind w:left="720"/>
        <w:rPr>
          <w:rFonts w:eastAsia="Times New Roman" w:cs="Times New Roman"/>
        </w:rPr>
      </w:pPr>
      <w:r w:rsidRPr="00920231">
        <w:rPr>
          <w:rFonts w:eastAsia="Times New Roman" w:cs="Times New Roman"/>
          <w:b/>
          <w:bCs/>
        </w:rPr>
        <w:t xml:space="preserve">STEP 1: </w:t>
      </w:r>
      <w:r w:rsidR="006C7648">
        <w:rPr>
          <w:rFonts w:eastAsia="Times New Roman" w:cs="Times New Roman"/>
          <w:b/>
          <w:bCs/>
        </w:rPr>
        <w:t>Special Factors of Responsibility</w:t>
      </w:r>
      <w:r>
        <w:rPr>
          <w:rFonts w:eastAsia="Times New Roman" w:cs="Times New Roman"/>
        </w:rPr>
        <w:t xml:space="preserve">.  The Government will first </w:t>
      </w:r>
      <w:r w:rsidR="004A6383">
        <w:rPr>
          <w:rFonts w:eastAsia="Times New Roman" w:cs="Times New Roman"/>
        </w:rPr>
        <w:t xml:space="preserve">determine if an </w:t>
      </w:r>
      <w:r w:rsidR="006C7648">
        <w:rPr>
          <w:rFonts w:eastAsia="Times New Roman" w:cs="Times New Roman"/>
        </w:rPr>
        <w:t>Offeror meets the special factors of responsibility</w:t>
      </w:r>
      <w:r w:rsidR="002350B8">
        <w:rPr>
          <w:rFonts w:eastAsia="Times New Roman" w:cs="Times New Roman"/>
        </w:rPr>
        <w:t xml:space="preserve"> applicable to this procurement</w:t>
      </w:r>
      <w:r>
        <w:rPr>
          <w:rFonts w:eastAsia="Times New Roman" w:cs="Times New Roman"/>
        </w:rPr>
        <w:t xml:space="preserve">.  </w:t>
      </w:r>
      <w:r w:rsidRPr="00E612B8">
        <w:rPr>
          <w:rFonts w:eastAsia="Times New Roman" w:cs="Times New Roman"/>
          <w:b/>
          <w:bCs/>
        </w:rPr>
        <w:t xml:space="preserve">An Offeror who fails to meet the </w:t>
      </w:r>
      <w:r w:rsidR="006C7648">
        <w:rPr>
          <w:rFonts w:eastAsia="Times New Roman" w:cs="Times New Roman"/>
          <w:b/>
          <w:bCs/>
        </w:rPr>
        <w:t xml:space="preserve">special factors of responsibility </w:t>
      </w:r>
      <w:r w:rsidRPr="00E612B8">
        <w:rPr>
          <w:rFonts w:eastAsia="Times New Roman" w:cs="Times New Roman"/>
          <w:b/>
          <w:bCs/>
        </w:rPr>
        <w:t xml:space="preserve">will be determined </w:t>
      </w:r>
      <w:r w:rsidR="006C7648">
        <w:rPr>
          <w:rFonts w:eastAsia="Times New Roman" w:cs="Times New Roman"/>
          <w:b/>
          <w:bCs/>
        </w:rPr>
        <w:t xml:space="preserve">not responsible </w:t>
      </w:r>
      <w:r w:rsidRPr="00E612B8">
        <w:rPr>
          <w:rFonts w:eastAsia="Times New Roman" w:cs="Times New Roman"/>
          <w:b/>
          <w:bCs/>
        </w:rPr>
        <w:t>and will not have its proposal considered further for contract award.</w:t>
      </w:r>
      <w:r>
        <w:rPr>
          <w:rFonts w:eastAsia="Times New Roman" w:cs="Times New Roman"/>
        </w:rPr>
        <w:t xml:space="preserve">  </w:t>
      </w:r>
    </w:p>
    <w:p w14:paraId="1C5284D1" w14:textId="5D1F5A00" w:rsidR="00920231" w:rsidRPr="003465CF" w:rsidRDefault="001842AF" w:rsidP="00B06602">
      <w:pPr>
        <w:pStyle w:val="NormalWeb"/>
        <w:spacing w:before="0" w:beforeAutospacing="0" w:after="0" w:afterAutospacing="0" w:line="360" w:lineRule="auto"/>
        <w:ind w:left="720"/>
        <w:rPr>
          <w:rFonts w:asciiTheme="minorHAnsi" w:hAnsiTheme="minorHAnsi" w:cstheme="minorHAnsi"/>
          <w:b/>
          <w:bCs/>
          <w:sz w:val="22"/>
          <w:szCs w:val="22"/>
        </w:rPr>
      </w:pPr>
      <w:r>
        <w:rPr>
          <w:rStyle w:val="Strong"/>
          <w:rFonts w:asciiTheme="minorHAnsi" w:hAnsiTheme="minorHAnsi" w:cstheme="minorHAnsi"/>
          <w:sz w:val="22"/>
          <w:szCs w:val="22"/>
        </w:rPr>
        <w:t xml:space="preserve">SP1: </w:t>
      </w:r>
      <w:r w:rsidR="00920231" w:rsidRPr="003465CF">
        <w:rPr>
          <w:rStyle w:val="Strong"/>
          <w:rFonts w:asciiTheme="minorHAnsi" w:hAnsiTheme="minorHAnsi" w:cstheme="minorHAnsi"/>
          <w:sz w:val="22"/>
          <w:szCs w:val="22"/>
        </w:rPr>
        <w:t>Special Licensure.</w:t>
      </w:r>
      <w:r w:rsidR="00920231" w:rsidRPr="003465CF">
        <w:rPr>
          <w:rFonts w:asciiTheme="minorHAnsi" w:hAnsiTheme="minorHAnsi" w:cstheme="minorHAnsi"/>
          <w:sz w:val="22"/>
          <w:szCs w:val="22"/>
        </w:rPr>
        <w:t> Offeror shall provide evidence that the laboratory is licensed and/or accredited by the College of American Pathologists (CAP)</w:t>
      </w:r>
      <w:r w:rsidR="00152851">
        <w:rPr>
          <w:rFonts w:asciiTheme="minorHAnsi" w:hAnsiTheme="minorHAnsi" w:cstheme="minorHAnsi"/>
          <w:sz w:val="22"/>
          <w:szCs w:val="22"/>
        </w:rPr>
        <w:t xml:space="preserve"> or the Joint </w:t>
      </w:r>
      <w:r w:rsidR="00170B57">
        <w:rPr>
          <w:rFonts w:asciiTheme="minorHAnsi" w:hAnsiTheme="minorHAnsi" w:cstheme="minorHAnsi"/>
          <w:sz w:val="22"/>
          <w:szCs w:val="22"/>
        </w:rPr>
        <w:t>Commission</w:t>
      </w:r>
      <w:r w:rsidR="00920231" w:rsidRPr="003465CF">
        <w:rPr>
          <w:rFonts w:asciiTheme="minorHAnsi" w:hAnsiTheme="minorHAnsi" w:cstheme="minorHAnsi"/>
          <w:sz w:val="22"/>
          <w:szCs w:val="22"/>
        </w:rPr>
        <w:t>.</w:t>
      </w:r>
    </w:p>
    <w:p w14:paraId="5D703284" w14:textId="15664941" w:rsidR="002354DC" w:rsidRPr="00B06602" w:rsidRDefault="001842AF" w:rsidP="00B06602">
      <w:pPr>
        <w:pStyle w:val="NormalWeb"/>
        <w:spacing w:before="0" w:beforeAutospacing="0" w:after="0" w:afterAutospacing="0" w:line="360" w:lineRule="auto"/>
        <w:ind w:left="720"/>
        <w:rPr>
          <w:rFonts w:asciiTheme="minorHAnsi" w:hAnsiTheme="minorHAnsi" w:cstheme="minorHAnsi"/>
          <w:b/>
          <w:bCs/>
          <w:sz w:val="22"/>
          <w:szCs w:val="22"/>
        </w:rPr>
      </w:pPr>
      <w:r w:rsidRPr="00B06602">
        <w:rPr>
          <w:rStyle w:val="Strong"/>
          <w:rFonts w:asciiTheme="minorHAnsi" w:hAnsiTheme="minorHAnsi" w:cstheme="minorHAnsi"/>
          <w:sz w:val="22"/>
          <w:szCs w:val="22"/>
        </w:rPr>
        <w:t xml:space="preserve">SP2: </w:t>
      </w:r>
      <w:r w:rsidR="00920231" w:rsidRPr="00B06602">
        <w:rPr>
          <w:rStyle w:val="Strong"/>
          <w:rFonts w:asciiTheme="minorHAnsi" w:hAnsiTheme="minorHAnsi" w:cstheme="minorHAnsi"/>
          <w:sz w:val="22"/>
          <w:szCs w:val="22"/>
        </w:rPr>
        <w:t>Special Licensure.</w:t>
      </w:r>
      <w:r w:rsidR="00920231" w:rsidRPr="00B06602">
        <w:rPr>
          <w:rFonts w:asciiTheme="minorHAnsi" w:hAnsiTheme="minorHAnsi" w:cstheme="minorHAnsi"/>
          <w:sz w:val="22"/>
          <w:szCs w:val="22"/>
        </w:rPr>
        <w:t xml:space="preserve"> Offeror shall provide an unexpired copy of the Contractor’s Clinical Laboratory Improvement Amendments (CLIA) Certificate of Accreditation that identifies the laboratory specialties/subspecialties that the Contractor is certified to perform and their effective date for </w:t>
      </w:r>
      <w:r w:rsidR="00920231" w:rsidRPr="00B06602">
        <w:rPr>
          <w:rFonts w:asciiTheme="minorHAnsi" w:hAnsiTheme="minorHAnsi" w:cstheme="minorHAnsi"/>
          <w:b/>
          <w:bCs/>
          <w:sz w:val="22"/>
          <w:szCs w:val="22"/>
        </w:rPr>
        <w:t>each</w:t>
      </w:r>
      <w:r w:rsidR="00920231" w:rsidRPr="00B06602">
        <w:rPr>
          <w:rFonts w:asciiTheme="minorHAnsi" w:hAnsiTheme="minorHAnsi" w:cstheme="minorHAnsi"/>
          <w:sz w:val="22"/>
          <w:szCs w:val="22"/>
        </w:rPr>
        <w:t xml:space="preserve"> Contractor laboratory location at which the Contractor will perform the laboratory testing described in Attachment B. </w:t>
      </w:r>
    </w:p>
    <w:p w14:paraId="25D90A87" w14:textId="54EBF7A5" w:rsidR="00E2661C" w:rsidRPr="00E2661C" w:rsidRDefault="00E2661C" w:rsidP="00B06602">
      <w:pPr>
        <w:pStyle w:val="NormalWeb"/>
        <w:spacing w:before="0" w:beforeAutospacing="0" w:after="0" w:afterAutospacing="0" w:line="360" w:lineRule="auto"/>
        <w:ind w:left="720"/>
        <w:rPr>
          <w:rFonts w:asciiTheme="minorHAnsi" w:hAnsiTheme="minorHAnsi" w:cstheme="minorHAnsi"/>
          <w:b/>
          <w:bCs/>
          <w:sz w:val="22"/>
          <w:szCs w:val="22"/>
        </w:rPr>
      </w:pPr>
      <w:r w:rsidRPr="00E2661C">
        <w:rPr>
          <w:rFonts w:asciiTheme="minorHAnsi" w:hAnsiTheme="minorHAnsi" w:cstheme="minorHAnsi"/>
          <w:b/>
          <w:bCs/>
          <w:sz w:val="22"/>
          <w:szCs w:val="22"/>
        </w:rPr>
        <w:t xml:space="preserve">SP3: </w:t>
      </w:r>
      <w:r w:rsidRPr="00EC523A">
        <w:rPr>
          <w:rFonts w:asciiTheme="minorHAnsi" w:hAnsiTheme="minorHAnsi" w:cstheme="minorHAnsi"/>
          <w:b/>
          <w:bCs/>
          <w:sz w:val="22"/>
          <w:szCs w:val="22"/>
        </w:rPr>
        <w:t xml:space="preserve">Special Licensure. </w:t>
      </w:r>
      <w:r w:rsidRPr="00EC523A">
        <w:rPr>
          <w:rFonts w:asciiTheme="minorHAnsi" w:hAnsiTheme="minorHAnsi" w:cstheme="minorHAnsi"/>
        </w:rPr>
        <w:t xml:space="preserve">For </w:t>
      </w:r>
      <w:r w:rsidRPr="00EC523A">
        <w:rPr>
          <w:rFonts w:asciiTheme="minorHAnsi" w:hAnsiTheme="minorHAnsi" w:cstheme="minorHAnsi"/>
          <w:b/>
          <w:bCs/>
        </w:rPr>
        <w:t>each</w:t>
      </w:r>
      <w:r w:rsidRPr="00EC523A">
        <w:rPr>
          <w:rFonts w:asciiTheme="minorHAnsi" w:hAnsiTheme="minorHAnsi" w:cstheme="minorHAnsi"/>
        </w:rPr>
        <w:t xml:space="preserve"> subcontractor laboratory that the Offeror identifies to perform a test identified in Attachment A, Offeror shall provide a letter of commitment signed by the subcontractor, on the subcontractor’s letterhead, that:</w:t>
      </w:r>
    </w:p>
    <w:p w14:paraId="1275A594" w14:textId="7B31684D" w:rsidR="00E2661C" w:rsidRPr="005E2752" w:rsidDel="005E2752" w:rsidRDefault="00D634A2" w:rsidP="00963A45">
      <w:pPr>
        <w:spacing w:after="0" w:line="360" w:lineRule="auto"/>
        <w:ind w:left="1440" w:firstLine="720"/>
        <w:jc w:val="both"/>
        <w:rPr>
          <w:del w:id="52" w:author="Kapfer, Bailey L. (OGC)" w:date="2025-11-26T07:51:00Z" w16du:dateUtc="2025-11-26T12:51:00Z"/>
          <w:rFonts w:eastAsia="Times New Roman" w:cstheme="minorHAnsi"/>
          <w:rPrChange w:id="53" w:author="Kapfer, Bailey L. (OGC)" w:date="2025-11-26T07:54:00Z" w16du:dateUtc="2025-11-26T12:54:00Z">
            <w:rPr>
              <w:del w:id="54" w:author="Kapfer, Bailey L. (OGC)" w:date="2025-11-26T07:51:00Z" w16du:dateUtc="2025-11-26T12:51:00Z"/>
              <w:rFonts w:eastAsia="Times New Roman" w:cstheme="minorHAnsi"/>
              <w:highlight w:val="yellow"/>
            </w:rPr>
          </w:rPrChange>
        </w:rPr>
      </w:pPr>
      <w:r>
        <w:rPr>
          <w:rFonts w:eastAsia="Times New Roman" w:cstheme="minorHAnsi"/>
        </w:rPr>
        <w:t>a</w:t>
      </w:r>
      <w:r w:rsidR="00E2661C" w:rsidRPr="00EC523A">
        <w:rPr>
          <w:rFonts w:eastAsia="Times New Roman" w:cstheme="minorHAnsi"/>
        </w:rPr>
        <w:t xml:space="preserve">) </w:t>
      </w:r>
      <w:r w:rsidR="00E2661C" w:rsidRPr="005E2752">
        <w:rPr>
          <w:rFonts w:eastAsia="Times New Roman" w:cstheme="minorHAnsi"/>
        </w:rPr>
        <w:t>identifies each test that the subcontractor will perform for the Contractor;</w:t>
      </w:r>
    </w:p>
    <w:p w14:paraId="465DCBA6" w14:textId="77777777" w:rsidR="00E2661C" w:rsidRPr="005E2752" w:rsidRDefault="00E2661C" w:rsidP="00EC523A">
      <w:pPr>
        <w:spacing w:after="0" w:line="360" w:lineRule="auto"/>
        <w:ind w:left="1440" w:firstLine="720"/>
        <w:jc w:val="both"/>
        <w:rPr>
          <w:rFonts w:eastAsia="Times New Roman" w:cstheme="minorHAnsi"/>
          <w:rPrChange w:id="55" w:author="Kapfer, Bailey L. (OGC)" w:date="2025-11-26T07:54:00Z" w16du:dateUtc="2025-11-26T12:54:00Z">
            <w:rPr>
              <w:rFonts w:eastAsia="Times New Roman" w:cstheme="minorHAnsi"/>
              <w:highlight w:val="yellow"/>
            </w:rPr>
          </w:rPrChange>
        </w:rPr>
      </w:pPr>
    </w:p>
    <w:p w14:paraId="175A7194" w14:textId="20304FDB" w:rsidR="00E2661C" w:rsidRPr="005E2752" w:rsidRDefault="00777EFF" w:rsidP="00EC523A">
      <w:pPr>
        <w:spacing w:after="0" w:line="360" w:lineRule="auto"/>
        <w:ind w:left="2160"/>
        <w:jc w:val="both"/>
        <w:rPr>
          <w:rFonts w:eastAsia="Times New Roman" w:cstheme="minorHAnsi"/>
        </w:rPr>
      </w:pPr>
      <w:r>
        <w:rPr>
          <w:rFonts w:eastAsia="Times New Roman" w:cstheme="minorHAnsi"/>
        </w:rPr>
        <w:t>b</w:t>
      </w:r>
      <w:r w:rsidR="00E2661C" w:rsidRPr="00777EFF">
        <w:rPr>
          <w:rFonts w:eastAsia="Times New Roman" w:cstheme="minorHAnsi"/>
        </w:rPr>
        <w:t xml:space="preserve">) </w:t>
      </w:r>
      <w:r w:rsidR="00E2661C" w:rsidRPr="005E2752">
        <w:rPr>
          <w:rFonts w:eastAsia="Times New Roman" w:cstheme="minorHAnsi"/>
        </w:rPr>
        <w:t xml:space="preserve">states that the subcontractor will perform the identified test(s) if the Contractor is awarded a contract for this </w:t>
      </w:r>
      <w:r>
        <w:rPr>
          <w:rFonts w:eastAsia="Times New Roman" w:cstheme="minorHAnsi"/>
        </w:rPr>
        <w:t>t</w:t>
      </w:r>
      <w:r w:rsidR="00E2661C" w:rsidRPr="005E2752">
        <w:rPr>
          <w:rFonts w:eastAsia="Times New Roman" w:cstheme="minorHAnsi"/>
        </w:rPr>
        <w:t xml:space="preserve">est. </w:t>
      </w:r>
    </w:p>
    <w:p w14:paraId="03C3FF2E" w14:textId="72DC336F" w:rsidR="00E2661C" w:rsidRPr="005E2752" w:rsidRDefault="00777EFF" w:rsidP="00777EFF">
      <w:pPr>
        <w:spacing w:after="0" w:line="360" w:lineRule="auto"/>
        <w:ind w:left="2160"/>
        <w:jc w:val="both"/>
        <w:rPr>
          <w:rFonts w:eastAsia="Times New Roman" w:cstheme="minorHAnsi"/>
        </w:rPr>
      </w:pPr>
      <w:r>
        <w:rPr>
          <w:rFonts w:eastAsia="Times New Roman" w:cstheme="minorHAnsi"/>
        </w:rPr>
        <w:t>c</w:t>
      </w:r>
      <w:r w:rsidR="00E2661C" w:rsidRPr="005E2752">
        <w:rPr>
          <w:rFonts w:eastAsia="Times New Roman" w:cstheme="minorHAnsi"/>
        </w:rPr>
        <w:t xml:space="preserve">) states that the subcontractor holds a CLIA Certificate of Accreditation in the laboratory specialties/subspecialties required to perform each test for each laboratory location where the subcontractor will perform the test, and </w:t>
      </w:r>
    </w:p>
    <w:p w14:paraId="1E253192" w14:textId="79AEB474" w:rsidR="003C2691" w:rsidRPr="00777EFF" w:rsidRDefault="00777EFF" w:rsidP="00777EFF">
      <w:pPr>
        <w:spacing w:after="0" w:line="360" w:lineRule="auto"/>
        <w:ind w:left="1440" w:firstLine="720"/>
        <w:jc w:val="both"/>
        <w:rPr>
          <w:rFonts w:eastAsia="Times New Roman" w:cstheme="minorHAnsi"/>
        </w:rPr>
      </w:pPr>
      <w:r w:rsidRPr="00777EFF">
        <w:rPr>
          <w:rFonts w:eastAsia="Times New Roman" w:cstheme="minorHAnsi"/>
        </w:rPr>
        <w:t>d</w:t>
      </w:r>
      <w:r w:rsidR="00E2661C" w:rsidRPr="00777EFF">
        <w:rPr>
          <w:rFonts w:eastAsia="Times New Roman" w:cstheme="minorHAnsi"/>
        </w:rPr>
        <w:t>) Includes a copy of the subcontractor’s CLIA certificate.</w:t>
      </w:r>
    </w:p>
    <w:p w14:paraId="05B75E0C" w14:textId="2834C5D2" w:rsidR="0006301D" w:rsidRPr="003C2691" w:rsidRDefault="0006301D" w:rsidP="00041BD3">
      <w:pPr>
        <w:spacing w:after="0" w:line="360" w:lineRule="auto"/>
        <w:ind w:left="540"/>
        <w:jc w:val="both"/>
        <w:rPr>
          <w:rFonts w:eastAsia="Times New Roman" w:cs="Times New Roman"/>
        </w:rPr>
      </w:pPr>
      <w:r w:rsidRPr="003C2691">
        <w:rPr>
          <w:rFonts w:eastAsia="Times New Roman" w:cs="Times New Roman"/>
          <w:b/>
          <w:bCs/>
        </w:rPr>
        <w:t>STEP 2</w:t>
      </w:r>
      <w:r w:rsidR="000C3E75" w:rsidRPr="003C2691">
        <w:rPr>
          <w:rFonts w:eastAsia="Times New Roman" w:cs="Times New Roman"/>
          <w:b/>
          <w:bCs/>
        </w:rPr>
        <w:t>: Trade</w:t>
      </w:r>
      <w:r w:rsidRPr="003C2691">
        <w:rPr>
          <w:rFonts w:eastAsia="Times New Roman" w:cs="Times New Roman"/>
          <w:b/>
          <w:bCs/>
        </w:rPr>
        <w:t>-off Analysis</w:t>
      </w:r>
      <w:r w:rsidR="007A77DC" w:rsidRPr="003C2691">
        <w:rPr>
          <w:rFonts w:eastAsia="Times New Roman" w:cs="Times New Roman"/>
          <w:b/>
          <w:bCs/>
        </w:rPr>
        <w:t xml:space="preserve">. </w:t>
      </w:r>
      <w:r w:rsidR="0088517B" w:rsidRPr="003C2691">
        <w:rPr>
          <w:rFonts w:eastAsia="Times New Roman" w:cs="Times New Roman"/>
        </w:rPr>
        <w:t>The Government will evaluate proposals from Offerors</w:t>
      </w:r>
      <w:r w:rsidR="001E3632" w:rsidRPr="003C2691">
        <w:rPr>
          <w:rFonts w:eastAsia="Times New Roman" w:cs="Times New Roman"/>
        </w:rPr>
        <w:t xml:space="preserve"> d</w:t>
      </w:r>
      <w:r w:rsidR="00041BD3">
        <w:rPr>
          <w:rFonts w:eastAsia="Times New Roman" w:cs="Times New Roman"/>
        </w:rPr>
        <w:t>e</w:t>
      </w:r>
      <w:r w:rsidR="001E3632" w:rsidRPr="003C2691">
        <w:rPr>
          <w:rFonts w:eastAsia="Times New Roman" w:cs="Times New Roman"/>
        </w:rPr>
        <w:t>termined to meet the special factors of responsibility by conducting a trade-off analysis.</w:t>
      </w:r>
      <w:r w:rsidRPr="003C2691">
        <w:rPr>
          <w:rFonts w:eastAsia="Times New Roman" w:cs="Times New Roman"/>
        </w:rPr>
        <w:t xml:space="preserve">  The following factors will be evaluated as part of the trade-off analysis:</w:t>
      </w:r>
    </w:p>
    <w:p w14:paraId="669F9CFE" w14:textId="4B37F1F5" w:rsidR="0006301D" w:rsidRPr="0006301D" w:rsidRDefault="00041BD3" w:rsidP="008F0C79">
      <w:pPr>
        <w:tabs>
          <w:tab w:val="left" w:pos="270"/>
          <w:tab w:val="left" w:pos="540"/>
        </w:tabs>
        <w:ind w:left="720"/>
        <w:jc w:val="both"/>
        <w:rPr>
          <w:rFonts w:eastAsia="Times New Roman" w:cs="Times New Roman"/>
        </w:rPr>
      </w:pPr>
      <w:r>
        <w:rPr>
          <w:rFonts w:eastAsia="Times New Roman" w:cs="Times New Roman"/>
          <w:b/>
          <w:bCs/>
        </w:rPr>
        <w:t xml:space="preserve">    </w:t>
      </w:r>
      <w:r w:rsidR="0006301D" w:rsidRPr="0006301D">
        <w:rPr>
          <w:rFonts w:eastAsia="Times New Roman" w:cs="Times New Roman"/>
          <w:b/>
          <w:bCs/>
        </w:rPr>
        <w:t>(1)</w:t>
      </w:r>
      <w:r w:rsidR="0006301D" w:rsidRPr="0006301D">
        <w:rPr>
          <w:rFonts w:eastAsia="Times New Roman" w:cs="Times New Roman"/>
        </w:rPr>
        <w:t xml:space="preserve"> </w:t>
      </w:r>
      <w:r w:rsidR="0006301D" w:rsidRPr="0006301D">
        <w:rPr>
          <w:rFonts w:eastAsia="Times New Roman" w:cs="Times New Roman"/>
          <w:b/>
        </w:rPr>
        <w:t xml:space="preserve">Factor 1 – </w:t>
      </w:r>
      <w:r w:rsidR="00511835">
        <w:rPr>
          <w:rFonts w:eastAsia="Times New Roman" w:cs="Times New Roman"/>
          <w:b/>
        </w:rPr>
        <w:t>Experience</w:t>
      </w:r>
      <w:r w:rsidR="0006301D" w:rsidRPr="0006301D">
        <w:rPr>
          <w:rFonts w:eastAsia="Times New Roman" w:cs="Times New Roman"/>
          <w:b/>
        </w:rPr>
        <w:t xml:space="preserve">. </w:t>
      </w:r>
      <w:bookmarkStart w:id="56" w:name="_Hlk61959819"/>
      <w:r w:rsidR="0006301D" w:rsidRPr="0006301D">
        <w:rPr>
          <w:rFonts w:eastAsia="Times New Roman" w:cs="Times New Roman"/>
        </w:rPr>
        <w:t xml:space="preserve">This proposal evaluation factor </w:t>
      </w:r>
      <w:r w:rsidR="00233629">
        <w:rPr>
          <w:rFonts w:eastAsia="Times New Roman" w:cs="Times New Roman"/>
        </w:rPr>
        <w:t xml:space="preserve">( </w:t>
      </w:r>
      <w:r w:rsidR="00233629" w:rsidRPr="00894F2A">
        <w:rPr>
          <w:rFonts w:cstheme="minorHAnsi"/>
        </w:rPr>
        <w:t xml:space="preserve">Attachment </w:t>
      </w:r>
      <w:r w:rsidR="00233629">
        <w:rPr>
          <w:rFonts w:cstheme="minorHAnsi"/>
        </w:rPr>
        <w:t>D</w:t>
      </w:r>
      <w:r w:rsidR="00233629" w:rsidRPr="00894F2A">
        <w:rPr>
          <w:rFonts w:cstheme="minorHAnsi"/>
        </w:rPr>
        <w:t xml:space="preserve"> </w:t>
      </w:r>
      <w:r w:rsidR="00233629">
        <w:rPr>
          <w:rFonts w:cstheme="minorHAnsi"/>
        </w:rPr>
        <w:t xml:space="preserve">) </w:t>
      </w:r>
      <w:r w:rsidR="0006301D" w:rsidRPr="0006301D">
        <w:rPr>
          <w:rFonts w:eastAsia="Times New Roman" w:cs="Times New Roman"/>
        </w:rPr>
        <w:t xml:space="preserve">will be used to assess the </w:t>
      </w:r>
      <w:r w:rsidR="00F42BF4">
        <w:rPr>
          <w:rFonts w:eastAsia="Times New Roman" w:cs="Times New Roman"/>
        </w:rPr>
        <w:t xml:space="preserve">   </w:t>
      </w:r>
      <w:r w:rsidR="0006301D" w:rsidRPr="0006301D">
        <w:rPr>
          <w:rFonts w:eastAsia="Times New Roman" w:cs="Times New Roman"/>
        </w:rPr>
        <w:t xml:space="preserve">Offeror’s </w:t>
      </w:r>
      <w:r w:rsidR="00F42BF4">
        <w:rPr>
          <w:rFonts w:eastAsia="Times New Roman" w:cs="Times New Roman"/>
        </w:rPr>
        <w:t xml:space="preserve">experience performing </w:t>
      </w:r>
      <w:r w:rsidR="000C3E75">
        <w:rPr>
          <w:rFonts w:eastAsia="Times New Roman" w:cs="Times New Roman"/>
        </w:rPr>
        <w:t xml:space="preserve">reference laboratory testing </w:t>
      </w:r>
      <w:r w:rsidR="0006301D" w:rsidRPr="0006301D">
        <w:rPr>
          <w:rFonts w:eastAsia="Times New Roman" w:cs="Times New Roman"/>
        </w:rPr>
        <w:t>services</w:t>
      </w:r>
      <w:r w:rsidR="00F42BF4">
        <w:rPr>
          <w:rFonts w:eastAsia="Times New Roman" w:cs="Times New Roman"/>
        </w:rPr>
        <w:t xml:space="preserve"> in a hospital setting</w:t>
      </w:r>
      <w:r w:rsidR="000C3E75">
        <w:rPr>
          <w:rFonts w:eastAsia="Times New Roman" w:cs="Times New Roman"/>
        </w:rPr>
        <w:t xml:space="preserve">.  </w:t>
      </w:r>
      <w:r w:rsidR="0006301D" w:rsidRPr="0006301D">
        <w:rPr>
          <w:rFonts w:eastAsia="Times New Roman" w:cs="Times New Roman"/>
        </w:rPr>
        <w:t xml:space="preserve"> </w:t>
      </w:r>
    </w:p>
    <w:bookmarkEnd w:id="56"/>
    <w:p w14:paraId="1694625A" w14:textId="458814EE" w:rsidR="00BF38F9" w:rsidRDefault="00696399" w:rsidP="00696399">
      <w:pPr>
        <w:pStyle w:val="Default"/>
        <w:spacing w:after="240"/>
        <w:ind w:left="720" w:firstLine="90"/>
        <w:jc w:val="both"/>
        <w:rPr>
          <w:rFonts w:eastAsia="Times New Roman" w:cs="Times New Roman"/>
        </w:rPr>
      </w:pPr>
      <w:r>
        <w:rPr>
          <w:rFonts w:eastAsia="Times New Roman" w:cs="Times New Roman"/>
          <w:b/>
          <w:bCs/>
        </w:rPr>
        <w:t xml:space="preserve">  </w:t>
      </w:r>
      <w:r w:rsidR="0006301D" w:rsidRPr="0006301D">
        <w:rPr>
          <w:rFonts w:eastAsia="Times New Roman" w:cs="Times New Roman"/>
          <w:b/>
          <w:bCs/>
        </w:rPr>
        <w:t>(2)</w:t>
      </w:r>
      <w:r w:rsidR="0006301D" w:rsidRPr="0006301D">
        <w:rPr>
          <w:rFonts w:eastAsia="Times New Roman" w:cs="Times New Roman"/>
        </w:rPr>
        <w:t xml:space="preserve"> </w:t>
      </w:r>
      <w:r w:rsidR="0006301D" w:rsidRPr="0006301D">
        <w:rPr>
          <w:rFonts w:eastAsia="Times New Roman" w:cs="Times New Roman"/>
          <w:b/>
        </w:rPr>
        <w:t xml:space="preserve">Factor 2 – Price. </w:t>
      </w:r>
      <w:r w:rsidR="0006301D" w:rsidRPr="0006301D">
        <w:rPr>
          <w:rFonts w:eastAsia="Times New Roman" w:cs="Times New Roman"/>
        </w:rPr>
        <w:t>This proposal evaluation factor will be used to assess the</w:t>
      </w:r>
      <w:ins w:id="57" w:author="Kapfer, Bailey L. (OGC)" w:date="2025-11-26T08:20:00Z" w16du:dateUtc="2025-11-26T13:20:00Z">
        <w:r w:rsidR="009463AD">
          <w:rPr>
            <w:rFonts w:eastAsia="Times New Roman" w:cs="Times New Roman"/>
          </w:rPr>
          <w:t xml:space="preserve"> </w:t>
        </w:r>
      </w:ins>
      <w:r>
        <w:rPr>
          <w:rFonts w:eastAsia="Times New Roman" w:cs="Times New Roman"/>
        </w:rPr>
        <w:t xml:space="preserve">   </w:t>
      </w:r>
      <w:del w:id="58" w:author="Kapfer, Bailey L. (OGC)" w:date="2025-11-26T08:20:00Z" w16du:dateUtc="2025-11-26T13:20:00Z">
        <w:r w:rsidR="0006301D" w:rsidRPr="0006301D" w:rsidDel="009463AD">
          <w:rPr>
            <w:rFonts w:eastAsia="Times New Roman" w:cs="Times New Roman"/>
          </w:rPr>
          <w:delText xml:space="preserve"> </w:delText>
        </w:r>
      </w:del>
      <w:r w:rsidR="0006301D" w:rsidRPr="0006301D">
        <w:rPr>
          <w:rFonts w:eastAsia="Times New Roman" w:cs="Times New Roman"/>
        </w:rPr>
        <w:t>reasonableness of the Offeror’s proposed price</w:t>
      </w:r>
      <w:r w:rsidR="000C3E75">
        <w:rPr>
          <w:rFonts w:eastAsia="Times New Roman" w:cs="Times New Roman"/>
        </w:rPr>
        <w:t xml:space="preserve"> (Attachment B).</w:t>
      </w:r>
    </w:p>
    <w:p w14:paraId="4C74454B" w14:textId="77777777" w:rsidR="00F42BF4" w:rsidRPr="0006301D" w:rsidDel="00AC519C" w:rsidRDefault="00F42BF4" w:rsidP="00F42BF4">
      <w:pPr>
        <w:rPr>
          <w:del w:id="59" w:author="Kapfer, Bailey L. (OGC)" w:date="2025-11-26T08:19:00Z" w16du:dateUtc="2025-11-26T13:19:00Z"/>
          <w:rFonts w:eastAsia="Times New Roman" w:cs="Times New Roman"/>
          <w:b/>
          <w:bCs/>
        </w:rPr>
      </w:pPr>
    </w:p>
    <w:p w14:paraId="0F786414" w14:textId="54F852A8" w:rsidR="00CC4F0B" w:rsidRPr="00FE30A0" w:rsidRDefault="00CC4F0B" w:rsidP="00F42BF4">
      <w:pPr>
        <w:pStyle w:val="Default"/>
        <w:spacing w:after="240"/>
        <w:jc w:val="both"/>
        <w:rPr>
          <w:rFonts w:cs="Times New Roman"/>
          <w:sz w:val="22"/>
          <w:szCs w:val="22"/>
        </w:rPr>
      </w:pPr>
      <w:r w:rsidRPr="003B0FDB">
        <w:rPr>
          <w:rFonts w:cs="Times New Roman"/>
          <w:sz w:val="22"/>
          <w:szCs w:val="22"/>
        </w:rPr>
        <w:t xml:space="preserve">(c) For the purpose of proposal evaluations, </w:t>
      </w:r>
      <w:r w:rsidRPr="007277AC">
        <w:rPr>
          <w:rFonts w:cs="Times New Roman"/>
          <w:sz w:val="22"/>
          <w:szCs w:val="22"/>
        </w:rPr>
        <w:t xml:space="preserve">the trade-off evaluation factors are listed in descending order of importance, with Factor 1, </w:t>
      </w:r>
      <w:r w:rsidR="00696399" w:rsidRPr="007277AC">
        <w:rPr>
          <w:rFonts w:cs="Times New Roman"/>
          <w:sz w:val="22"/>
          <w:szCs w:val="22"/>
        </w:rPr>
        <w:t>Experience</w:t>
      </w:r>
      <w:r w:rsidR="00FE30A0" w:rsidRPr="007277AC">
        <w:rPr>
          <w:rFonts w:cs="Times New Roman"/>
          <w:sz w:val="22"/>
          <w:szCs w:val="22"/>
        </w:rPr>
        <w:t xml:space="preserve"> </w:t>
      </w:r>
      <w:r w:rsidRPr="007277AC">
        <w:rPr>
          <w:rFonts w:cs="Times New Roman"/>
          <w:sz w:val="22"/>
          <w:szCs w:val="22"/>
        </w:rPr>
        <w:t>being more important than Factor 2, Price for the purpose of determining the best</w:t>
      </w:r>
      <w:r w:rsidRPr="003B0FDB">
        <w:rPr>
          <w:rFonts w:cs="Times New Roman"/>
          <w:sz w:val="22"/>
          <w:szCs w:val="22"/>
        </w:rPr>
        <w:t xml:space="preserve"> value to the Government.  Therefore, the Government may award to other than the lowest priced offeror if it is in the Government’s best interest to do so.</w:t>
      </w:r>
    </w:p>
    <w:p w14:paraId="6594606C" w14:textId="018ABA46" w:rsidR="004F2AF2" w:rsidRDefault="004F2AF2">
      <w:r>
        <w:t>(</w:t>
      </w:r>
      <w:r w:rsidR="00FE30A0">
        <w:t>d</w:t>
      </w:r>
      <w:r>
        <w:t xml:space="preserve">)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6594606D" w14:textId="73DF9000" w:rsidR="004F2AF2" w:rsidRDefault="004F2AF2">
      <w:r>
        <w:t xml:space="preserve"> (</w:t>
      </w:r>
      <w:r w:rsidR="00FE30A0">
        <w:t>e</w:t>
      </w:r>
      <w:r>
        <w:t>)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6594606E" w14:textId="77777777" w:rsidR="004F2AF2" w:rsidRDefault="004F2AF2" w:rsidP="00872B91">
      <w:pPr>
        <w:jc w:val="center"/>
      </w:pPr>
      <w:r>
        <w:t>(End of Provision)</w:t>
      </w:r>
    </w:p>
    <w:p w14:paraId="27AE6D51" w14:textId="16E15FB3" w:rsidR="007277AC" w:rsidRDefault="007277AC" w:rsidP="007277AC">
      <w:pPr>
        <w:pStyle w:val="Heading2"/>
      </w:pPr>
      <w:bookmarkStart w:id="60" w:name="_Hlk216088987"/>
      <w:bookmarkStart w:id="61" w:name="_Toc201052600"/>
      <w:r>
        <w:t>E.</w:t>
      </w:r>
      <w:r w:rsidR="0082118E">
        <w:t>4</w:t>
      </w:r>
      <w:r>
        <w:t xml:space="preserve">  52.204-29  FEDERAL ACQUISITION </w:t>
      </w:r>
      <w:bookmarkEnd w:id="60"/>
      <w:r>
        <w:t>SUPPLY CHAIN SECURITY ACT ORDERS—REPRESENTATION AND DISCLOSURES (DEC 2023)</w:t>
      </w:r>
      <w:bookmarkEnd w:id="61"/>
    </w:p>
    <w:p w14:paraId="69A490CB" w14:textId="77777777" w:rsidR="007277AC" w:rsidRDefault="007277AC" w:rsidP="007277AC">
      <w:r>
        <w:t xml:space="preserve">  (a) </w:t>
      </w:r>
      <w:r w:rsidRPr="001D0CD9">
        <w:rPr>
          <w:i/>
          <w:iCs/>
        </w:rPr>
        <w:t>Definitions</w:t>
      </w:r>
      <w:r>
        <w:t xml:space="preserve">. As used in this provision, </w:t>
      </w:r>
      <w:r w:rsidRPr="001D0CD9">
        <w:rPr>
          <w:i/>
          <w:iCs/>
        </w:rPr>
        <w:t>Covered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6953A9D0" w14:textId="77777777" w:rsidR="007277AC" w:rsidRDefault="007277AC" w:rsidP="007277AC">
      <w:r>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49A68A3F" w14:textId="77777777" w:rsidR="007277AC" w:rsidRDefault="007277AC" w:rsidP="007277AC">
      <w:r>
        <w:t xml:space="preserve">  (c) </w:t>
      </w:r>
      <w:r w:rsidRPr="001D0CD9">
        <w:rPr>
          <w:i/>
          <w:iCs/>
        </w:rPr>
        <w:t>Procedures</w:t>
      </w:r>
      <w:r>
        <w:t>. (1) The Offeror shall search for the phrase ‘‘FASCSA order’’ in the System for Award Management (SAM)(</w:t>
      </w:r>
      <w:hyperlink r:id="rId44"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15126C21" w14:textId="77777777" w:rsidR="007277AC" w:rsidRDefault="007277AC" w:rsidP="007277AC">
      <w:r>
        <w:t xml:space="preserve">    (2) The Offeror shall review the solicitation for any FASCSA orders that are not in SAM, but are effective and do apply to the solicitation and resultant contract (see FAR 4.2303(c)(2)).</w:t>
      </w:r>
    </w:p>
    <w:p w14:paraId="7ECAEE46" w14:textId="77777777" w:rsidR="007277AC" w:rsidRDefault="007277AC" w:rsidP="007277AC">
      <w:r>
        <w:t xml:space="preserve">    (3) FASCSA orders issued after the date of solicitation do not apply unless added by an amendment to the solicitation.</w:t>
      </w:r>
    </w:p>
    <w:p w14:paraId="4A23EDCA" w14:textId="77777777" w:rsidR="007277AC" w:rsidRDefault="007277AC" w:rsidP="007277AC">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5F6629AF" w14:textId="77777777" w:rsidR="007277AC" w:rsidRDefault="007277AC" w:rsidP="007277AC">
      <w:r>
        <w:t xml:space="preserve">  (e) </w:t>
      </w:r>
      <w:r w:rsidRPr="001D0CD9">
        <w:rPr>
          <w:i/>
          <w:iCs/>
        </w:rPr>
        <w:t>Disclosures</w:t>
      </w:r>
      <w: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6D5A0D77" w14:textId="77777777" w:rsidR="007277AC" w:rsidRDefault="007277AC" w:rsidP="007277AC">
      <w:r>
        <w:t xml:space="preserve">    (1) Name of the product or service provided to the Government;</w:t>
      </w:r>
    </w:p>
    <w:p w14:paraId="32C387D7" w14:textId="77777777" w:rsidR="007277AC" w:rsidRDefault="007277AC" w:rsidP="007277AC">
      <w:r>
        <w:t xml:space="preserve">    (2) Name of the covered article or source subject to a FASCSA order;</w:t>
      </w:r>
    </w:p>
    <w:p w14:paraId="123F1574" w14:textId="77777777" w:rsidR="007277AC" w:rsidRDefault="007277AC" w:rsidP="007277AC">
      <w:r>
        <w:t xml:space="preserve">    (3) If applicable, name of the vendor, including the Commercial and Government Entity code and unique entity identifier (if known), that supplied the covered article or the product or service to the Offeror;</w:t>
      </w:r>
    </w:p>
    <w:p w14:paraId="1926CE85" w14:textId="77777777" w:rsidR="007277AC" w:rsidRDefault="007277AC" w:rsidP="007277AC">
      <w:r>
        <w:t xml:space="preserve">    (4) Brand;</w:t>
      </w:r>
    </w:p>
    <w:p w14:paraId="00CD93D2" w14:textId="77777777" w:rsidR="007277AC" w:rsidRDefault="007277AC" w:rsidP="007277AC">
      <w:r>
        <w:t xml:space="preserve">    (5) Model number (original equipment manufacturer number, manufacturer part number, or wholesaler number);</w:t>
      </w:r>
    </w:p>
    <w:p w14:paraId="69AC880C" w14:textId="77777777" w:rsidR="007277AC" w:rsidRDefault="007277AC" w:rsidP="007277AC">
      <w:r>
        <w:t xml:space="preserve">    (6) Item description;</w:t>
      </w:r>
    </w:p>
    <w:p w14:paraId="1AEC2D5F" w14:textId="77777777" w:rsidR="007277AC" w:rsidRDefault="007277AC" w:rsidP="007277AC">
      <w:r>
        <w:t xml:space="preserve">    (7) Reason why the applicable covered article or the product or service is being provided or used;</w:t>
      </w:r>
    </w:p>
    <w:p w14:paraId="719561DC" w14:textId="77777777" w:rsidR="007277AC" w:rsidRPr="001D0CD9" w:rsidRDefault="007277AC" w:rsidP="007277AC">
      <w:r>
        <w:t xml:space="preserve">  (f)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0AD838A6" w14:textId="77777777" w:rsidR="007277AC" w:rsidRDefault="007277AC" w:rsidP="007277AC">
      <w:pPr>
        <w:jc w:val="center"/>
      </w:pPr>
      <w:r>
        <w:t>(End of Provision)</w:t>
      </w:r>
    </w:p>
    <w:p w14:paraId="2401F85F" w14:textId="50CF4CDA" w:rsidR="007277AC" w:rsidRDefault="007277AC" w:rsidP="007277AC">
      <w:pPr>
        <w:pStyle w:val="Heading2"/>
      </w:pPr>
      <w:bookmarkStart w:id="62" w:name="_Hlk216089002"/>
      <w:bookmarkStart w:id="63" w:name="_Toc201052601"/>
      <w:r>
        <w:t>E.</w:t>
      </w:r>
      <w:r w:rsidR="0082118E">
        <w:t>5</w:t>
      </w:r>
      <w:r>
        <w:t xml:space="preserve"> 52.209-7 INFORMATION REGARDING RESPONSIBILITY </w:t>
      </w:r>
      <w:bookmarkEnd w:id="62"/>
      <w:r>
        <w:t>MATTERS (OCT 2018)</w:t>
      </w:r>
      <w:bookmarkEnd w:id="63"/>
    </w:p>
    <w:p w14:paraId="7AA21399" w14:textId="77777777" w:rsidR="007277AC" w:rsidRPr="004C7647" w:rsidRDefault="007277AC" w:rsidP="007277AC">
      <w:r>
        <w:t xml:space="preserve">  (a) </w:t>
      </w:r>
      <w:r w:rsidRPr="001D1D0E">
        <w:rPr>
          <w:i/>
        </w:rPr>
        <w:t>Definitions.</w:t>
      </w:r>
      <w:r>
        <w:t xml:space="preserve"> As used in this provision</w:t>
      </w:r>
      <w:r w:rsidRPr="004C7647">
        <w:t>—</w:t>
      </w:r>
    </w:p>
    <w:p w14:paraId="36D6D28A" w14:textId="77777777" w:rsidR="007277AC" w:rsidRDefault="007277AC" w:rsidP="007277AC">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6A57B8A5" w14:textId="77777777" w:rsidR="007277AC" w:rsidRDefault="007277AC" w:rsidP="007277AC">
      <w:r>
        <w:t xml:space="preserve">  "Federal contracts and grants with total value greater than $10,000,000" means</w:t>
      </w:r>
      <w:r w:rsidRPr="004C7647">
        <w:t>—</w:t>
      </w:r>
    </w:p>
    <w:p w14:paraId="42537AD7" w14:textId="77777777" w:rsidR="007277AC" w:rsidRDefault="007277AC" w:rsidP="007277AC">
      <w:r>
        <w:t xml:space="preserve">    (1) The total value of all current, active contracts and grants, including all priced options; and</w:t>
      </w:r>
    </w:p>
    <w:p w14:paraId="179C6F56" w14:textId="77777777" w:rsidR="007277AC" w:rsidRDefault="007277AC" w:rsidP="007277AC">
      <w:r>
        <w:t xml:space="preserve">    (2) The total value of all current, active orders including all priced options under indefinite-delivery, indefinite-quantity, 8(a), or requirements contracts (including task and delivery and multiple-award Schedules).</w:t>
      </w:r>
    </w:p>
    <w:p w14:paraId="6767F8ED" w14:textId="77777777" w:rsidR="007277AC" w:rsidRDefault="007277AC" w:rsidP="007277AC">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1AC58F44" w14:textId="77777777" w:rsidR="007277AC" w:rsidRDefault="007277AC" w:rsidP="007277AC">
      <w:r>
        <w:t xml:space="preserve">  (b) The offeror [ ] has [ ] does not have current active Federal contracts and grants with total value greater than $10,000,000.</w:t>
      </w:r>
    </w:p>
    <w:p w14:paraId="2815DE26" w14:textId="77777777" w:rsidR="007277AC" w:rsidRDefault="007277AC" w:rsidP="007277AC">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69F8255A" w14:textId="77777777" w:rsidR="007277AC" w:rsidRDefault="007277AC" w:rsidP="007277AC">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6FBDEDD2" w14:textId="77777777" w:rsidR="007277AC" w:rsidRDefault="007277AC" w:rsidP="007277AC">
      <w:r>
        <w:t xml:space="preserve">      (i) In a criminal proceeding, a conviction.</w:t>
      </w:r>
    </w:p>
    <w:p w14:paraId="6459825B" w14:textId="77777777" w:rsidR="007277AC" w:rsidRDefault="007277AC" w:rsidP="007277AC">
      <w:r>
        <w:t xml:space="preserve">      (ii) In a civil proceeding, a finding of fault and liability that results in the payment of a monetary fine, penalty, reimbursement, restitution, or damages of $5,000 or more.</w:t>
      </w:r>
    </w:p>
    <w:p w14:paraId="58EABAA5" w14:textId="77777777" w:rsidR="007277AC" w:rsidRDefault="007277AC" w:rsidP="007277AC">
      <w:r>
        <w:t xml:space="preserve">      (iii) In an administrative proceeding, a finding of fault and liability that results in</w:t>
      </w:r>
      <w:r w:rsidRPr="004C7647">
        <w:t>—</w:t>
      </w:r>
    </w:p>
    <w:p w14:paraId="400720C3" w14:textId="77777777" w:rsidR="007277AC" w:rsidRDefault="007277AC" w:rsidP="007277AC">
      <w:r>
        <w:t xml:space="preserve">        (A) The payment of a monetary fine or penalty of $5,000 or more; or</w:t>
      </w:r>
    </w:p>
    <w:p w14:paraId="6C80A3FE" w14:textId="77777777" w:rsidR="007277AC" w:rsidRDefault="007277AC" w:rsidP="007277AC">
      <w:r>
        <w:t xml:space="preserve">        (B) The payment of a reimbursement, restitution, or damages in excess of $100,000.</w:t>
      </w:r>
    </w:p>
    <w:p w14:paraId="1E20283C" w14:textId="77777777" w:rsidR="007277AC" w:rsidRDefault="007277AC" w:rsidP="007277AC">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2B43B12" w14:textId="77777777" w:rsidR="007277AC" w:rsidRDefault="007277AC" w:rsidP="007277AC">
      <w:r>
        <w:t xml:space="preserve">    (2) If the offeror has been involved in the last five years in any of the occurrences listed in (c)(1) of this provision, whether the offeror has provided the requested information with regard to each occurrence.</w:t>
      </w:r>
    </w:p>
    <w:p w14:paraId="674B00FF" w14:textId="77777777" w:rsidR="007277AC" w:rsidRDefault="007277AC" w:rsidP="007277AC">
      <w:r>
        <w:t xml:space="preserve">  (d) The offeror shall post the information in paragraphs (c)(1)(i) through (c)(1)(iv) of this provision in FAPIIS as required through maintaining an active registration in the System for Award Management, which can be accessed via </w:t>
      </w:r>
      <w:hyperlink r:id="rId45" w:history="1">
        <w:r w:rsidRPr="00702D3E">
          <w:rPr>
            <w:rStyle w:val="Hyperlink"/>
            <w:i/>
          </w:rPr>
          <w:t>https://www.sam.gov</w:t>
        </w:r>
      </w:hyperlink>
      <w:r>
        <w:t xml:space="preserve"> (see 52.204-7).</w:t>
      </w:r>
    </w:p>
    <w:p w14:paraId="43722036" w14:textId="77777777" w:rsidR="007277AC" w:rsidRDefault="007277AC" w:rsidP="007277AC">
      <w:pPr>
        <w:jc w:val="center"/>
      </w:pPr>
      <w:r>
        <w:t>(End of Provision)</w:t>
      </w:r>
    </w:p>
    <w:p w14:paraId="0C4A8ED6" w14:textId="4D3FC3DA" w:rsidR="007277AC" w:rsidRDefault="007277AC" w:rsidP="007277AC">
      <w:pPr>
        <w:pStyle w:val="Heading2"/>
      </w:pPr>
      <w:bookmarkStart w:id="64" w:name="_Hlk216089016"/>
      <w:bookmarkStart w:id="65" w:name="_Toc201052602"/>
      <w:r>
        <w:t>E.</w:t>
      </w:r>
      <w:r w:rsidR="004C6F93">
        <w:t>6</w:t>
      </w:r>
      <w:r>
        <w:t xml:space="preserve">  52.216-1 TYPE OF CONTRACT </w:t>
      </w:r>
      <w:bookmarkEnd w:id="64"/>
      <w:r>
        <w:t>(APR 1984)</w:t>
      </w:r>
      <w:bookmarkEnd w:id="65"/>
    </w:p>
    <w:p w14:paraId="23566BB4" w14:textId="77777777" w:rsidR="007277AC" w:rsidRDefault="007277AC" w:rsidP="007277AC">
      <w:r>
        <w:t xml:space="preserve">  The Government contemplates award of a Firm-Fixed-Price, Indefinite Quantity contract resulting from this solicitation.</w:t>
      </w:r>
    </w:p>
    <w:p w14:paraId="456EA890" w14:textId="77777777" w:rsidR="007277AC" w:rsidRDefault="007277AC" w:rsidP="007277AC">
      <w:pPr>
        <w:jc w:val="center"/>
      </w:pPr>
      <w:bookmarkStart w:id="66" w:name="_Hlk216089026"/>
      <w:r>
        <w:t>(End of Provision)</w:t>
      </w:r>
    </w:p>
    <w:p w14:paraId="414583CA" w14:textId="65DE7B97" w:rsidR="007277AC" w:rsidRDefault="007277AC" w:rsidP="007277AC">
      <w:pPr>
        <w:pStyle w:val="Heading2"/>
      </w:pPr>
      <w:bookmarkStart w:id="67" w:name="_Toc201052603"/>
      <w:r>
        <w:t>E.</w:t>
      </w:r>
      <w:r w:rsidR="004C6F93">
        <w:t>7</w:t>
      </w:r>
      <w:r>
        <w:t xml:space="preserve">  52.233-2  SERVICE OF PROTEST  (SEP </w:t>
      </w:r>
      <w:bookmarkEnd w:id="66"/>
      <w:r>
        <w:t>2006)</w:t>
      </w:r>
      <w:bookmarkEnd w:id="67"/>
    </w:p>
    <w:p w14:paraId="22DDB04E" w14:textId="77777777" w:rsidR="007277AC" w:rsidRDefault="007277AC" w:rsidP="007277AC">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2DC16499" w14:textId="77777777" w:rsidR="007277AC" w:rsidRDefault="007277AC" w:rsidP="007277AC">
      <w:r>
        <w:t xml:space="preserve">     </w:t>
      </w:r>
    </w:p>
    <w:p w14:paraId="6F3D0743" w14:textId="77777777" w:rsidR="007277AC" w:rsidRDefault="007277AC" w:rsidP="007277AC">
      <w:pPr>
        <w:pStyle w:val="NoSpacing"/>
      </w:pPr>
      <w:r>
        <w:t xml:space="preserve">     </w:t>
      </w:r>
    </w:p>
    <w:p w14:paraId="134C92B3" w14:textId="77777777" w:rsidR="007277AC" w:rsidRDefault="007277AC" w:rsidP="007277AC">
      <w:r>
        <w:t xml:space="preserve">     Hand-Carried Address:</w:t>
      </w:r>
    </w:p>
    <w:p w14:paraId="7BA48C27" w14:textId="77777777" w:rsidR="007277AC" w:rsidRDefault="007277AC" w:rsidP="007277AC">
      <w:r>
        <w:t xml:space="preserve">     Department of Veterans Affairs</w:t>
      </w:r>
    </w:p>
    <w:p w14:paraId="72A1BE09" w14:textId="77777777" w:rsidR="007277AC" w:rsidRDefault="007277AC" w:rsidP="007277AC">
      <w:pPr>
        <w:pStyle w:val="NoSpacing"/>
      </w:pPr>
      <w:r>
        <w:t xml:space="preserve">     Network Contracting Office 22</w:t>
      </w:r>
    </w:p>
    <w:p w14:paraId="42044180" w14:textId="77777777" w:rsidR="007277AC" w:rsidRDefault="007277AC" w:rsidP="007277AC">
      <w:pPr>
        <w:pStyle w:val="NoSpacing"/>
      </w:pPr>
      <w:r>
        <w:t xml:space="preserve">     4811 Airport Plaza Drive</w:t>
      </w:r>
    </w:p>
    <w:p w14:paraId="3851AA6F" w14:textId="77777777" w:rsidR="007277AC" w:rsidRDefault="007277AC" w:rsidP="007277AC">
      <w:pPr>
        <w:pStyle w:val="NoSpacing"/>
      </w:pPr>
      <w:r>
        <w:t xml:space="preserve">     Suite 600</w:t>
      </w:r>
    </w:p>
    <w:p w14:paraId="3004437C" w14:textId="77777777" w:rsidR="007277AC" w:rsidRDefault="007277AC" w:rsidP="007277AC">
      <w:pPr>
        <w:pStyle w:val="NoSpacing"/>
      </w:pPr>
      <w:r>
        <w:t xml:space="preserve">     Long Beach CA  90815</w:t>
      </w:r>
    </w:p>
    <w:p w14:paraId="2E9DB9C0" w14:textId="77777777" w:rsidR="007277AC" w:rsidRDefault="007277AC" w:rsidP="007277AC">
      <w:r>
        <w:t xml:space="preserve">     Mailing Address:</w:t>
      </w:r>
    </w:p>
    <w:p w14:paraId="73EBBC16" w14:textId="77777777" w:rsidR="007277AC" w:rsidRDefault="007277AC" w:rsidP="007277AC">
      <w:r>
        <w:t xml:space="preserve">     Department of Veterans Affairs</w:t>
      </w:r>
    </w:p>
    <w:p w14:paraId="359B80D1" w14:textId="77777777" w:rsidR="007277AC" w:rsidRDefault="007277AC" w:rsidP="007277AC">
      <w:pPr>
        <w:pStyle w:val="NoSpacing"/>
      </w:pPr>
      <w:r>
        <w:t xml:space="preserve">     Network Contracting Office 22</w:t>
      </w:r>
    </w:p>
    <w:p w14:paraId="29A9B043" w14:textId="77777777" w:rsidR="007277AC" w:rsidRDefault="007277AC" w:rsidP="007277AC">
      <w:pPr>
        <w:pStyle w:val="NoSpacing"/>
      </w:pPr>
      <w:r>
        <w:t xml:space="preserve">     4811 Airport Plaza Drive</w:t>
      </w:r>
    </w:p>
    <w:p w14:paraId="6DDBC81D" w14:textId="77777777" w:rsidR="007277AC" w:rsidRDefault="007277AC" w:rsidP="007277AC">
      <w:pPr>
        <w:pStyle w:val="NoSpacing"/>
      </w:pPr>
      <w:r>
        <w:t xml:space="preserve">     Suite 600</w:t>
      </w:r>
    </w:p>
    <w:p w14:paraId="2398EF35" w14:textId="77777777" w:rsidR="007277AC" w:rsidRDefault="007277AC" w:rsidP="007277AC">
      <w:pPr>
        <w:pStyle w:val="NoSpacing"/>
      </w:pPr>
      <w:r>
        <w:t xml:space="preserve">     Long Beach CA  90815</w:t>
      </w:r>
    </w:p>
    <w:p w14:paraId="3D1D82AB" w14:textId="77777777" w:rsidR="007277AC" w:rsidRDefault="007277AC" w:rsidP="007277AC">
      <w:r>
        <w:t xml:space="preserve">  (b) The copy of any protest shall be received in the office designated above within one day of filing a protest with the GAO.</w:t>
      </w:r>
    </w:p>
    <w:p w14:paraId="302ABFBA" w14:textId="77777777" w:rsidR="007277AC" w:rsidRDefault="007277AC" w:rsidP="007277AC">
      <w:pPr>
        <w:jc w:val="center"/>
      </w:pPr>
      <w:r>
        <w:t>(End of Provision)</w:t>
      </w:r>
    </w:p>
    <w:p w14:paraId="730A01BB" w14:textId="0D030C86" w:rsidR="007277AC" w:rsidRDefault="007277AC" w:rsidP="007277AC">
      <w:pPr>
        <w:pStyle w:val="Heading2"/>
      </w:pPr>
      <w:bookmarkStart w:id="68" w:name="_Toc201052604"/>
      <w:r>
        <w:t>E.</w:t>
      </w:r>
      <w:r w:rsidR="004C6F93">
        <w:t>8</w:t>
      </w:r>
      <w:r>
        <w:t xml:space="preserve">  VAAR 852.233-70  PROTEST CONTENT/ALTERNATIVE DISPUTE RESOLUTION (OCT 2018)</w:t>
      </w:r>
      <w:bookmarkEnd w:id="68"/>
    </w:p>
    <w:p w14:paraId="61F167DB" w14:textId="77777777" w:rsidR="007277AC" w:rsidRDefault="007277AC" w:rsidP="007277AC">
      <w:r>
        <w:t xml:space="preserve">  (a) Any protest filed by an interested party shall—</w:t>
      </w:r>
    </w:p>
    <w:p w14:paraId="052A1F65" w14:textId="77777777" w:rsidR="007277AC" w:rsidRDefault="007277AC" w:rsidP="007277AC">
      <w:r>
        <w:t xml:space="preserve">    (1) Include the name, address, fax number, email and telephone number of the protester;</w:t>
      </w:r>
    </w:p>
    <w:p w14:paraId="3C030935" w14:textId="77777777" w:rsidR="007277AC" w:rsidRDefault="007277AC" w:rsidP="007277AC">
      <w:r>
        <w:t xml:space="preserve">    (2) Identify the solicitation and/or contract number;</w:t>
      </w:r>
    </w:p>
    <w:p w14:paraId="5B8513D7" w14:textId="77777777" w:rsidR="007277AC" w:rsidRDefault="007277AC" w:rsidP="007277AC">
      <w:r>
        <w:t xml:space="preserve">    (3) Include an original signed by the protester or the protester’s representative and at least one copy;</w:t>
      </w:r>
    </w:p>
    <w:p w14:paraId="1B56F3ED" w14:textId="77777777" w:rsidR="007277AC" w:rsidRDefault="007277AC" w:rsidP="007277AC">
      <w:r>
        <w:t xml:space="preserve">    (4) Set forth a detailed statement of the legal and factual grounds of the protest, including a description of resulting prejudice to the protester, and provide copies of relevant documents;</w:t>
      </w:r>
    </w:p>
    <w:p w14:paraId="71D8963F" w14:textId="77777777" w:rsidR="007277AC" w:rsidRDefault="007277AC" w:rsidP="007277AC">
      <w:r>
        <w:t xml:space="preserve">    (5) Specifically request a ruling of the individual upon whom the protest is served;</w:t>
      </w:r>
    </w:p>
    <w:p w14:paraId="1D08F636" w14:textId="77777777" w:rsidR="007277AC" w:rsidRDefault="007277AC" w:rsidP="007277AC">
      <w:r>
        <w:t xml:space="preserve">    (6) State the form of relief requested; and</w:t>
      </w:r>
    </w:p>
    <w:p w14:paraId="7BDA2AE3" w14:textId="77777777" w:rsidR="007277AC" w:rsidRDefault="007277AC" w:rsidP="007277AC">
      <w:r>
        <w:t xml:space="preserve">    (7) Provide all information establishing the timeliness of the protest.</w:t>
      </w:r>
    </w:p>
    <w:p w14:paraId="7BAC4C49" w14:textId="77777777" w:rsidR="007277AC" w:rsidRDefault="007277AC" w:rsidP="007277AC">
      <w:r>
        <w:t xml:space="preserve">  (b) Failure to comply with the above may result in dismissal of the protest without further consideration.</w:t>
      </w:r>
    </w:p>
    <w:p w14:paraId="1BF7763F" w14:textId="77777777" w:rsidR="007277AC" w:rsidRPr="00207BD3" w:rsidRDefault="007277AC" w:rsidP="007277AC">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7F800DBF" w14:textId="77777777" w:rsidR="007277AC" w:rsidRPr="00207BD3" w:rsidRDefault="007277AC" w:rsidP="007277AC">
      <w:pPr>
        <w:jc w:val="center"/>
        <w:rPr>
          <w:rStyle w:val="AAMSKBFill-InHighlight"/>
          <w:color w:val="auto"/>
        </w:rPr>
      </w:pPr>
      <w:r>
        <w:rPr>
          <w:rStyle w:val="AAMSKBFill-InHighlight"/>
          <w:color w:val="auto"/>
        </w:rPr>
        <w:t>(End of Provision)</w:t>
      </w:r>
    </w:p>
    <w:p w14:paraId="6E9C67CC" w14:textId="05AA126E" w:rsidR="007277AC" w:rsidRDefault="007277AC" w:rsidP="007277AC">
      <w:pPr>
        <w:pStyle w:val="Heading2"/>
      </w:pPr>
      <w:bookmarkStart w:id="69" w:name="_Hlk216089051"/>
      <w:bookmarkStart w:id="70" w:name="_Toc201052605"/>
      <w:r>
        <w:t>E.</w:t>
      </w:r>
      <w:r w:rsidR="004C7DB1">
        <w:t>9</w:t>
      </w:r>
      <w:r>
        <w:t xml:space="preserve">  VAAR 852.233-71  ALTERNATE PROTEST </w:t>
      </w:r>
      <w:bookmarkEnd w:id="69"/>
      <w:r>
        <w:t>PROCEDURE (OCT 2018)</w:t>
      </w:r>
      <w:bookmarkEnd w:id="70"/>
    </w:p>
    <w:p w14:paraId="0146F06E" w14:textId="77777777" w:rsidR="007277AC" w:rsidRPr="00C73B0B" w:rsidRDefault="007277AC" w:rsidP="007277AC">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19824E0E" w14:textId="77777777" w:rsidR="007277AC" w:rsidRPr="003E4CCB" w:rsidRDefault="007277AC" w:rsidP="007277AC">
      <w:r>
        <w:t xml:space="preserve">  (b) The protest will not be considered if the interested party has a protest on the same or similar issue(s) pending with the Contracting Officer</w:t>
      </w:r>
      <w:r w:rsidRPr="003E4CCB">
        <w:t>.</w:t>
      </w:r>
    </w:p>
    <w:p w14:paraId="36F93B5D" w14:textId="77777777" w:rsidR="007277AC" w:rsidRPr="003E4CCB" w:rsidRDefault="007277AC" w:rsidP="007277AC">
      <w:pPr>
        <w:jc w:val="center"/>
      </w:pPr>
      <w:r>
        <w:t>(End of Provision)</w:t>
      </w:r>
    </w:p>
    <w:p w14:paraId="126740AF" w14:textId="77777777" w:rsidR="007277AC" w:rsidRDefault="007277AC" w:rsidP="007277AC">
      <w:r>
        <w:t xml:space="preserve">  PLEASE NOTE: The correct mailing information for filing alternate protests is as follows:</w:t>
      </w:r>
    </w:p>
    <w:p w14:paraId="1E2925EF" w14:textId="77777777" w:rsidR="007277AC" w:rsidRDefault="007277AC" w:rsidP="007277AC">
      <w:pPr>
        <w:pStyle w:val="NoSpacing"/>
      </w:pPr>
    </w:p>
    <w:p w14:paraId="2BA109AF" w14:textId="77777777" w:rsidR="007277AC" w:rsidRDefault="007277AC" w:rsidP="007277AC">
      <w:pPr>
        <w:pStyle w:val="NoSpacing"/>
        <w:tabs>
          <w:tab w:val="left" w:pos="675"/>
        </w:tabs>
      </w:pPr>
      <w:r>
        <w:tab/>
        <w:t>Deputy Assistant Secretary for Acquisition and Logistics,</w:t>
      </w:r>
    </w:p>
    <w:p w14:paraId="5BFD3977" w14:textId="77777777" w:rsidR="007277AC" w:rsidRDefault="007277AC" w:rsidP="007277AC">
      <w:pPr>
        <w:pStyle w:val="NoSpacing"/>
        <w:tabs>
          <w:tab w:val="left" w:pos="675"/>
        </w:tabs>
      </w:pPr>
      <w:r>
        <w:tab/>
        <w:t>Risk Management Team, Department of Veterans Affairs</w:t>
      </w:r>
    </w:p>
    <w:p w14:paraId="1C928198" w14:textId="77777777" w:rsidR="007277AC" w:rsidRDefault="007277AC" w:rsidP="007277AC">
      <w:pPr>
        <w:pStyle w:val="NoSpacing"/>
        <w:tabs>
          <w:tab w:val="left" w:pos="675"/>
        </w:tabs>
      </w:pPr>
      <w:r>
        <w:tab/>
        <w:t>810 Vermont Avenue, N.W.</w:t>
      </w:r>
    </w:p>
    <w:p w14:paraId="3B826542" w14:textId="77777777" w:rsidR="007277AC" w:rsidRDefault="007277AC" w:rsidP="007277AC">
      <w:pPr>
        <w:pStyle w:val="NoSpacing"/>
        <w:tabs>
          <w:tab w:val="left" w:pos="675"/>
        </w:tabs>
      </w:pPr>
      <w:r>
        <w:tab/>
        <w:t>Washington, DC 20420</w:t>
      </w:r>
    </w:p>
    <w:p w14:paraId="147361EE" w14:textId="77777777" w:rsidR="007277AC" w:rsidRDefault="007277AC" w:rsidP="007277AC">
      <w:r>
        <w:t xml:space="preserve">  Or for solicitations issued by the Office of Construction and Facilities Management:</w:t>
      </w:r>
    </w:p>
    <w:p w14:paraId="2980AFD8" w14:textId="77777777" w:rsidR="007277AC" w:rsidRDefault="007277AC" w:rsidP="007277AC">
      <w:pPr>
        <w:pStyle w:val="NoSpacing"/>
      </w:pPr>
    </w:p>
    <w:p w14:paraId="48E6B6C7" w14:textId="77777777" w:rsidR="007277AC" w:rsidRDefault="007277AC" w:rsidP="007277AC">
      <w:pPr>
        <w:pStyle w:val="NoSpacing"/>
        <w:tabs>
          <w:tab w:val="left" w:pos="675"/>
        </w:tabs>
      </w:pPr>
      <w:r>
        <w:tab/>
        <w:t>Director, Office of Construction and Facilities Management</w:t>
      </w:r>
    </w:p>
    <w:p w14:paraId="55FECACE" w14:textId="77777777" w:rsidR="007277AC" w:rsidRDefault="007277AC" w:rsidP="007277AC">
      <w:pPr>
        <w:pStyle w:val="NoSpacing"/>
        <w:tabs>
          <w:tab w:val="left" w:pos="675"/>
        </w:tabs>
      </w:pPr>
      <w:r>
        <w:tab/>
        <w:t>811 Vermont Avenue, N.W.</w:t>
      </w:r>
    </w:p>
    <w:p w14:paraId="2AB72ADC" w14:textId="77777777" w:rsidR="007277AC" w:rsidRDefault="007277AC" w:rsidP="007277AC">
      <w:pPr>
        <w:pStyle w:val="NoSpacing"/>
        <w:tabs>
          <w:tab w:val="left" w:pos="675"/>
        </w:tabs>
      </w:pPr>
      <w:r>
        <w:tab/>
        <w:t>Washington, DC 20420</w:t>
      </w:r>
    </w:p>
    <w:p w14:paraId="4FF41496" w14:textId="77777777" w:rsidR="007277AC" w:rsidRDefault="007277AC" w:rsidP="007277AC"/>
    <w:p w14:paraId="61C69016" w14:textId="163A75DE" w:rsidR="007277AC" w:rsidRDefault="007277AC" w:rsidP="007277AC">
      <w:pPr>
        <w:pStyle w:val="Heading2"/>
      </w:pPr>
      <w:bookmarkStart w:id="71" w:name="_Toc201052606"/>
      <w:r>
        <w:t>E.</w:t>
      </w:r>
      <w:r w:rsidR="004C7DB1">
        <w:t>10</w:t>
      </w:r>
      <w:r>
        <w:t xml:space="preserve">  52.252-1  SOLICITATION PROVISIONS INCORPORATED BY REFERENCE  (FEB 1998)</w:t>
      </w:r>
      <w:bookmarkEnd w:id="71"/>
    </w:p>
    <w:p w14:paraId="199294C7" w14:textId="77777777" w:rsidR="007277AC" w:rsidRDefault="007277AC" w:rsidP="007277AC">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76268A4" w14:textId="77777777" w:rsidR="007277AC" w:rsidRDefault="007277AC" w:rsidP="007277AC">
      <w:pPr>
        <w:pStyle w:val="NoSpacing"/>
        <w:spacing w:before="160"/>
      </w:pPr>
      <w:r>
        <w:t xml:space="preserve">  https://www.acquisition.gov/browse/index/far</w:t>
      </w:r>
    </w:p>
    <w:p w14:paraId="055526F6" w14:textId="77777777" w:rsidR="007277AC" w:rsidRDefault="007277AC" w:rsidP="007277AC">
      <w:pPr>
        <w:pStyle w:val="NoSpacing"/>
      </w:pPr>
      <w:r>
        <w:t xml:space="preserve">  https://www.va.gov/oal/library/vaar/</w:t>
      </w:r>
    </w:p>
    <w:p w14:paraId="2EC45481" w14:textId="77777777" w:rsidR="007277AC" w:rsidRDefault="007277AC" w:rsidP="007277AC">
      <w:pPr>
        <w:pStyle w:val="NoSpacing"/>
      </w:pPr>
      <w:r>
        <w:t xml:space="preserve">  </w:t>
      </w:r>
    </w:p>
    <w:p w14:paraId="3CEAA7FD" w14:textId="77777777" w:rsidR="007277AC" w:rsidRDefault="007277AC" w:rsidP="007277AC">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277AC" w14:paraId="267E51E3" w14:textId="77777777" w:rsidTr="009D6065">
        <w:tc>
          <w:tcPr>
            <w:tcW w:w="1440" w:type="dxa"/>
          </w:tcPr>
          <w:p w14:paraId="113B678F" w14:textId="77777777" w:rsidR="007277AC" w:rsidRDefault="007277AC" w:rsidP="009D6065">
            <w:pPr>
              <w:pStyle w:val="ByReference"/>
            </w:pPr>
            <w:r>
              <w:rPr>
                <w:b/>
                <w:u w:val="single"/>
              </w:rPr>
              <w:t>FAR Number</w:t>
            </w:r>
          </w:p>
        </w:tc>
        <w:tc>
          <w:tcPr>
            <w:tcW w:w="6192" w:type="dxa"/>
          </w:tcPr>
          <w:p w14:paraId="2F0099D7" w14:textId="77777777" w:rsidR="007277AC" w:rsidRDefault="007277AC" w:rsidP="009D6065">
            <w:pPr>
              <w:pStyle w:val="ByReference"/>
            </w:pPr>
            <w:r>
              <w:rPr>
                <w:b/>
                <w:u w:val="single"/>
              </w:rPr>
              <w:t>Title</w:t>
            </w:r>
          </w:p>
        </w:tc>
        <w:tc>
          <w:tcPr>
            <w:tcW w:w="1440" w:type="dxa"/>
          </w:tcPr>
          <w:p w14:paraId="451A8C1F" w14:textId="77777777" w:rsidR="007277AC" w:rsidRDefault="007277AC" w:rsidP="009D6065">
            <w:pPr>
              <w:pStyle w:val="ByReference"/>
            </w:pPr>
            <w:r>
              <w:rPr>
                <w:b/>
                <w:u w:val="single"/>
              </w:rPr>
              <w:t>Date</w:t>
            </w:r>
          </w:p>
        </w:tc>
      </w:tr>
      <w:tr w:rsidR="007277AC" w14:paraId="151CAA8A" w14:textId="77777777" w:rsidTr="009D6065">
        <w:tc>
          <w:tcPr>
            <w:tcW w:w="1440" w:type="dxa"/>
          </w:tcPr>
          <w:p w14:paraId="57183606" w14:textId="77777777" w:rsidR="007277AC" w:rsidRDefault="007277AC" w:rsidP="009D6065">
            <w:pPr>
              <w:pStyle w:val="ByReference"/>
            </w:pPr>
            <w:r>
              <w:t>52.204-7</w:t>
            </w:r>
          </w:p>
        </w:tc>
        <w:tc>
          <w:tcPr>
            <w:tcW w:w="6192" w:type="dxa"/>
          </w:tcPr>
          <w:p w14:paraId="56DD65BC" w14:textId="77777777" w:rsidR="007277AC" w:rsidRDefault="007277AC" w:rsidP="009D6065">
            <w:pPr>
              <w:pStyle w:val="ByReference"/>
            </w:pPr>
            <w:r>
              <w:t>SYSTEM FOR AWARD MANAGEMENT</w:t>
            </w:r>
          </w:p>
        </w:tc>
        <w:tc>
          <w:tcPr>
            <w:tcW w:w="1440" w:type="dxa"/>
          </w:tcPr>
          <w:p w14:paraId="0694CA2C" w14:textId="77777777" w:rsidR="007277AC" w:rsidRDefault="007277AC" w:rsidP="009D6065">
            <w:pPr>
              <w:pStyle w:val="ByReference"/>
            </w:pPr>
            <w:r>
              <w:t>NOV 2024</w:t>
            </w:r>
          </w:p>
        </w:tc>
      </w:tr>
      <w:tr w:rsidR="007277AC" w14:paraId="5DC796A5" w14:textId="77777777" w:rsidTr="009D6065">
        <w:tc>
          <w:tcPr>
            <w:tcW w:w="1440" w:type="dxa"/>
          </w:tcPr>
          <w:p w14:paraId="07C73E96" w14:textId="77777777" w:rsidR="007277AC" w:rsidRDefault="007277AC" w:rsidP="009D6065">
            <w:pPr>
              <w:pStyle w:val="ByReference"/>
            </w:pPr>
            <w:r>
              <w:t>52.204-16</w:t>
            </w:r>
          </w:p>
        </w:tc>
        <w:tc>
          <w:tcPr>
            <w:tcW w:w="6192" w:type="dxa"/>
          </w:tcPr>
          <w:p w14:paraId="01B8BACA" w14:textId="77777777" w:rsidR="007277AC" w:rsidRDefault="007277AC" w:rsidP="009D6065">
            <w:pPr>
              <w:pStyle w:val="ByReference"/>
            </w:pPr>
            <w:r>
              <w:t>COMMERCIAL AND GOVERNMENT ENTITY CODE REPORTING</w:t>
            </w:r>
          </w:p>
        </w:tc>
        <w:tc>
          <w:tcPr>
            <w:tcW w:w="1440" w:type="dxa"/>
          </w:tcPr>
          <w:p w14:paraId="26E29700" w14:textId="77777777" w:rsidR="007277AC" w:rsidRDefault="007277AC" w:rsidP="009D6065">
            <w:pPr>
              <w:pStyle w:val="ByReference"/>
            </w:pPr>
            <w:r>
              <w:t>AUG 2020</w:t>
            </w:r>
          </w:p>
        </w:tc>
      </w:tr>
    </w:tbl>
    <w:p w14:paraId="1A374CFF" w14:textId="77777777" w:rsidR="007277AC" w:rsidRDefault="007277AC" w:rsidP="00872B91">
      <w:pPr>
        <w:jc w:val="center"/>
      </w:pPr>
    </w:p>
    <w:p w14:paraId="6594606F" w14:textId="25D98E13" w:rsidR="004F2AF2" w:rsidRDefault="004F2AF2" w:rsidP="00872B91">
      <w:pPr>
        <w:pStyle w:val="Heading2"/>
      </w:pPr>
      <w:bookmarkStart w:id="72" w:name="_Hlk216089085"/>
      <w:bookmarkStart w:id="73" w:name="_Toc201052609"/>
      <w:r>
        <w:t>E.1</w:t>
      </w:r>
      <w:r w:rsidR="009E1B42">
        <w:t>1</w:t>
      </w:r>
      <w:r>
        <w:t xml:space="preserve">  52.212-3  OFFEROR REPRESENTATIONS </w:t>
      </w:r>
      <w:bookmarkEnd w:id="72"/>
      <w:r>
        <w:t>AND CERTIFICATIONS—COMMERCIAL PRODUCTS AND COMMERCIAL SERVICES (MAY 2024) (DEVIATION FEB 2025)</w:t>
      </w:r>
      <w:bookmarkEnd w:id="73"/>
    </w:p>
    <w:p w14:paraId="65946070" w14:textId="77777777" w:rsidR="004F2AF2" w:rsidRPr="000415E2" w:rsidRDefault="004F2AF2" w:rsidP="00872B91">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6"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65946071" w14:textId="77777777" w:rsidR="004F2AF2" w:rsidRPr="000415E2" w:rsidRDefault="004F2AF2" w:rsidP="00872B91">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65946072" w14:textId="77777777" w:rsidR="004F2AF2" w:rsidRPr="000415E2" w:rsidRDefault="004F2AF2" w:rsidP="00872B91">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65946073"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65946074"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65946075" w14:textId="77777777" w:rsidR="004F2AF2" w:rsidRPr="000415E2" w:rsidRDefault="004F2AF2" w:rsidP="00872B91">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65946076" w14:textId="77777777" w:rsidR="004F2AF2" w:rsidRPr="000415E2" w:rsidRDefault="004F2AF2" w:rsidP="00872B91">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65946077" w14:textId="77777777" w:rsidR="004F2AF2" w:rsidRPr="000415E2" w:rsidRDefault="004F2AF2" w:rsidP="00872B91">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65946078" w14:textId="77777777" w:rsidR="004F2AF2" w:rsidRPr="000415E2" w:rsidRDefault="004F2AF2" w:rsidP="00872B91">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65946079" w14:textId="77777777" w:rsidR="004F2AF2" w:rsidRPr="000415E2" w:rsidRDefault="004F2AF2" w:rsidP="00872B91">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6594607A"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6594607B" w14:textId="77777777" w:rsidR="004F2AF2" w:rsidRPr="000415E2" w:rsidRDefault="004F2AF2" w:rsidP="00872B91">
      <w:pPr>
        <w:rPr>
          <w:rFonts w:cstheme="minorHAnsi"/>
        </w:rPr>
      </w:pPr>
      <w:r w:rsidRPr="000415E2">
        <w:rPr>
          <w:rFonts w:cstheme="minorHAnsi"/>
        </w:rPr>
        <w:t xml:space="preserve">    (1) PSC 5510, Lumber and Related Basic Wood Materials;</w:t>
      </w:r>
    </w:p>
    <w:p w14:paraId="6594607C" w14:textId="77777777" w:rsidR="004F2AF2" w:rsidRPr="000415E2" w:rsidRDefault="004F2AF2" w:rsidP="00872B91">
      <w:pPr>
        <w:rPr>
          <w:rFonts w:cstheme="minorHAnsi"/>
          <w:szCs w:val="20"/>
        </w:rPr>
      </w:pPr>
      <w:r w:rsidRPr="000415E2">
        <w:rPr>
          <w:rFonts w:cstheme="minorHAnsi"/>
          <w:szCs w:val="20"/>
        </w:rPr>
        <w:t xml:space="preserve">    (2) Product or Service Group (PSG) 87, Agricultural Supplies;</w:t>
      </w:r>
    </w:p>
    <w:p w14:paraId="6594607D" w14:textId="77777777" w:rsidR="004F2AF2" w:rsidRPr="000415E2" w:rsidRDefault="004F2AF2" w:rsidP="00872B91">
      <w:pPr>
        <w:rPr>
          <w:rFonts w:cstheme="minorHAnsi"/>
          <w:szCs w:val="20"/>
        </w:rPr>
      </w:pPr>
      <w:r w:rsidRPr="000415E2">
        <w:rPr>
          <w:rFonts w:cstheme="minorHAnsi"/>
          <w:szCs w:val="20"/>
        </w:rPr>
        <w:t xml:space="preserve">    (3) PSG 88, Live Animals;</w:t>
      </w:r>
    </w:p>
    <w:p w14:paraId="6594607E" w14:textId="77777777" w:rsidR="004F2AF2" w:rsidRPr="000415E2" w:rsidRDefault="004F2AF2" w:rsidP="00872B91">
      <w:pPr>
        <w:rPr>
          <w:rFonts w:cstheme="minorHAnsi"/>
          <w:szCs w:val="20"/>
        </w:rPr>
      </w:pPr>
      <w:r w:rsidRPr="000415E2">
        <w:rPr>
          <w:rFonts w:cstheme="minorHAnsi"/>
          <w:szCs w:val="20"/>
        </w:rPr>
        <w:t xml:space="preserve">    (4) PSG 89, Subsistence;</w:t>
      </w:r>
    </w:p>
    <w:p w14:paraId="6594607F" w14:textId="77777777" w:rsidR="004F2AF2" w:rsidRPr="000415E2" w:rsidRDefault="004F2AF2" w:rsidP="00872B91">
      <w:pPr>
        <w:rPr>
          <w:rFonts w:cstheme="minorHAnsi"/>
          <w:szCs w:val="20"/>
        </w:rPr>
      </w:pPr>
      <w:r w:rsidRPr="000415E2">
        <w:rPr>
          <w:rFonts w:cstheme="minorHAnsi"/>
          <w:szCs w:val="20"/>
        </w:rPr>
        <w:t xml:space="preserve">    (5) PSC 9410, Crude Grades of Plant Materials;</w:t>
      </w:r>
    </w:p>
    <w:p w14:paraId="65946080" w14:textId="77777777" w:rsidR="004F2AF2" w:rsidRPr="000415E2" w:rsidRDefault="004F2AF2" w:rsidP="00872B91">
      <w:pPr>
        <w:rPr>
          <w:rFonts w:cstheme="minorHAnsi"/>
          <w:szCs w:val="20"/>
        </w:rPr>
      </w:pPr>
      <w:r w:rsidRPr="000415E2">
        <w:rPr>
          <w:rFonts w:cstheme="minorHAnsi"/>
          <w:szCs w:val="20"/>
        </w:rPr>
        <w:t xml:space="preserve">    (6) PSC 9430, Miscellaneous Crude Animal Products, Inedible;</w:t>
      </w:r>
    </w:p>
    <w:p w14:paraId="65946081" w14:textId="77777777" w:rsidR="004F2AF2" w:rsidRPr="000415E2" w:rsidRDefault="004F2AF2" w:rsidP="00872B91">
      <w:pPr>
        <w:rPr>
          <w:rFonts w:cstheme="minorHAnsi"/>
          <w:szCs w:val="20"/>
        </w:rPr>
      </w:pPr>
      <w:r w:rsidRPr="000415E2">
        <w:rPr>
          <w:rFonts w:cstheme="minorHAnsi"/>
          <w:szCs w:val="20"/>
        </w:rPr>
        <w:t xml:space="preserve">    (7) PSC 9440, Miscellaneous Crude Agricultural and Forestry Products;</w:t>
      </w:r>
    </w:p>
    <w:p w14:paraId="65946082" w14:textId="77777777" w:rsidR="004F2AF2" w:rsidRPr="000415E2" w:rsidRDefault="004F2AF2" w:rsidP="00872B91">
      <w:pPr>
        <w:rPr>
          <w:rFonts w:cstheme="minorHAnsi"/>
          <w:szCs w:val="20"/>
        </w:rPr>
      </w:pPr>
      <w:r w:rsidRPr="000415E2">
        <w:rPr>
          <w:rFonts w:cstheme="minorHAnsi"/>
          <w:szCs w:val="20"/>
        </w:rPr>
        <w:t xml:space="preserve">    (8) PSC 9610, Ores;</w:t>
      </w:r>
    </w:p>
    <w:p w14:paraId="65946083" w14:textId="77777777" w:rsidR="004F2AF2" w:rsidRPr="000415E2" w:rsidRDefault="004F2AF2" w:rsidP="00872B91">
      <w:pPr>
        <w:rPr>
          <w:rFonts w:cstheme="minorHAnsi"/>
          <w:szCs w:val="20"/>
        </w:rPr>
      </w:pPr>
      <w:r w:rsidRPr="000415E2">
        <w:rPr>
          <w:rFonts w:cstheme="minorHAnsi"/>
          <w:szCs w:val="20"/>
        </w:rPr>
        <w:t xml:space="preserve">    (9) PSC 9620, Minerals, Natural and Synthetic; and</w:t>
      </w:r>
    </w:p>
    <w:p w14:paraId="65946084" w14:textId="77777777" w:rsidR="004F2AF2" w:rsidRPr="000415E2" w:rsidRDefault="004F2AF2" w:rsidP="00872B91">
      <w:pPr>
        <w:rPr>
          <w:rFonts w:cstheme="minorHAnsi"/>
        </w:rPr>
      </w:pPr>
      <w:r w:rsidRPr="000415E2">
        <w:rPr>
          <w:rFonts w:cstheme="minorHAnsi"/>
        </w:rPr>
        <w:t xml:space="preserve">    (10) PSC 9630, Additive Metal Materials.</w:t>
      </w:r>
    </w:p>
    <w:p w14:paraId="65946085"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65946086"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65946087" w14:textId="77777777" w:rsidR="004F2AF2" w:rsidRPr="000415E2" w:rsidRDefault="004F2AF2" w:rsidP="00872B91">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65946088"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65946089" w14:textId="77777777" w:rsidR="004F2AF2" w:rsidRPr="000415E2" w:rsidRDefault="004F2AF2" w:rsidP="00872B91">
      <w:pPr>
        <w:rPr>
          <w:rFonts w:cstheme="minorHAnsi"/>
        </w:rPr>
      </w:pPr>
      <w:r w:rsidRPr="000415E2">
        <w:rPr>
          <w:rFonts w:cstheme="minorHAnsi"/>
        </w:rPr>
        <w:t xml:space="preserve">    (1) Are conducted under contract directly and exclusively with the regional government of southern Sudan;</w:t>
      </w:r>
    </w:p>
    <w:p w14:paraId="6594608A" w14:textId="77777777" w:rsidR="004F2AF2" w:rsidRPr="000415E2" w:rsidRDefault="004F2AF2" w:rsidP="00872B91">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6594608B" w14:textId="77777777" w:rsidR="004F2AF2" w:rsidRPr="000415E2" w:rsidRDefault="004F2AF2" w:rsidP="00872B91">
      <w:pPr>
        <w:rPr>
          <w:rFonts w:cstheme="minorHAnsi"/>
        </w:rPr>
      </w:pPr>
      <w:r w:rsidRPr="000415E2">
        <w:rPr>
          <w:rFonts w:cstheme="minorHAnsi"/>
        </w:rPr>
        <w:t xml:space="preserve">    (3) Consist of providing goods or services to marginalized populations of Sudan;</w:t>
      </w:r>
    </w:p>
    <w:p w14:paraId="6594608C" w14:textId="77777777" w:rsidR="004F2AF2" w:rsidRPr="000415E2" w:rsidRDefault="004F2AF2" w:rsidP="00872B91">
      <w:pPr>
        <w:rPr>
          <w:rFonts w:cstheme="minorHAnsi"/>
        </w:rPr>
      </w:pPr>
      <w:r w:rsidRPr="000415E2">
        <w:rPr>
          <w:rFonts w:cstheme="minorHAnsi"/>
        </w:rPr>
        <w:t xml:space="preserve">    (4) Consist of providing goods or services to an internationally recognized peacekeeping force or humanitarian organization;</w:t>
      </w:r>
    </w:p>
    <w:p w14:paraId="6594608D" w14:textId="77777777" w:rsidR="004F2AF2" w:rsidRPr="000415E2" w:rsidRDefault="004F2AF2" w:rsidP="00872B91">
      <w:pPr>
        <w:rPr>
          <w:rFonts w:cstheme="minorHAnsi"/>
        </w:rPr>
      </w:pPr>
      <w:r w:rsidRPr="000415E2">
        <w:rPr>
          <w:rFonts w:cstheme="minorHAnsi"/>
        </w:rPr>
        <w:t xml:space="preserve">    (5) Consist of providing goods or services that are used only to promote health or education; or</w:t>
      </w:r>
    </w:p>
    <w:p w14:paraId="6594608E" w14:textId="77777777" w:rsidR="004F2AF2" w:rsidRPr="000415E2" w:rsidRDefault="004F2AF2" w:rsidP="00872B91">
      <w:pPr>
        <w:rPr>
          <w:rFonts w:cstheme="minorHAnsi"/>
        </w:rPr>
      </w:pPr>
      <w:r w:rsidRPr="000415E2">
        <w:rPr>
          <w:rFonts w:cstheme="minorHAnsi"/>
        </w:rPr>
        <w:t xml:space="preserve">    (6) Have been voluntarily suspended.</w:t>
      </w:r>
    </w:p>
    <w:p w14:paraId="6594608F"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65946090" w14:textId="77777777" w:rsidR="004F2AF2" w:rsidRPr="000415E2" w:rsidRDefault="004F2AF2" w:rsidP="00872B91">
      <w:pPr>
        <w:rPr>
          <w:rFonts w:cstheme="minorHAnsi"/>
        </w:rPr>
      </w:pPr>
      <w:r w:rsidRPr="000415E2">
        <w:rPr>
          <w:rFonts w:cstheme="minorHAnsi"/>
        </w:rPr>
        <w:t xml:space="preserve">    (1) Means hardware, software, telecommunications equipment, or any other technology that is to be used specifically—</w:t>
      </w:r>
    </w:p>
    <w:p w14:paraId="65946091" w14:textId="77777777" w:rsidR="004F2AF2" w:rsidRPr="000415E2" w:rsidRDefault="004F2AF2" w:rsidP="00872B91">
      <w:pPr>
        <w:rPr>
          <w:rFonts w:cstheme="minorHAnsi"/>
        </w:rPr>
      </w:pPr>
      <w:r w:rsidRPr="000415E2">
        <w:rPr>
          <w:rFonts w:cstheme="minorHAnsi"/>
        </w:rPr>
        <w:t xml:space="preserve">      (i) To restrict the free flow of unbiased information in Iran; or</w:t>
      </w:r>
    </w:p>
    <w:p w14:paraId="65946092" w14:textId="77777777" w:rsidR="004F2AF2" w:rsidRPr="000415E2" w:rsidRDefault="004F2AF2" w:rsidP="00872B91">
      <w:pPr>
        <w:rPr>
          <w:rFonts w:cstheme="minorHAnsi"/>
        </w:rPr>
      </w:pPr>
      <w:r w:rsidRPr="000415E2">
        <w:rPr>
          <w:rFonts w:cstheme="minorHAnsi"/>
        </w:rPr>
        <w:t xml:space="preserve">      (ii) To disrupt, monitor, or otherwise restrict speech of the people of Iran; and</w:t>
      </w:r>
    </w:p>
    <w:p w14:paraId="65946093" w14:textId="77777777" w:rsidR="004F2AF2" w:rsidRPr="000415E2" w:rsidRDefault="004F2AF2" w:rsidP="00872B91">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65946094"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65946095" w14:textId="77777777" w:rsidR="004F2AF2" w:rsidRPr="000415E2" w:rsidRDefault="004F2AF2" w:rsidP="00872B91">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65946096" w14:textId="77777777" w:rsidR="004F2AF2" w:rsidRPr="000415E2" w:rsidRDefault="004F2AF2" w:rsidP="00872B91">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65946097" w14:textId="77777777" w:rsidR="004F2AF2" w:rsidRPr="000415E2" w:rsidRDefault="004F2AF2" w:rsidP="00872B91">
      <w:pPr>
        <w:rPr>
          <w:rFonts w:cstheme="minorHAnsi"/>
        </w:rPr>
      </w:pPr>
      <w:r w:rsidRPr="000415E2">
        <w:rPr>
          <w:rFonts w:cstheme="minorHAnsi"/>
        </w:rPr>
        <w:t xml:space="preserve">    (2) A small business concern eligible under the SDVOSB Program in accordance with 13 CFR part 128 (see subpart 19.14).</w:t>
      </w:r>
    </w:p>
    <w:p w14:paraId="65946098" w14:textId="77777777" w:rsidR="004F2AF2" w:rsidRPr="000415E2" w:rsidRDefault="004F2AF2" w:rsidP="00872B91">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65946099" w14:textId="77777777" w:rsidR="004F2AF2" w:rsidRPr="000415E2" w:rsidRDefault="004F2AF2" w:rsidP="00872B91">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6594609A" w14:textId="77777777" w:rsidR="004F2AF2" w:rsidRPr="000415E2" w:rsidRDefault="004F2AF2" w:rsidP="00872B91">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6594609B" w14:textId="77777777" w:rsidR="004F2AF2" w:rsidRPr="000415E2" w:rsidRDefault="004F2AF2" w:rsidP="00872B91">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6594609C" w14:textId="77777777" w:rsidR="004F2AF2" w:rsidRPr="000415E2" w:rsidRDefault="004F2AF2" w:rsidP="00872B91">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6594609D" w14:textId="77777777" w:rsidR="004F2AF2" w:rsidRPr="000415E2" w:rsidRDefault="004F2AF2" w:rsidP="00872B91">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6594609E" w14:textId="77777777" w:rsidR="004F2AF2" w:rsidRPr="000415E2" w:rsidRDefault="004F2AF2" w:rsidP="00872B91">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6594609F" w14:textId="77777777" w:rsidR="004F2AF2" w:rsidRPr="000415E2" w:rsidRDefault="004F2AF2" w:rsidP="00872B91">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659460A0" w14:textId="77777777" w:rsidR="004F2AF2" w:rsidRPr="000415E2" w:rsidRDefault="004F2AF2" w:rsidP="00872B91">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659460A1" w14:textId="77777777" w:rsidR="004F2AF2" w:rsidRPr="000415E2" w:rsidRDefault="004F2AF2" w:rsidP="00872B91">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659460A2" w14:textId="77777777" w:rsidR="004F2AF2" w:rsidRPr="000415E2" w:rsidRDefault="004F2AF2" w:rsidP="00872B91">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659460A3" w14:textId="77777777" w:rsidR="004F2AF2" w:rsidRPr="000415E2" w:rsidRDefault="004F2AF2" w:rsidP="00872B91">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659460A4" w14:textId="77777777" w:rsidR="004F2AF2" w:rsidRPr="000415E2" w:rsidRDefault="004F2AF2" w:rsidP="00872B91">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659460A5" w14:textId="77777777" w:rsidR="004F2AF2" w:rsidRPr="000415E2" w:rsidRDefault="004F2AF2" w:rsidP="00872B91">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659460A6" w14:textId="77777777" w:rsidR="004F2AF2" w:rsidRPr="000415E2" w:rsidRDefault="004F2AF2" w:rsidP="00872B91">
      <w:pPr>
        <w:rPr>
          <w:rFonts w:cstheme="minorHAnsi"/>
          <w:szCs w:val="20"/>
        </w:rPr>
      </w:pPr>
      <w:r w:rsidRPr="000415E2">
        <w:rPr>
          <w:rFonts w:cstheme="minorHAnsi"/>
          <w:szCs w:val="20"/>
        </w:rPr>
        <w:t xml:space="preserve">    (1) Directly by a parent corporation; or</w:t>
      </w:r>
    </w:p>
    <w:p w14:paraId="659460A7" w14:textId="77777777" w:rsidR="004F2AF2" w:rsidRPr="000415E2" w:rsidRDefault="004F2AF2" w:rsidP="00872B91">
      <w:pPr>
        <w:rPr>
          <w:rFonts w:cstheme="minorHAnsi"/>
          <w:szCs w:val="20"/>
        </w:rPr>
      </w:pPr>
      <w:r w:rsidRPr="000415E2">
        <w:rPr>
          <w:rFonts w:cstheme="minorHAnsi"/>
          <w:szCs w:val="20"/>
        </w:rPr>
        <w:t xml:space="preserve">    (2) Through another subsidiary of a parent corporation.</w:t>
      </w:r>
    </w:p>
    <w:p w14:paraId="659460A8"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659460A9"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659460AA" w14:textId="77777777" w:rsidR="004F2AF2" w:rsidRPr="000415E2" w:rsidRDefault="004F2AF2" w:rsidP="00872B91">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659460AB" w14:textId="77777777" w:rsidR="004F2AF2" w:rsidRPr="000415E2" w:rsidRDefault="004F2AF2" w:rsidP="00872B91">
      <w:pPr>
        <w:rPr>
          <w:rFonts w:cstheme="minorHAnsi"/>
        </w:rPr>
      </w:pPr>
      <w:r w:rsidRPr="000415E2">
        <w:rPr>
          <w:rFonts w:cstheme="minorHAnsi"/>
        </w:rPr>
        <w:t xml:space="preserve">    (2) The management and daily business operations of which are controlled by one or more veterans.</w:t>
      </w:r>
    </w:p>
    <w:p w14:paraId="659460AC"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659460AD"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659460AE" w14:textId="77777777" w:rsidR="004F2AF2" w:rsidRPr="000415E2" w:rsidRDefault="004F2AF2" w:rsidP="00872B91">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659460AF" w14:textId="77777777" w:rsidR="004F2AF2" w:rsidRPr="000415E2" w:rsidRDefault="004F2AF2" w:rsidP="00872B91">
      <w:pPr>
        <w:rPr>
          <w:rFonts w:cstheme="minorHAnsi"/>
        </w:rPr>
      </w:pPr>
      <w:r w:rsidRPr="000415E2">
        <w:rPr>
          <w:rFonts w:cstheme="minorHAnsi"/>
        </w:rPr>
        <w:t xml:space="preserve">    (2) Whose management and daily business operations are controlled by one or more women.</w:t>
      </w:r>
    </w:p>
    <w:p w14:paraId="659460B0"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659460B1" w14:textId="77777777" w:rsidR="004F2AF2" w:rsidRPr="000415E2" w:rsidRDefault="004F2AF2" w:rsidP="00872B91">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659460B2" w14:textId="77777777" w:rsidR="004F2AF2" w:rsidRPr="000415E2" w:rsidRDefault="004F2AF2" w:rsidP="00872B91">
      <w:pPr>
        <w:rPr>
          <w:rFonts w:cstheme="minorHAnsi"/>
        </w:rPr>
      </w:pPr>
      <w:r w:rsidRPr="000415E2">
        <w:rPr>
          <w:rFonts w:cstheme="minorHAnsi"/>
        </w:rPr>
        <w:t xml:space="preserve">    (2) The offeror has completed the annual representations and certifications electronically in SAM accessed through </w:t>
      </w:r>
      <w:hyperlink r:id="rId47"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659460B3" w14:textId="77777777" w:rsidR="004F2AF2" w:rsidRPr="000415E2" w:rsidRDefault="004F2AF2" w:rsidP="00872B91">
      <w:pPr>
        <w:rPr>
          <w:rFonts w:cstheme="minorHAnsi"/>
        </w:rPr>
      </w:pPr>
      <w:bookmarkStart w:id="74"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74"/>
    <w:p w14:paraId="659460B4" w14:textId="77777777" w:rsidR="004F2AF2" w:rsidRPr="000415E2" w:rsidRDefault="004F2AF2" w:rsidP="00872B91">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659460B5" w14:textId="77777777" w:rsidR="004F2AF2" w:rsidRPr="000415E2" w:rsidRDefault="004F2AF2" w:rsidP="00872B91">
      <w:pPr>
        <w:rPr>
          <w:rFonts w:cstheme="minorHAnsi"/>
        </w:rPr>
      </w:pPr>
      <w:r w:rsidRPr="000415E2">
        <w:rPr>
          <w:rFonts w:cstheme="minorHAnsi"/>
        </w:rPr>
        <w:t xml:space="preserve">      (i) It [  ] is, [  ] is not a small business concern; or</w:t>
      </w:r>
    </w:p>
    <w:p w14:paraId="659460B6" w14:textId="77777777" w:rsidR="004F2AF2" w:rsidRPr="000415E2" w:rsidRDefault="004F2AF2" w:rsidP="00872B91">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659460B7" w14:textId="77777777" w:rsidR="004F2AF2" w:rsidRPr="000415E2" w:rsidRDefault="004F2AF2" w:rsidP="00872B91">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659460B8" w14:textId="77777777" w:rsidR="004F2AF2" w:rsidRPr="000415E2" w:rsidRDefault="004F2AF2" w:rsidP="00872B91">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659460B9" w14:textId="77777777" w:rsidR="004F2AF2" w:rsidRPr="000415E2" w:rsidRDefault="004F2AF2" w:rsidP="00872B91">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659460BA" w14:textId="77777777" w:rsidR="004F2AF2" w:rsidRPr="000415E2" w:rsidRDefault="004F2AF2" w:rsidP="00872B91">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659460BB" w14:textId="77777777" w:rsidR="004F2AF2" w:rsidRPr="000415E2" w:rsidRDefault="004F2AF2" w:rsidP="00872B91">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659460BC" w14:textId="77777777" w:rsidR="004F2AF2" w:rsidRPr="000415E2" w:rsidRDefault="004F2AF2" w:rsidP="00872B91">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659460BD" w14:textId="77777777" w:rsidR="004F2AF2" w:rsidRPr="000415E2" w:rsidRDefault="004F2AF2" w:rsidP="00872B91">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659460BE" w14:textId="77777777" w:rsidR="004F2AF2" w:rsidRPr="000415E2" w:rsidRDefault="004F2AF2" w:rsidP="00872B91">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659460BF" w14:textId="77777777" w:rsidR="004F2AF2" w:rsidRPr="000415E2" w:rsidRDefault="004F2AF2" w:rsidP="00872B91">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659460C0" w14:textId="77777777" w:rsidR="004F2AF2" w:rsidRPr="000415E2" w:rsidRDefault="004F2AF2" w:rsidP="00872B91">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659460C1" w14:textId="77777777" w:rsidR="004F2AF2" w:rsidRPr="000415E2" w:rsidRDefault="004F2AF2" w:rsidP="00872B91">
      <w:pPr>
        <w:rPr>
          <w:rFonts w:cstheme="minorHAnsi"/>
        </w:rPr>
      </w:pPr>
      <w:r w:rsidRPr="000415E2">
        <w:rPr>
          <w:rFonts w:cstheme="minorHAnsi"/>
        </w:rPr>
        <w:t xml:space="preserve">    ___________________________________________</w:t>
      </w:r>
    </w:p>
    <w:p w14:paraId="659460C2" w14:textId="77777777" w:rsidR="004F2AF2" w:rsidRPr="000415E2" w:rsidRDefault="004F2AF2" w:rsidP="00872B91">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659460C3" w14:textId="77777777" w:rsidR="004F2AF2" w:rsidRPr="000415E2" w:rsidRDefault="004F2AF2" w:rsidP="00872B91">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659460C4" w14:textId="77777777" w:rsidR="004F2AF2" w:rsidRPr="000415E2" w:rsidRDefault="004F2AF2" w:rsidP="00872B91">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659460C5" w14:textId="77777777" w:rsidR="004F2AF2" w:rsidRPr="000415E2" w:rsidRDefault="004F2AF2" w:rsidP="00872B91">
      <w:pPr>
        <w:rPr>
          <w:rFonts w:cstheme="minorHAnsi"/>
        </w:rPr>
      </w:pPr>
      <w:r w:rsidRPr="000415E2">
        <w:rPr>
          <w:rFonts w:cstheme="minorHAnsi"/>
        </w:rPr>
        <w:t xml:space="preserve">  (d)  [Reserved]</w:t>
      </w:r>
    </w:p>
    <w:p w14:paraId="659460C6" w14:textId="77777777" w:rsidR="004F2AF2" w:rsidRPr="000415E2" w:rsidRDefault="004F2AF2" w:rsidP="00872B91">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659460C7" w14:textId="77777777" w:rsidR="004F2AF2" w:rsidRPr="000415E2" w:rsidRDefault="004F2AF2" w:rsidP="00872B91">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659460C8" w14:textId="77777777" w:rsidR="004F2AF2" w:rsidRPr="000415E2" w:rsidRDefault="004F2AF2" w:rsidP="00872B91">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659460C9" w14:textId="77777777" w:rsidR="004F2AF2" w:rsidRPr="000415E2" w:rsidRDefault="004F2AF2" w:rsidP="00872B91">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59460CA" w14:textId="77777777" w:rsidR="004F2AF2" w:rsidRPr="000415E2" w:rsidRDefault="004F2AF2" w:rsidP="00872B91">
      <w:pPr>
        <w:rPr>
          <w:rFonts w:cstheme="minorHAnsi"/>
        </w:rPr>
      </w:pPr>
      <w:r w:rsidRPr="000415E2">
        <w:rPr>
          <w:rFonts w:cstheme="minorHAnsi"/>
        </w:rPr>
        <w:t xml:space="preserve">      (iii) The Offeror shall separately list the line item numbers of domestic end products that contain a critical component (see FAR 25.105).</w:t>
      </w:r>
    </w:p>
    <w:p w14:paraId="659460CB" w14:textId="77777777" w:rsidR="004F2AF2" w:rsidRPr="000415E2" w:rsidRDefault="004F2AF2" w:rsidP="00872B91">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659460CC" w14:textId="77777777" w:rsidR="004F2AF2" w:rsidRPr="000415E2" w:rsidRDefault="004F2AF2" w:rsidP="00872B91">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BD0422" w14:paraId="659460D0" w14:textId="77777777" w:rsidTr="00872B91">
        <w:trPr>
          <w:jc w:val="center"/>
        </w:trPr>
        <w:tc>
          <w:tcPr>
            <w:tcW w:w="3124" w:type="dxa"/>
            <w:tcBorders>
              <w:top w:val="single" w:sz="4" w:space="0" w:color="auto"/>
              <w:left w:val="single" w:sz="4" w:space="0" w:color="auto"/>
              <w:bottom w:val="single" w:sz="4" w:space="0" w:color="auto"/>
              <w:right w:val="single" w:sz="4" w:space="0" w:color="auto"/>
            </w:tcBorders>
            <w:hideMark/>
          </w:tcPr>
          <w:p w14:paraId="659460CD" w14:textId="77777777" w:rsidR="004F2AF2" w:rsidRPr="000415E2" w:rsidRDefault="004F2AF2">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659460CE" w14:textId="77777777" w:rsidR="004F2AF2" w:rsidRPr="000415E2" w:rsidRDefault="004F2AF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659460CF" w14:textId="77777777" w:rsidR="004F2AF2" w:rsidRPr="000415E2" w:rsidRDefault="004F2AF2">
            <w:pPr>
              <w:jc w:val="center"/>
              <w:rPr>
                <w:rFonts w:cstheme="minorHAnsi"/>
                <w:bCs/>
              </w:rPr>
            </w:pPr>
            <w:r w:rsidRPr="000415E2">
              <w:rPr>
                <w:rFonts w:cstheme="minorHAnsi"/>
                <w:bCs/>
              </w:rPr>
              <w:t>Exceeds 55% domestic content (yes/no)</w:t>
            </w:r>
          </w:p>
        </w:tc>
      </w:tr>
      <w:tr w:rsidR="00BD0422" w14:paraId="659460D4" w14:textId="77777777" w:rsidTr="00872B91">
        <w:trPr>
          <w:jc w:val="center"/>
        </w:trPr>
        <w:tc>
          <w:tcPr>
            <w:tcW w:w="3124" w:type="dxa"/>
            <w:tcBorders>
              <w:top w:val="single" w:sz="4" w:space="0" w:color="auto"/>
              <w:left w:val="single" w:sz="4" w:space="0" w:color="auto"/>
              <w:bottom w:val="single" w:sz="4" w:space="0" w:color="auto"/>
              <w:right w:val="single" w:sz="4" w:space="0" w:color="auto"/>
            </w:tcBorders>
          </w:tcPr>
          <w:p w14:paraId="659460D1" w14:textId="77777777" w:rsidR="004F2AF2" w:rsidRPr="000415E2" w:rsidRDefault="004F2AF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59460D2" w14:textId="77777777" w:rsidR="004F2AF2" w:rsidRPr="000415E2" w:rsidRDefault="004F2AF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59460D3" w14:textId="77777777" w:rsidR="004F2AF2" w:rsidRPr="000415E2" w:rsidRDefault="004F2AF2">
            <w:pPr>
              <w:rPr>
                <w:rFonts w:cstheme="minorHAnsi"/>
                <w:szCs w:val="20"/>
              </w:rPr>
            </w:pPr>
          </w:p>
        </w:tc>
      </w:tr>
      <w:tr w:rsidR="00BD0422" w14:paraId="659460D8" w14:textId="77777777" w:rsidTr="00872B91">
        <w:trPr>
          <w:jc w:val="center"/>
        </w:trPr>
        <w:tc>
          <w:tcPr>
            <w:tcW w:w="3124" w:type="dxa"/>
            <w:tcBorders>
              <w:top w:val="single" w:sz="4" w:space="0" w:color="auto"/>
              <w:left w:val="single" w:sz="4" w:space="0" w:color="auto"/>
              <w:bottom w:val="single" w:sz="4" w:space="0" w:color="auto"/>
              <w:right w:val="single" w:sz="4" w:space="0" w:color="auto"/>
            </w:tcBorders>
          </w:tcPr>
          <w:p w14:paraId="659460D5" w14:textId="77777777" w:rsidR="004F2AF2" w:rsidRPr="000415E2" w:rsidRDefault="004F2AF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59460D6" w14:textId="77777777" w:rsidR="004F2AF2" w:rsidRPr="000415E2" w:rsidRDefault="004F2AF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59460D7" w14:textId="77777777" w:rsidR="004F2AF2" w:rsidRPr="000415E2" w:rsidRDefault="004F2AF2">
            <w:pPr>
              <w:rPr>
                <w:rFonts w:cstheme="minorHAnsi"/>
                <w:szCs w:val="20"/>
              </w:rPr>
            </w:pPr>
          </w:p>
        </w:tc>
      </w:tr>
      <w:tr w:rsidR="00BD0422" w14:paraId="659460DC" w14:textId="77777777" w:rsidTr="00872B91">
        <w:trPr>
          <w:jc w:val="center"/>
        </w:trPr>
        <w:tc>
          <w:tcPr>
            <w:tcW w:w="3124" w:type="dxa"/>
            <w:tcBorders>
              <w:top w:val="single" w:sz="4" w:space="0" w:color="auto"/>
              <w:left w:val="single" w:sz="4" w:space="0" w:color="auto"/>
              <w:bottom w:val="single" w:sz="4" w:space="0" w:color="auto"/>
              <w:right w:val="single" w:sz="4" w:space="0" w:color="auto"/>
            </w:tcBorders>
          </w:tcPr>
          <w:p w14:paraId="659460D9" w14:textId="77777777" w:rsidR="004F2AF2" w:rsidRPr="000415E2" w:rsidRDefault="004F2AF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59460DA" w14:textId="77777777" w:rsidR="004F2AF2" w:rsidRPr="000415E2" w:rsidRDefault="004F2AF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59460DB" w14:textId="77777777" w:rsidR="004F2AF2" w:rsidRPr="000415E2" w:rsidRDefault="004F2AF2">
            <w:pPr>
              <w:rPr>
                <w:rFonts w:cstheme="minorHAnsi"/>
                <w:szCs w:val="20"/>
              </w:rPr>
            </w:pPr>
          </w:p>
        </w:tc>
      </w:tr>
    </w:tbl>
    <w:p w14:paraId="659460DD" w14:textId="77777777" w:rsidR="004F2AF2" w:rsidRPr="000415E2" w:rsidRDefault="004F2AF2" w:rsidP="00872B9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59460DE" w14:textId="77777777" w:rsidR="004F2AF2" w:rsidRPr="000415E2" w:rsidRDefault="004F2AF2" w:rsidP="00872B91">
      <w:pPr>
        <w:rPr>
          <w:rFonts w:cstheme="minorHAnsi"/>
        </w:rPr>
      </w:pPr>
      <w:r w:rsidRPr="000415E2">
        <w:rPr>
          <w:rFonts w:cstheme="minorHAnsi"/>
        </w:rPr>
        <w:t xml:space="preserve">    (3) Domestic end products containing a critical component: Line Item No. ___________</w:t>
      </w:r>
    </w:p>
    <w:p w14:paraId="659460DF" w14:textId="77777777" w:rsidR="004F2AF2" w:rsidRPr="000415E2" w:rsidRDefault="004F2AF2" w:rsidP="00872B91">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659460E0" w14:textId="77777777" w:rsidR="004F2AF2" w:rsidRPr="000415E2" w:rsidRDefault="004F2AF2" w:rsidP="00872B91">
      <w:pPr>
        <w:rPr>
          <w:rFonts w:cstheme="minorHAnsi"/>
        </w:rPr>
      </w:pPr>
      <w:r w:rsidRPr="000415E2">
        <w:rPr>
          <w:rFonts w:cstheme="minorHAnsi"/>
        </w:rPr>
        <w:t xml:space="preserve">    (4) The Government will evaluate offers in accordance with the policies and procedures of FAR part 25.</w:t>
      </w:r>
    </w:p>
    <w:p w14:paraId="659460E1" w14:textId="77777777" w:rsidR="004F2AF2" w:rsidRPr="000415E2" w:rsidRDefault="004F2AF2" w:rsidP="00872B91">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659460E2" w14:textId="77777777" w:rsidR="004F2AF2" w:rsidRPr="000415E2" w:rsidRDefault="004F2AF2" w:rsidP="00872B91">
      <w:pPr>
        <w:rPr>
          <w:rFonts w:cstheme="minorHAnsi"/>
        </w:rPr>
      </w:pPr>
      <w:bookmarkStart w:id="75" w:name="_Hlk61961327"/>
      <w:r w:rsidRPr="000415E2">
        <w:rPr>
          <w:rFonts w:cstheme="minorHAnsi"/>
        </w:rPr>
        <w:t xml:space="preserve">      </w:t>
      </w:r>
      <w:bookmarkEnd w:id="75"/>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659460E3" w14:textId="77777777" w:rsidR="004F2AF2" w:rsidRPr="000415E2" w:rsidRDefault="004F2AF2" w:rsidP="00872B91">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659460E4" w14:textId="77777777" w:rsidR="004F2AF2" w:rsidRPr="000415E2" w:rsidRDefault="004F2AF2" w:rsidP="00872B91">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659460E5" w14:textId="77777777" w:rsidR="004F2AF2" w:rsidRPr="000415E2" w:rsidRDefault="004F2AF2" w:rsidP="00872B91">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BD0422" w14:paraId="659460E8"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hideMark/>
          </w:tcPr>
          <w:p w14:paraId="659460E6" w14:textId="77777777" w:rsidR="004F2AF2" w:rsidRPr="000415E2" w:rsidRDefault="004F2AF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59460E7" w14:textId="77777777" w:rsidR="004F2AF2" w:rsidRPr="000415E2" w:rsidRDefault="004F2AF2">
            <w:pPr>
              <w:jc w:val="center"/>
              <w:rPr>
                <w:rFonts w:cstheme="minorHAnsi"/>
                <w:bCs/>
              </w:rPr>
            </w:pPr>
            <w:r w:rsidRPr="000415E2">
              <w:rPr>
                <w:rFonts w:cstheme="minorHAnsi"/>
                <w:bCs/>
              </w:rPr>
              <w:t>Country of origin</w:t>
            </w:r>
          </w:p>
        </w:tc>
      </w:tr>
      <w:tr w:rsidR="00BD0422" w14:paraId="659460EB"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0E9"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0EA" w14:textId="77777777" w:rsidR="004F2AF2" w:rsidRPr="000415E2" w:rsidRDefault="004F2AF2">
            <w:pPr>
              <w:rPr>
                <w:rFonts w:cstheme="minorHAnsi"/>
                <w:szCs w:val="20"/>
              </w:rPr>
            </w:pPr>
          </w:p>
        </w:tc>
      </w:tr>
      <w:tr w:rsidR="00BD0422" w14:paraId="659460EE"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0EC"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0ED" w14:textId="77777777" w:rsidR="004F2AF2" w:rsidRPr="000415E2" w:rsidRDefault="004F2AF2">
            <w:pPr>
              <w:rPr>
                <w:rFonts w:cstheme="minorHAnsi"/>
                <w:szCs w:val="20"/>
              </w:rPr>
            </w:pPr>
          </w:p>
        </w:tc>
      </w:tr>
      <w:tr w:rsidR="00BD0422" w14:paraId="659460F1"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0EF"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0F0" w14:textId="77777777" w:rsidR="004F2AF2" w:rsidRPr="000415E2" w:rsidRDefault="004F2AF2">
            <w:pPr>
              <w:rPr>
                <w:rFonts w:cstheme="minorHAnsi"/>
                <w:szCs w:val="20"/>
              </w:rPr>
            </w:pPr>
          </w:p>
        </w:tc>
      </w:tr>
    </w:tbl>
    <w:p w14:paraId="659460F2" w14:textId="77777777" w:rsidR="004F2AF2" w:rsidRPr="000415E2" w:rsidRDefault="004F2AF2" w:rsidP="00872B9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59460F3" w14:textId="77777777" w:rsidR="004F2AF2" w:rsidRPr="000415E2" w:rsidRDefault="004F2AF2" w:rsidP="00872B91">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59460F4" w14:textId="77777777" w:rsidR="004F2AF2" w:rsidRPr="000415E2" w:rsidRDefault="004F2AF2" w:rsidP="00872B91">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BD0422" w14:paraId="659460F8" w14:textId="77777777" w:rsidTr="00872B91">
        <w:trPr>
          <w:jc w:val="center"/>
        </w:trPr>
        <w:tc>
          <w:tcPr>
            <w:tcW w:w="3124" w:type="dxa"/>
            <w:tcBorders>
              <w:top w:val="single" w:sz="4" w:space="0" w:color="auto"/>
              <w:left w:val="single" w:sz="4" w:space="0" w:color="auto"/>
              <w:bottom w:val="single" w:sz="4" w:space="0" w:color="auto"/>
              <w:right w:val="single" w:sz="4" w:space="0" w:color="auto"/>
            </w:tcBorders>
            <w:hideMark/>
          </w:tcPr>
          <w:p w14:paraId="659460F5" w14:textId="77777777" w:rsidR="004F2AF2" w:rsidRPr="000415E2" w:rsidRDefault="004F2AF2">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659460F6" w14:textId="77777777" w:rsidR="004F2AF2" w:rsidRPr="000415E2" w:rsidRDefault="004F2AF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659460F7" w14:textId="77777777" w:rsidR="004F2AF2" w:rsidRPr="000415E2" w:rsidRDefault="004F2AF2">
            <w:pPr>
              <w:jc w:val="center"/>
              <w:rPr>
                <w:rFonts w:cstheme="minorHAnsi"/>
                <w:bCs/>
              </w:rPr>
            </w:pPr>
            <w:r w:rsidRPr="000415E2">
              <w:rPr>
                <w:rFonts w:cstheme="minorHAnsi"/>
                <w:bCs/>
              </w:rPr>
              <w:t>Exceeds 55% domestic content (yes/no)</w:t>
            </w:r>
          </w:p>
        </w:tc>
      </w:tr>
      <w:tr w:rsidR="00BD0422" w14:paraId="659460FC" w14:textId="77777777" w:rsidTr="00872B91">
        <w:trPr>
          <w:jc w:val="center"/>
        </w:trPr>
        <w:tc>
          <w:tcPr>
            <w:tcW w:w="3124" w:type="dxa"/>
            <w:tcBorders>
              <w:top w:val="single" w:sz="4" w:space="0" w:color="auto"/>
              <w:left w:val="single" w:sz="4" w:space="0" w:color="auto"/>
              <w:bottom w:val="single" w:sz="4" w:space="0" w:color="auto"/>
              <w:right w:val="single" w:sz="4" w:space="0" w:color="auto"/>
            </w:tcBorders>
          </w:tcPr>
          <w:p w14:paraId="659460F9" w14:textId="77777777" w:rsidR="004F2AF2" w:rsidRPr="000415E2" w:rsidRDefault="004F2AF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59460FA" w14:textId="77777777" w:rsidR="004F2AF2" w:rsidRPr="000415E2" w:rsidRDefault="004F2AF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59460FB" w14:textId="77777777" w:rsidR="004F2AF2" w:rsidRPr="000415E2" w:rsidRDefault="004F2AF2">
            <w:pPr>
              <w:rPr>
                <w:rFonts w:cstheme="minorHAnsi"/>
                <w:szCs w:val="20"/>
              </w:rPr>
            </w:pPr>
          </w:p>
        </w:tc>
      </w:tr>
      <w:tr w:rsidR="00BD0422" w14:paraId="65946100" w14:textId="77777777" w:rsidTr="00872B91">
        <w:trPr>
          <w:jc w:val="center"/>
        </w:trPr>
        <w:tc>
          <w:tcPr>
            <w:tcW w:w="3124" w:type="dxa"/>
            <w:tcBorders>
              <w:top w:val="single" w:sz="4" w:space="0" w:color="auto"/>
              <w:left w:val="single" w:sz="4" w:space="0" w:color="auto"/>
              <w:bottom w:val="single" w:sz="4" w:space="0" w:color="auto"/>
              <w:right w:val="single" w:sz="4" w:space="0" w:color="auto"/>
            </w:tcBorders>
          </w:tcPr>
          <w:p w14:paraId="659460FD" w14:textId="77777777" w:rsidR="004F2AF2" w:rsidRPr="000415E2" w:rsidRDefault="004F2AF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59460FE" w14:textId="77777777" w:rsidR="004F2AF2" w:rsidRPr="000415E2" w:rsidRDefault="004F2AF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59460FF" w14:textId="77777777" w:rsidR="004F2AF2" w:rsidRPr="000415E2" w:rsidRDefault="004F2AF2">
            <w:pPr>
              <w:rPr>
                <w:rFonts w:cstheme="minorHAnsi"/>
                <w:szCs w:val="20"/>
              </w:rPr>
            </w:pPr>
          </w:p>
        </w:tc>
      </w:tr>
      <w:tr w:rsidR="00BD0422" w14:paraId="65946104" w14:textId="77777777" w:rsidTr="00872B91">
        <w:trPr>
          <w:jc w:val="center"/>
        </w:trPr>
        <w:tc>
          <w:tcPr>
            <w:tcW w:w="3124" w:type="dxa"/>
            <w:tcBorders>
              <w:top w:val="single" w:sz="4" w:space="0" w:color="auto"/>
              <w:left w:val="single" w:sz="4" w:space="0" w:color="auto"/>
              <w:bottom w:val="single" w:sz="4" w:space="0" w:color="auto"/>
              <w:right w:val="single" w:sz="4" w:space="0" w:color="auto"/>
            </w:tcBorders>
          </w:tcPr>
          <w:p w14:paraId="65946101" w14:textId="77777777" w:rsidR="004F2AF2" w:rsidRPr="000415E2" w:rsidRDefault="004F2AF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5946102" w14:textId="77777777" w:rsidR="004F2AF2" w:rsidRPr="000415E2" w:rsidRDefault="004F2AF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5946103" w14:textId="77777777" w:rsidR="004F2AF2" w:rsidRPr="000415E2" w:rsidRDefault="004F2AF2">
            <w:pPr>
              <w:rPr>
                <w:rFonts w:cstheme="minorHAnsi"/>
                <w:szCs w:val="20"/>
              </w:rPr>
            </w:pPr>
          </w:p>
        </w:tc>
      </w:tr>
    </w:tbl>
    <w:p w14:paraId="65946105" w14:textId="77777777" w:rsidR="004F2AF2" w:rsidRPr="000415E2" w:rsidRDefault="004F2AF2" w:rsidP="00872B9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5946106" w14:textId="77777777" w:rsidR="004F2AF2" w:rsidRPr="000415E2" w:rsidRDefault="004F2AF2" w:rsidP="00872B91">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65946107" w14:textId="77777777" w:rsidR="004F2AF2" w:rsidRPr="000415E2" w:rsidRDefault="004F2AF2" w:rsidP="00872B91">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65946108" w14:textId="77777777" w:rsidR="004F2AF2" w:rsidRPr="000415E2" w:rsidRDefault="004F2AF2" w:rsidP="00872B91">
      <w:pPr>
        <w:rPr>
          <w:rFonts w:cstheme="minorHAnsi"/>
        </w:rPr>
      </w:pPr>
      <w:r w:rsidRPr="000415E2">
        <w:rPr>
          <w:rFonts w:cstheme="minorHAnsi"/>
        </w:rPr>
        <w:t xml:space="preserve">      (v) The Government will evaluate offers in accordance with the policies and procedures of FAR part 25.</w:t>
      </w:r>
    </w:p>
    <w:p w14:paraId="65946109" w14:textId="77777777" w:rsidR="004F2AF2" w:rsidRPr="000415E2" w:rsidRDefault="004F2AF2" w:rsidP="00872B91">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6594610A" w14:textId="77777777" w:rsidR="004F2AF2" w:rsidRPr="000415E2" w:rsidRDefault="004F2AF2" w:rsidP="00872B91">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6594610B" w14:textId="77777777" w:rsidR="004F2AF2" w:rsidRPr="000415E2" w:rsidRDefault="004F2AF2" w:rsidP="00872B91">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BD0422" w14:paraId="6594610E"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hideMark/>
          </w:tcPr>
          <w:p w14:paraId="6594610C" w14:textId="77777777" w:rsidR="004F2AF2" w:rsidRPr="000415E2" w:rsidRDefault="004F2AF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594610D" w14:textId="77777777" w:rsidR="004F2AF2" w:rsidRPr="000415E2" w:rsidRDefault="004F2AF2">
            <w:pPr>
              <w:jc w:val="center"/>
              <w:rPr>
                <w:rFonts w:cstheme="minorHAnsi"/>
                <w:bCs/>
              </w:rPr>
            </w:pPr>
            <w:r w:rsidRPr="000415E2">
              <w:rPr>
                <w:rFonts w:cstheme="minorHAnsi"/>
                <w:bCs/>
              </w:rPr>
              <w:t>Country of origin</w:t>
            </w:r>
          </w:p>
        </w:tc>
      </w:tr>
      <w:tr w:rsidR="00BD0422" w14:paraId="65946111"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10F"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110" w14:textId="77777777" w:rsidR="004F2AF2" w:rsidRPr="000415E2" w:rsidRDefault="004F2AF2">
            <w:pPr>
              <w:rPr>
                <w:rFonts w:cstheme="minorHAnsi"/>
                <w:szCs w:val="20"/>
              </w:rPr>
            </w:pPr>
          </w:p>
        </w:tc>
      </w:tr>
      <w:tr w:rsidR="00BD0422" w14:paraId="65946114"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112"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113" w14:textId="77777777" w:rsidR="004F2AF2" w:rsidRPr="000415E2" w:rsidRDefault="004F2AF2">
            <w:pPr>
              <w:rPr>
                <w:rFonts w:cstheme="minorHAnsi"/>
                <w:szCs w:val="20"/>
              </w:rPr>
            </w:pPr>
          </w:p>
        </w:tc>
      </w:tr>
      <w:tr w:rsidR="00BD0422" w14:paraId="65946117"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115"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116" w14:textId="77777777" w:rsidR="004F2AF2" w:rsidRPr="000415E2" w:rsidRDefault="004F2AF2">
            <w:pPr>
              <w:rPr>
                <w:rFonts w:cstheme="minorHAnsi"/>
                <w:szCs w:val="20"/>
              </w:rPr>
            </w:pPr>
          </w:p>
        </w:tc>
      </w:tr>
    </w:tbl>
    <w:p w14:paraId="65946118" w14:textId="77777777" w:rsidR="004F2AF2" w:rsidRPr="000415E2" w:rsidRDefault="004F2AF2" w:rsidP="00872B9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5946119" w14:textId="77777777" w:rsidR="004F2AF2" w:rsidRPr="000415E2" w:rsidRDefault="004F2AF2" w:rsidP="00872B91">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6594611A" w14:textId="77777777" w:rsidR="004F2AF2" w:rsidRPr="000415E2" w:rsidRDefault="004F2AF2" w:rsidP="00872B91">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6594611B" w14:textId="77777777" w:rsidR="004F2AF2" w:rsidRPr="000415E2" w:rsidRDefault="004F2AF2" w:rsidP="00872B91">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6594611C" w14:textId="77777777" w:rsidR="004F2AF2" w:rsidRPr="000415E2" w:rsidRDefault="004F2AF2" w:rsidP="00872B91">
      <w:pPr>
        <w:jc w:val="center"/>
        <w:rPr>
          <w:rFonts w:cstheme="minorHAnsi"/>
        </w:rPr>
      </w:pPr>
      <w:r w:rsidRPr="000415E2">
        <w:rPr>
          <w:rFonts w:cstheme="minorHAnsi"/>
        </w:rPr>
        <w:t>Korean End Products or Israeli End Products:</w:t>
      </w:r>
    </w:p>
    <w:p w14:paraId="6594611D" w14:textId="77777777" w:rsidR="004F2AF2" w:rsidRPr="000415E2" w:rsidRDefault="004F2AF2" w:rsidP="00872B91">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BD0422" w14:paraId="65946120"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hideMark/>
          </w:tcPr>
          <w:p w14:paraId="6594611E" w14:textId="77777777" w:rsidR="004F2AF2" w:rsidRPr="000415E2" w:rsidRDefault="004F2AF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594611F" w14:textId="77777777" w:rsidR="004F2AF2" w:rsidRPr="000415E2" w:rsidRDefault="004F2AF2">
            <w:pPr>
              <w:jc w:val="center"/>
              <w:rPr>
                <w:rFonts w:cstheme="minorHAnsi"/>
                <w:bCs/>
              </w:rPr>
            </w:pPr>
            <w:r w:rsidRPr="000415E2">
              <w:rPr>
                <w:rFonts w:cstheme="minorHAnsi"/>
                <w:bCs/>
              </w:rPr>
              <w:t>Country of origin</w:t>
            </w:r>
          </w:p>
        </w:tc>
      </w:tr>
      <w:tr w:rsidR="00BD0422" w14:paraId="65946123"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121"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122" w14:textId="77777777" w:rsidR="004F2AF2" w:rsidRPr="000415E2" w:rsidRDefault="004F2AF2">
            <w:pPr>
              <w:rPr>
                <w:rFonts w:cstheme="minorHAnsi"/>
                <w:szCs w:val="20"/>
              </w:rPr>
            </w:pPr>
          </w:p>
        </w:tc>
      </w:tr>
      <w:tr w:rsidR="00BD0422" w14:paraId="65946126"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124"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125" w14:textId="77777777" w:rsidR="004F2AF2" w:rsidRPr="000415E2" w:rsidRDefault="004F2AF2">
            <w:pPr>
              <w:rPr>
                <w:rFonts w:cstheme="minorHAnsi"/>
                <w:szCs w:val="20"/>
              </w:rPr>
            </w:pPr>
          </w:p>
        </w:tc>
      </w:tr>
      <w:tr w:rsidR="00BD0422" w14:paraId="65946129"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127"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128" w14:textId="77777777" w:rsidR="004F2AF2" w:rsidRPr="000415E2" w:rsidRDefault="004F2AF2">
            <w:pPr>
              <w:rPr>
                <w:rFonts w:cstheme="minorHAnsi"/>
                <w:szCs w:val="20"/>
              </w:rPr>
            </w:pPr>
          </w:p>
        </w:tc>
      </w:tr>
    </w:tbl>
    <w:p w14:paraId="6594612A" w14:textId="77777777" w:rsidR="004F2AF2" w:rsidRPr="000415E2" w:rsidRDefault="004F2AF2" w:rsidP="00872B9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594612B" w14:textId="77777777" w:rsidR="004F2AF2" w:rsidRPr="000415E2" w:rsidRDefault="004F2AF2" w:rsidP="00872B91">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6594612C" w14:textId="77777777" w:rsidR="004F2AF2" w:rsidRPr="000415E2" w:rsidRDefault="004F2AF2" w:rsidP="00872B91">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6594612D" w14:textId="77777777" w:rsidR="004F2AF2" w:rsidRPr="000415E2" w:rsidRDefault="004F2AF2" w:rsidP="00872B91">
      <w:pPr>
        <w:rPr>
          <w:rFonts w:cstheme="minorHAnsi"/>
        </w:rPr>
      </w:pPr>
      <w:r w:rsidRPr="000415E2">
        <w:rPr>
          <w:rFonts w:cstheme="minorHAnsi"/>
        </w:rPr>
        <w:t xml:space="preserve">      (ii) The offeror shall list as other end products those end products that are not U.S.-made or designated country end products.</w:t>
      </w:r>
    </w:p>
    <w:p w14:paraId="6594612E" w14:textId="77777777" w:rsidR="004F2AF2" w:rsidRPr="000415E2" w:rsidRDefault="004F2AF2" w:rsidP="00872B91">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BD0422" w14:paraId="65946131"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hideMark/>
          </w:tcPr>
          <w:p w14:paraId="6594612F" w14:textId="77777777" w:rsidR="004F2AF2" w:rsidRPr="000415E2" w:rsidRDefault="004F2AF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5946130" w14:textId="77777777" w:rsidR="004F2AF2" w:rsidRPr="000415E2" w:rsidRDefault="004F2AF2">
            <w:pPr>
              <w:jc w:val="center"/>
              <w:rPr>
                <w:rFonts w:cstheme="minorHAnsi"/>
                <w:bCs/>
              </w:rPr>
            </w:pPr>
            <w:r w:rsidRPr="000415E2">
              <w:rPr>
                <w:rFonts w:cstheme="minorHAnsi"/>
                <w:bCs/>
              </w:rPr>
              <w:t>Country of origin</w:t>
            </w:r>
          </w:p>
        </w:tc>
      </w:tr>
      <w:tr w:rsidR="00BD0422" w14:paraId="65946134"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132"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133" w14:textId="77777777" w:rsidR="004F2AF2" w:rsidRPr="000415E2" w:rsidRDefault="004F2AF2">
            <w:pPr>
              <w:rPr>
                <w:rFonts w:cstheme="minorHAnsi"/>
                <w:szCs w:val="20"/>
              </w:rPr>
            </w:pPr>
          </w:p>
        </w:tc>
      </w:tr>
      <w:tr w:rsidR="00BD0422" w14:paraId="65946137"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135"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136" w14:textId="77777777" w:rsidR="004F2AF2" w:rsidRPr="000415E2" w:rsidRDefault="004F2AF2">
            <w:pPr>
              <w:rPr>
                <w:rFonts w:cstheme="minorHAnsi"/>
                <w:szCs w:val="20"/>
              </w:rPr>
            </w:pPr>
          </w:p>
        </w:tc>
      </w:tr>
      <w:tr w:rsidR="00BD0422" w14:paraId="6594613A" w14:textId="77777777" w:rsidTr="00872B91">
        <w:trPr>
          <w:jc w:val="center"/>
        </w:trPr>
        <w:tc>
          <w:tcPr>
            <w:tcW w:w="4788" w:type="dxa"/>
            <w:tcBorders>
              <w:top w:val="single" w:sz="4" w:space="0" w:color="auto"/>
              <w:left w:val="single" w:sz="4" w:space="0" w:color="auto"/>
              <w:bottom w:val="single" w:sz="4" w:space="0" w:color="auto"/>
              <w:right w:val="single" w:sz="4" w:space="0" w:color="auto"/>
            </w:tcBorders>
          </w:tcPr>
          <w:p w14:paraId="65946138" w14:textId="77777777" w:rsidR="004F2AF2" w:rsidRPr="000415E2" w:rsidRDefault="004F2AF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946139" w14:textId="77777777" w:rsidR="004F2AF2" w:rsidRPr="000415E2" w:rsidRDefault="004F2AF2">
            <w:pPr>
              <w:rPr>
                <w:rFonts w:cstheme="minorHAnsi"/>
                <w:szCs w:val="20"/>
              </w:rPr>
            </w:pPr>
          </w:p>
        </w:tc>
      </w:tr>
    </w:tbl>
    <w:p w14:paraId="6594613B" w14:textId="77777777" w:rsidR="004F2AF2" w:rsidRPr="000415E2" w:rsidRDefault="004F2AF2" w:rsidP="00872B91">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594613C" w14:textId="77777777" w:rsidR="004F2AF2" w:rsidRPr="000415E2" w:rsidRDefault="004F2AF2" w:rsidP="00872B91">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6594613D" w14:textId="77777777" w:rsidR="004F2AF2" w:rsidRPr="000415E2" w:rsidRDefault="004F2AF2" w:rsidP="00872B91">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6594613E" w14:textId="77777777" w:rsidR="004F2AF2" w:rsidRPr="000415E2" w:rsidRDefault="004F2AF2" w:rsidP="00872B91">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6594613F" w14:textId="77777777" w:rsidR="004F2AF2" w:rsidRPr="000415E2" w:rsidRDefault="004F2AF2" w:rsidP="00872B91">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65946140" w14:textId="77777777" w:rsidR="004F2AF2" w:rsidRPr="000415E2" w:rsidRDefault="004F2AF2" w:rsidP="00872B91">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65946141" w14:textId="77777777" w:rsidR="004F2AF2" w:rsidRPr="000415E2" w:rsidRDefault="004F2AF2" w:rsidP="00872B91">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65946142" w14:textId="77777777" w:rsidR="004F2AF2" w:rsidRPr="000415E2" w:rsidRDefault="004F2AF2" w:rsidP="00872B91">
      <w:pPr>
        <w:rPr>
          <w:rFonts w:cstheme="minorHAnsi"/>
        </w:rPr>
      </w:pPr>
      <w:r w:rsidRPr="000415E2">
        <w:rPr>
          <w:rFonts w:cstheme="minorHAnsi"/>
        </w:rPr>
        <w:t xml:space="preserve">      (i) Taxes are considered delinquent if both of the following criteria apply:</w:t>
      </w:r>
    </w:p>
    <w:p w14:paraId="65946143" w14:textId="77777777" w:rsidR="004F2AF2" w:rsidRPr="000415E2" w:rsidRDefault="004F2AF2" w:rsidP="00872B91">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65946144" w14:textId="77777777" w:rsidR="004F2AF2" w:rsidRPr="000415E2" w:rsidRDefault="004F2AF2" w:rsidP="00872B91">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65946145" w14:textId="77777777" w:rsidR="004F2AF2" w:rsidRPr="000415E2" w:rsidRDefault="004F2AF2" w:rsidP="00872B91">
      <w:pPr>
        <w:rPr>
          <w:rFonts w:cstheme="minorHAnsi"/>
        </w:rPr>
      </w:pPr>
      <w:r w:rsidRPr="000415E2">
        <w:rPr>
          <w:rFonts w:cstheme="minorHAnsi"/>
        </w:rPr>
        <w:t xml:space="preserve">      (ii) </w:t>
      </w:r>
      <w:r w:rsidRPr="000415E2">
        <w:rPr>
          <w:rFonts w:cstheme="minorHAnsi"/>
          <w:i/>
        </w:rPr>
        <w:t>Examples.</w:t>
      </w:r>
    </w:p>
    <w:p w14:paraId="65946146" w14:textId="77777777" w:rsidR="004F2AF2" w:rsidRPr="000415E2" w:rsidRDefault="004F2AF2" w:rsidP="00872B91">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65946147" w14:textId="77777777" w:rsidR="004F2AF2" w:rsidRPr="000415E2" w:rsidRDefault="004F2AF2" w:rsidP="00872B91">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65946148" w14:textId="77777777" w:rsidR="004F2AF2" w:rsidRPr="000415E2" w:rsidRDefault="004F2AF2" w:rsidP="00872B91">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65946149" w14:textId="77777777" w:rsidR="004F2AF2" w:rsidRPr="000415E2" w:rsidRDefault="004F2AF2" w:rsidP="00872B91">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6594614A" w14:textId="77777777" w:rsidR="004F2AF2" w:rsidRPr="000415E2" w:rsidRDefault="004F2AF2" w:rsidP="00872B91">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6594614B" w14:textId="77777777" w:rsidR="004F2AF2" w:rsidRPr="000415E2" w:rsidRDefault="004F2AF2" w:rsidP="00872B91">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BD0422" w14:paraId="6594614E" w14:textId="77777777" w:rsidTr="00872B91">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594614C" w14:textId="77777777" w:rsidR="004F2AF2" w:rsidRPr="000415E2" w:rsidRDefault="004F2AF2">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6594614D" w14:textId="77777777" w:rsidR="004F2AF2" w:rsidRPr="000415E2" w:rsidRDefault="004F2AF2">
            <w:pPr>
              <w:jc w:val="center"/>
              <w:rPr>
                <w:rFonts w:cstheme="minorHAnsi"/>
              </w:rPr>
            </w:pPr>
            <w:r w:rsidRPr="000415E2">
              <w:rPr>
                <w:rFonts w:cstheme="minorHAnsi"/>
              </w:rPr>
              <w:t>Listed countries of origin</w:t>
            </w:r>
          </w:p>
        </w:tc>
      </w:tr>
      <w:tr w:rsidR="00BD0422" w14:paraId="65946151" w14:textId="77777777" w:rsidTr="00872B91">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6594614F" w14:textId="77777777" w:rsidR="004F2AF2" w:rsidRPr="000415E2" w:rsidRDefault="004F2AF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5946150" w14:textId="77777777" w:rsidR="004F2AF2" w:rsidRPr="000415E2" w:rsidRDefault="004F2AF2">
            <w:pPr>
              <w:rPr>
                <w:rFonts w:cstheme="minorHAnsi"/>
              </w:rPr>
            </w:pPr>
          </w:p>
        </w:tc>
      </w:tr>
      <w:tr w:rsidR="00BD0422" w14:paraId="65946154" w14:textId="77777777" w:rsidTr="00872B91">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5946152" w14:textId="77777777" w:rsidR="004F2AF2" w:rsidRPr="000415E2" w:rsidRDefault="004F2AF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5946153" w14:textId="77777777" w:rsidR="004F2AF2" w:rsidRPr="000415E2" w:rsidRDefault="004F2AF2">
            <w:pPr>
              <w:rPr>
                <w:rFonts w:cstheme="minorHAnsi"/>
              </w:rPr>
            </w:pPr>
          </w:p>
        </w:tc>
      </w:tr>
      <w:tr w:rsidR="00BD0422" w14:paraId="65946157" w14:textId="77777777" w:rsidTr="00872B91">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5946155" w14:textId="77777777" w:rsidR="004F2AF2" w:rsidRPr="000415E2" w:rsidRDefault="004F2AF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5946156" w14:textId="77777777" w:rsidR="004F2AF2" w:rsidRPr="000415E2" w:rsidRDefault="004F2AF2">
            <w:pPr>
              <w:rPr>
                <w:rFonts w:cstheme="minorHAnsi"/>
              </w:rPr>
            </w:pPr>
          </w:p>
        </w:tc>
      </w:tr>
      <w:tr w:rsidR="00BD0422" w14:paraId="6594615A" w14:textId="77777777" w:rsidTr="00872B91">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5946158" w14:textId="77777777" w:rsidR="004F2AF2" w:rsidRPr="000415E2" w:rsidRDefault="004F2AF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5946159" w14:textId="77777777" w:rsidR="004F2AF2" w:rsidRPr="000415E2" w:rsidRDefault="004F2AF2">
            <w:pPr>
              <w:rPr>
                <w:rFonts w:cstheme="minorHAnsi"/>
              </w:rPr>
            </w:pPr>
          </w:p>
        </w:tc>
      </w:tr>
      <w:tr w:rsidR="00BD0422" w14:paraId="6594615D" w14:textId="77777777" w:rsidTr="00872B91">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594615B" w14:textId="77777777" w:rsidR="004F2AF2" w:rsidRPr="000415E2" w:rsidRDefault="004F2AF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594615C" w14:textId="77777777" w:rsidR="004F2AF2" w:rsidRPr="000415E2" w:rsidRDefault="004F2AF2">
            <w:pPr>
              <w:rPr>
                <w:rFonts w:cstheme="minorHAnsi"/>
              </w:rPr>
            </w:pPr>
          </w:p>
        </w:tc>
      </w:tr>
    </w:tbl>
    <w:p w14:paraId="6594615E" w14:textId="77777777" w:rsidR="004F2AF2" w:rsidRPr="000415E2" w:rsidRDefault="004F2AF2" w:rsidP="00872B91">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6594615F" w14:textId="77777777" w:rsidR="004F2AF2" w:rsidRPr="000415E2" w:rsidRDefault="004F2AF2" w:rsidP="00872B91">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65946160" w14:textId="77777777" w:rsidR="004F2AF2" w:rsidRPr="000415E2" w:rsidRDefault="004F2AF2" w:rsidP="00872B91">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65946161" w14:textId="77777777" w:rsidR="004F2AF2" w:rsidRPr="000415E2" w:rsidRDefault="004F2AF2" w:rsidP="00872B91">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65946162" w14:textId="77777777" w:rsidR="004F2AF2" w:rsidRPr="000415E2" w:rsidRDefault="004F2AF2" w:rsidP="00872B91">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65946163" w14:textId="77777777" w:rsidR="004F2AF2" w:rsidRPr="000415E2" w:rsidRDefault="004F2AF2" w:rsidP="00872B91">
      <w:pPr>
        <w:rPr>
          <w:rFonts w:cstheme="minorHAnsi"/>
        </w:rPr>
      </w:pPr>
      <w:r w:rsidRPr="000415E2">
        <w:rPr>
          <w:rFonts w:cstheme="minorHAnsi"/>
        </w:rPr>
        <w:t xml:space="preserve">    (2) __ Outside the United States.</w:t>
      </w:r>
    </w:p>
    <w:p w14:paraId="65946164" w14:textId="77777777" w:rsidR="004F2AF2" w:rsidRPr="000415E2" w:rsidRDefault="004F2AF2" w:rsidP="00872B91">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65946165" w14:textId="77777777" w:rsidR="004F2AF2" w:rsidRPr="000415E2" w:rsidRDefault="004F2AF2" w:rsidP="00872B91">
      <w:pPr>
        <w:rPr>
          <w:rFonts w:cstheme="minorHAnsi"/>
        </w:rPr>
      </w:pPr>
      <w:r w:rsidRPr="000415E2">
        <w:rPr>
          <w:rFonts w:cstheme="minorHAnsi"/>
        </w:rPr>
        <w:t xml:space="preserve">    [] (1) Maintenance, calibration, or repair of certain equipment as described in FAR 22.1003-4(c)(1). The offeror [  ] does [  ] does not certify that—</w:t>
      </w:r>
    </w:p>
    <w:p w14:paraId="65946166" w14:textId="77777777" w:rsidR="004F2AF2" w:rsidRPr="000415E2" w:rsidRDefault="004F2AF2" w:rsidP="00872B91">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65946167" w14:textId="77777777" w:rsidR="004F2AF2" w:rsidRPr="000415E2" w:rsidRDefault="004F2AF2" w:rsidP="00872B91">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65946168" w14:textId="77777777" w:rsidR="004F2AF2" w:rsidRPr="000415E2" w:rsidRDefault="004F2AF2" w:rsidP="00872B91">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65946169" w14:textId="77777777" w:rsidR="004F2AF2" w:rsidRPr="000415E2" w:rsidRDefault="004F2AF2" w:rsidP="00872B91">
      <w:pPr>
        <w:rPr>
          <w:rFonts w:cstheme="minorHAnsi"/>
        </w:rPr>
      </w:pPr>
      <w:r w:rsidRPr="000415E2">
        <w:rPr>
          <w:rFonts w:cstheme="minorHAnsi"/>
        </w:rPr>
        <w:t xml:space="preserve">    [] (2) Certain services as described in FAR 22.1003- 4(d)(1). The offeror [  ] does [  ] does not certify that—</w:t>
      </w:r>
    </w:p>
    <w:p w14:paraId="6594616A" w14:textId="77777777" w:rsidR="004F2AF2" w:rsidRPr="000415E2" w:rsidRDefault="004F2AF2" w:rsidP="00872B91">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6594616B" w14:textId="77777777" w:rsidR="004F2AF2" w:rsidRPr="000415E2" w:rsidRDefault="004F2AF2" w:rsidP="00872B91">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6594616C" w14:textId="77777777" w:rsidR="004F2AF2" w:rsidRPr="000415E2" w:rsidRDefault="004F2AF2" w:rsidP="00872B91">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6594616D" w14:textId="77777777" w:rsidR="004F2AF2" w:rsidRPr="000415E2" w:rsidRDefault="004F2AF2" w:rsidP="00872B91">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6594616E" w14:textId="77777777" w:rsidR="004F2AF2" w:rsidRPr="000415E2" w:rsidRDefault="004F2AF2" w:rsidP="00872B91">
      <w:pPr>
        <w:rPr>
          <w:rFonts w:cstheme="minorHAnsi"/>
        </w:rPr>
      </w:pPr>
      <w:r w:rsidRPr="000415E2">
        <w:rPr>
          <w:rFonts w:cstheme="minorHAnsi"/>
        </w:rPr>
        <w:t xml:space="preserve">    (3) If paragraph (k)(1) or (k)(2) of this clause applies—</w:t>
      </w:r>
    </w:p>
    <w:p w14:paraId="6594616F" w14:textId="77777777" w:rsidR="004F2AF2" w:rsidRPr="000415E2" w:rsidRDefault="004F2AF2" w:rsidP="00872B91">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65946170" w14:textId="77777777" w:rsidR="004F2AF2" w:rsidRPr="000415E2" w:rsidRDefault="004F2AF2" w:rsidP="00872B91">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65946171" w14:textId="77777777" w:rsidR="004F2AF2" w:rsidRPr="000415E2" w:rsidRDefault="004F2AF2" w:rsidP="00872B91">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65946172" w14:textId="77777777" w:rsidR="004F2AF2" w:rsidRPr="000415E2" w:rsidRDefault="004F2AF2" w:rsidP="00872B91">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65946173" w14:textId="77777777" w:rsidR="004F2AF2" w:rsidRPr="000415E2" w:rsidRDefault="004F2AF2" w:rsidP="00872B91">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65946174" w14:textId="77777777" w:rsidR="004F2AF2" w:rsidRPr="000415E2" w:rsidRDefault="004F2AF2" w:rsidP="00872B91">
      <w:pPr>
        <w:rPr>
          <w:rFonts w:cstheme="minorHAnsi"/>
        </w:rPr>
      </w:pPr>
      <w:r w:rsidRPr="000415E2">
        <w:rPr>
          <w:rFonts w:cstheme="minorHAnsi"/>
        </w:rPr>
        <w:t xml:space="preserve">    (3) </w:t>
      </w:r>
      <w:r w:rsidRPr="000415E2">
        <w:rPr>
          <w:rFonts w:cstheme="minorHAnsi"/>
          <w:i/>
        </w:rPr>
        <w:t>Taxpayer Identification Number (TIN).</w:t>
      </w:r>
    </w:p>
    <w:p w14:paraId="65946175" w14:textId="77777777" w:rsidR="004F2AF2" w:rsidRPr="000415E2" w:rsidRDefault="004F2AF2" w:rsidP="00872B91">
      <w:pPr>
        <w:rPr>
          <w:rFonts w:cstheme="minorHAnsi"/>
        </w:rPr>
      </w:pPr>
      <w:r w:rsidRPr="000415E2">
        <w:rPr>
          <w:rFonts w:cstheme="minorHAnsi"/>
        </w:rPr>
        <w:t xml:space="preserve">      [  ] TIN:  _____________________.</w:t>
      </w:r>
    </w:p>
    <w:p w14:paraId="65946176" w14:textId="77777777" w:rsidR="004F2AF2" w:rsidRPr="000415E2" w:rsidRDefault="004F2AF2" w:rsidP="00872B91">
      <w:pPr>
        <w:rPr>
          <w:rFonts w:cstheme="minorHAnsi"/>
        </w:rPr>
      </w:pPr>
      <w:r w:rsidRPr="000415E2">
        <w:rPr>
          <w:rFonts w:cstheme="minorHAnsi"/>
        </w:rPr>
        <w:t xml:space="preserve">      [  ] TIN has been applied for.</w:t>
      </w:r>
    </w:p>
    <w:p w14:paraId="65946177" w14:textId="77777777" w:rsidR="004F2AF2" w:rsidRPr="000415E2" w:rsidRDefault="004F2AF2" w:rsidP="00872B91">
      <w:pPr>
        <w:rPr>
          <w:rFonts w:cstheme="minorHAnsi"/>
        </w:rPr>
      </w:pPr>
      <w:r w:rsidRPr="000415E2">
        <w:rPr>
          <w:rFonts w:cstheme="minorHAnsi"/>
        </w:rPr>
        <w:t xml:space="preserve">      [  ] TIN is not required because:</w:t>
      </w:r>
    </w:p>
    <w:p w14:paraId="65946178" w14:textId="77777777" w:rsidR="004F2AF2" w:rsidRPr="000415E2" w:rsidRDefault="004F2AF2" w:rsidP="00872B91">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65946179" w14:textId="77777777" w:rsidR="004F2AF2" w:rsidRPr="000415E2" w:rsidRDefault="004F2AF2" w:rsidP="00872B91">
      <w:pPr>
        <w:rPr>
          <w:rFonts w:cstheme="minorHAnsi"/>
        </w:rPr>
      </w:pPr>
      <w:r w:rsidRPr="000415E2">
        <w:rPr>
          <w:rFonts w:cstheme="minorHAnsi"/>
        </w:rPr>
        <w:t xml:space="preserve">      [  ] Offeror is an agency or instrumentality of a foreign government;</w:t>
      </w:r>
    </w:p>
    <w:p w14:paraId="6594617A" w14:textId="77777777" w:rsidR="004F2AF2" w:rsidRPr="000415E2" w:rsidRDefault="004F2AF2" w:rsidP="00872B91">
      <w:pPr>
        <w:rPr>
          <w:rFonts w:cstheme="minorHAnsi"/>
        </w:rPr>
      </w:pPr>
      <w:r w:rsidRPr="000415E2">
        <w:rPr>
          <w:rFonts w:cstheme="minorHAnsi"/>
        </w:rPr>
        <w:t xml:space="preserve">      [  ] Offeror is an agency or instrumentality of the Federal Government.</w:t>
      </w:r>
    </w:p>
    <w:p w14:paraId="6594617B" w14:textId="77777777" w:rsidR="004F2AF2" w:rsidRPr="000415E2" w:rsidRDefault="004F2AF2" w:rsidP="00872B91">
      <w:pPr>
        <w:rPr>
          <w:rFonts w:cstheme="minorHAnsi"/>
        </w:rPr>
      </w:pPr>
      <w:r w:rsidRPr="000415E2">
        <w:rPr>
          <w:rFonts w:cstheme="minorHAnsi"/>
        </w:rPr>
        <w:t xml:space="preserve">    (4) </w:t>
      </w:r>
      <w:r w:rsidRPr="000415E2">
        <w:rPr>
          <w:rFonts w:cstheme="minorHAnsi"/>
          <w:i/>
        </w:rPr>
        <w:t>Type of organization.</w:t>
      </w:r>
    </w:p>
    <w:p w14:paraId="6594617C" w14:textId="77777777" w:rsidR="004F2AF2" w:rsidRPr="000415E2" w:rsidRDefault="004F2AF2" w:rsidP="00872B91">
      <w:pPr>
        <w:rPr>
          <w:rFonts w:cstheme="minorHAnsi"/>
        </w:rPr>
      </w:pPr>
      <w:r w:rsidRPr="000415E2">
        <w:rPr>
          <w:rFonts w:cstheme="minorHAnsi"/>
        </w:rPr>
        <w:t xml:space="preserve">      [  ] Sole proprietorship;</w:t>
      </w:r>
    </w:p>
    <w:p w14:paraId="6594617D" w14:textId="77777777" w:rsidR="004F2AF2" w:rsidRPr="000415E2" w:rsidRDefault="004F2AF2" w:rsidP="00872B91">
      <w:pPr>
        <w:rPr>
          <w:rFonts w:cstheme="minorHAnsi"/>
        </w:rPr>
      </w:pPr>
      <w:r w:rsidRPr="000415E2">
        <w:rPr>
          <w:rFonts w:cstheme="minorHAnsi"/>
        </w:rPr>
        <w:t xml:space="preserve">      [  ] Partnership;</w:t>
      </w:r>
    </w:p>
    <w:p w14:paraId="6594617E" w14:textId="77777777" w:rsidR="004F2AF2" w:rsidRPr="000415E2" w:rsidRDefault="004F2AF2" w:rsidP="00872B91">
      <w:pPr>
        <w:rPr>
          <w:rFonts w:cstheme="minorHAnsi"/>
        </w:rPr>
      </w:pPr>
      <w:r w:rsidRPr="000415E2">
        <w:rPr>
          <w:rFonts w:cstheme="minorHAnsi"/>
        </w:rPr>
        <w:t xml:space="preserve">      [  ] Corporate entity (not tax-exempt);</w:t>
      </w:r>
    </w:p>
    <w:p w14:paraId="6594617F" w14:textId="77777777" w:rsidR="004F2AF2" w:rsidRPr="000415E2" w:rsidRDefault="004F2AF2" w:rsidP="00872B91">
      <w:pPr>
        <w:rPr>
          <w:rFonts w:cstheme="minorHAnsi"/>
        </w:rPr>
      </w:pPr>
      <w:r w:rsidRPr="000415E2">
        <w:rPr>
          <w:rFonts w:cstheme="minorHAnsi"/>
        </w:rPr>
        <w:t xml:space="preserve">      [  ] Corporate entity (tax-exempt);</w:t>
      </w:r>
    </w:p>
    <w:p w14:paraId="65946180" w14:textId="77777777" w:rsidR="004F2AF2" w:rsidRPr="000415E2" w:rsidRDefault="004F2AF2" w:rsidP="00872B91">
      <w:pPr>
        <w:rPr>
          <w:rFonts w:cstheme="minorHAnsi"/>
        </w:rPr>
      </w:pPr>
      <w:r w:rsidRPr="000415E2">
        <w:rPr>
          <w:rFonts w:cstheme="minorHAnsi"/>
        </w:rPr>
        <w:t xml:space="preserve">      [  ] Government entity (Federal, State, or local);</w:t>
      </w:r>
    </w:p>
    <w:p w14:paraId="65946181" w14:textId="77777777" w:rsidR="004F2AF2" w:rsidRPr="000415E2" w:rsidRDefault="004F2AF2" w:rsidP="00872B91">
      <w:pPr>
        <w:rPr>
          <w:rFonts w:cstheme="minorHAnsi"/>
        </w:rPr>
      </w:pPr>
      <w:r w:rsidRPr="000415E2">
        <w:rPr>
          <w:rFonts w:cstheme="minorHAnsi"/>
        </w:rPr>
        <w:t xml:space="preserve">      [  ] Foreign government;</w:t>
      </w:r>
    </w:p>
    <w:p w14:paraId="65946182" w14:textId="77777777" w:rsidR="004F2AF2" w:rsidRPr="000415E2" w:rsidRDefault="004F2AF2" w:rsidP="00872B91">
      <w:pPr>
        <w:rPr>
          <w:rFonts w:cstheme="minorHAnsi"/>
        </w:rPr>
      </w:pPr>
      <w:r w:rsidRPr="000415E2">
        <w:rPr>
          <w:rFonts w:cstheme="minorHAnsi"/>
        </w:rPr>
        <w:t xml:space="preserve">      [  ] International organization per 26 CFR 1.6049-4;</w:t>
      </w:r>
    </w:p>
    <w:p w14:paraId="65946183" w14:textId="77777777" w:rsidR="004F2AF2" w:rsidRPr="000415E2" w:rsidRDefault="004F2AF2" w:rsidP="00872B91">
      <w:pPr>
        <w:rPr>
          <w:rFonts w:cstheme="minorHAnsi"/>
        </w:rPr>
      </w:pPr>
      <w:r w:rsidRPr="000415E2">
        <w:rPr>
          <w:rFonts w:cstheme="minorHAnsi"/>
        </w:rPr>
        <w:t xml:space="preserve">      [  ] Other _________________________.</w:t>
      </w:r>
    </w:p>
    <w:p w14:paraId="65946184" w14:textId="77777777" w:rsidR="004F2AF2" w:rsidRPr="000415E2" w:rsidRDefault="004F2AF2" w:rsidP="00872B91">
      <w:pPr>
        <w:rPr>
          <w:rFonts w:cstheme="minorHAnsi"/>
        </w:rPr>
      </w:pPr>
      <w:r w:rsidRPr="000415E2">
        <w:rPr>
          <w:rFonts w:cstheme="minorHAnsi"/>
        </w:rPr>
        <w:t xml:space="preserve">    (5) </w:t>
      </w:r>
      <w:r w:rsidRPr="000415E2">
        <w:rPr>
          <w:rFonts w:cstheme="minorHAnsi"/>
          <w:i/>
        </w:rPr>
        <w:t>Common parent.</w:t>
      </w:r>
    </w:p>
    <w:p w14:paraId="65946185" w14:textId="77777777" w:rsidR="004F2AF2" w:rsidRPr="000415E2" w:rsidRDefault="004F2AF2" w:rsidP="00872B91">
      <w:pPr>
        <w:rPr>
          <w:rFonts w:cstheme="minorHAnsi"/>
        </w:rPr>
      </w:pPr>
      <w:r w:rsidRPr="000415E2">
        <w:rPr>
          <w:rFonts w:cstheme="minorHAnsi"/>
        </w:rPr>
        <w:t xml:space="preserve">      [  ] Offeror is not owned or controlled by a common parent;</w:t>
      </w:r>
    </w:p>
    <w:p w14:paraId="65946186" w14:textId="77777777" w:rsidR="004F2AF2" w:rsidRPr="000415E2" w:rsidRDefault="004F2AF2" w:rsidP="00872B91">
      <w:pPr>
        <w:rPr>
          <w:rFonts w:cstheme="minorHAnsi"/>
        </w:rPr>
      </w:pPr>
      <w:r w:rsidRPr="000415E2">
        <w:rPr>
          <w:rFonts w:cstheme="minorHAnsi"/>
        </w:rPr>
        <w:t xml:space="preserve">      [  ] Name and TIN of common parent:</w:t>
      </w:r>
    </w:p>
    <w:p w14:paraId="65946187" w14:textId="77777777" w:rsidR="004F2AF2" w:rsidRPr="000415E2" w:rsidRDefault="004F2AF2" w:rsidP="00872B91">
      <w:pPr>
        <w:rPr>
          <w:rFonts w:cstheme="minorHAnsi"/>
        </w:rPr>
      </w:pPr>
      <w:r w:rsidRPr="000415E2">
        <w:rPr>
          <w:rFonts w:cstheme="minorHAnsi"/>
        </w:rPr>
        <w:t xml:space="preserve">           Name _____________________.</w:t>
      </w:r>
    </w:p>
    <w:p w14:paraId="65946188" w14:textId="77777777" w:rsidR="004F2AF2" w:rsidRPr="000415E2" w:rsidRDefault="004F2AF2" w:rsidP="00872B91">
      <w:pPr>
        <w:rPr>
          <w:rFonts w:cstheme="minorHAnsi"/>
        </w:rPr>
      </w:pPr>
      <w:r w:rsidRPr="000415E2">
        <w:rPr>
          <w:rFonts w:cstheme="minorHAnsi"/>
        </w:rPr>
        <w:t xml:space="preserve">           TIN _____________________.</w:t>
      </w:r>
    </w:p>
    <w:p w14:paraId="65946189" w14:textId="77777777" w:rsidR="004F2AF2" w:rsidRPr="000415E2" w:rsidRDefault="004F2AF2" w:rsidP="00872B91">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6594618A" w14:textId="77777777" w:rsidR="004F2AF2" w:rsidRPr="000415E2" w:rsidRDefault="004F2AF2" w:rsidP="00872B91">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6594618B" w14:textId="77777777" w:rsidR="004F2AF2" w:rsidRPr="000415E2" w:rsidRDefault="004F2AF2" w:rsidP="00872B91">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6594618C" w14:textId="77777777" w:rsidR="004F2AF2" w:rsidRPr="000415E2" w:rsidRDefault="004F2AF2" w:rsidP="00872B91">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6594618D" w14:textId="77777777" w:rsidR="004F2AF2" w:rsidRPr="000415E2" w:rsidRDefault="004F2AF2" w:rsidP="00872B91">
      <w:pPr>
        <w:rPr>
          <w:rFonts w:cstheme="minorHAnsi"/>
        </w:rPr>
      </w:pPr>
      <w:r w:rsidRPr="000415E2">
        <w:rPr>
          <w:rFonts w:cstheme="minorHAnsi"/>
        </w:rPr>
        <w:t xml:space="preserve">      (i) It [ ] is, [ ] is not an inverted domestic corporation; and</w:t>
      </w:r>
    </w:p>
    <w:p w14:paraId="6594618E" w14:textId="77777777" w:rsidR="004F2AF2" w:rsidRPr="000415E2" w:rsidRDefault="004F2AF2" w:rsidP="00872B91">
      <w:pPr>
        <w:rPr>
          <w:rFonts w:cstheme="minorHAnsi"/>
        </w:rPr>
      </w:pPr>
      <w:r w:rsidRPr="000415E2">
        <w:rPr>
          <w:rFonts w:cstheme="minorHAnsi"/>
        </w:rPr>
        <w:t xml:space="preserve">      (ii) It [ ] is, [ ] is not a subsidiary of an inverted domestic corporation.</w:t>
      </w:r>
    </w:p>
    <w:p w14:paraId="6594618F" w14:textId="77777777" w:rsidR="004F2AF2" w:rsidRPr="000415E2" w:rsidRDefault="004F2AF2" w:rsidP="00872B91">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65946190" w14:textId="77777777" w:rsidR="004F2AF2" w:rsidRPr="000415E2" w:rsidRDefault="004F2AF2" w:rsidP="00872B91">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8" w:history="1">
        <w:r w:rsidRPr="000415E2">
          <w:rPr>
            <w:rStyle w:val="Hyperlink"/>
            <w:rFonts w:cstheme="minorHAnsi"/>
            <w:szCs w:val="20"/>
          </w:rPr>
          <w:t>CISADA106@state.gov</w:t>
        </w:r>
      </w:hyperlink>
      <w:r w:rsidRPr="000415E2">
        <w:rPr>
          <w:rFonts w:cstheme="minorHAnsi"/>
          <w:szCs w:val="20"/>
        </w:rPr>
        <w:t>.</w:t>
      </w:r>
    </w:p>
    <w:p w14:paraId="65946191" w14:textId="77777777" w:rsidR="004F2AF2" w:rsidRPr="000415E2" w:rsidRDefault="004F2AF2" w:rsidP="00872B91">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65946192" w14:textId="77777777" w:rsidR="004F2AF2" w:rsidRPr="000415E2" w:rsidRDefault="004F2AF2" w:rsidP="00872B91">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65946193" w14:textId="77777777" w:rsidR="004F2AF2" w:rsidRPr="000415E2" w:rsidRDefault="004F2AF2" w:rsidP="00872B91">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65946194" w14:textId="77777777" w:rsidR="004F2AF2" w:rsidRPr="000415E2" w:rsidRDefault="004F2AF2" w:rsidP="00872B91">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9"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65946195" w14:textId="77777777" w:rsidR="004F2AF2" w:rsidRPr="000415E2" w:rsidRDefault="004F2AF2" w:rsidP="00872B91">
      <w:pPr>
        <w:rPr>
          <w:rFonts w:cstheme="minorHAnsi"/>
        </w:rPr>
      </w:pPr>
      <w:r w:rsidRPr="000415E2">
        <w:rPr>
          <w:rFonts w:cstheme="minorHAnsi"/>
        </w:rPr>
        <w:t xml:space="preserve">    (3) The representation and certification requirements of paragraph (o)(2) of this provision do not apply if—</w:t>
      </w:r>
    </w:p>
    <w:p w14:paraId="65946196" w14:textId="77777777" w:rsidR="004F2AF2" w:rsidRPr="000415E2" w:rsidRDefault="004F2AF2" w:rsidP="00872B91">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65946197" w14:textId="77777777" w:rsidR="004F2AF2" w:rsidRPr="000415E2" w:rsidRDefault="004F2AF2" w:rsidP="00872B91">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65946198" w14:textId="77777777" w:rsidR="004F2AF2" w:rsidRPr="000415E2" w:rsidRDefault="004F2AF2" w:rsidP="00872B91">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65946199" w14:textId="77777777" w:rsidR="004F2AF2" w:rsidRPr="000415E2" w:rsidRDefault="004F2AF2" w:rsidP="00872B91">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6594619A" w14:textId="77777777" w:rsidR="004F2AF2" w:rsidRPr="000415E2" w:rsidRDefault="004F2AF2" w:rsidP="00872B91">
      <w:pPr>
        <w:rPr>
          <w:rFonts w:cstheme="minorHAnsi"/>
        </w:rPr>
      </w:pPr>
      <w:r w:rsidRPr="000415E2">
        <w:rPr>
          <w:rFonts w:cstheme="minorHAnsi"/>
        </w:rPr>
        <w:t xml:space="preserve">    (2) If the Offeror indicates “has” in paragraph (p)(1) of this provision, enter the following information:</w:t>
      </w:r>
    </w:p>
    <w:p w14:paraId="6594619B" w14:textId="77777777" w:rsidR="004F2AF2" w:rsidRPr="000415E2" w:rsidRDefault="004F2AF2" w:rsidP="00872B91">
      <w:pPr>
        <w:rPr>
          <w:rFonts w:cstheme="minorHAnsi"/>
        </w:rPr>
      </w:pPr>
      <w:r w:rsidRPr="000415E2">
        <w:rPr>
          <w:rFonts w:cstheme="minorHAnsi"/>
        </w:rPr>
        <w:t xml:space="preserve">    Immediate owner CAGE code: ____.</w:t>
      </w:r>
    </w:p>
    <w:p w14:paraId="6594619C" w14:textId="77777777" w:rsidR="004F2AF2" w:rsidRPr="000415E2" w:rsidRDefault="004F2AF2" w:rsidP="00872B91">
      <w:pPr>
        <w:rPr>
          <w:rFonts w:cstheme="minorHAnsi"/>
        </w:rPr>
      </w:pPr>
      <w:r w:rsidRPr="000415E2">
        <w:rPr>
          <w:rFonts w:cstheme="minorHAnsi"/>
        </w:rPr>
        <w:t xml:space="preserve">    Immediate owner legal name: ____.</w:t>
      </w:r>
    </w:p>
    <w:p w14:paraId="6594619D"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6594619E" w14:textId="77777777" w:rsidR="004F2AF2" w:rsidRPr="000415E2" w:rsidRDefault="004F2AF2" w:rsidP="00872B91">
      <w:pPr>
        <w:rPr>
          <w:rFonts w:cstheme="minorHAnsi"/>
        </w:rPr>
      </w:pPr>
      <w:r w:rsidRPr="000415E2">
        <w:rPr>
          <w:rFonts w:cstheme="minorHAnsi"/>
        </w:rPr>
        <w:t xml:space="preserve">    Is the immediate owner owned or controlled by another entity: [ ] Yes or [ ] No.</w:t>
      </w:r>
    </w:p>
    <w:p w14:paraId="6594619F" w14:textId="77777777" w:rsidR="004F2AF2" w:rsidRPr="000415E2" w:rsidRDefault="004F2AF2" w:rsidP="00872B91">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659461A0" w14:textId="77777777" w:rsidR="004F2AF2" w:rsidRPr="000415E2" w:rsidRDefault="004F2AF2" w:rsidP="00872B91">
      <w:pPr>
        <w:rPr>
          <w:rFonts w:cstheme="minorHAnsi"/>
        </w:rPr>
      </w:pPr>
      <w:r w:rsidRPr="000415E2">
        <w:rPr>
          <w:rFonts w:cstheme="minorHAnsi"/>
        </w:rPr>
        <w:t xml:space="preserve">    Highest-level owner CAGE code: ____.</w:t>
      </w:r>
    </w:p>
    <w:p w14:paraId="659461A1" w14:textId="77777777" w:rsidR="004F2AF2" w:rsidRPr="000415E2" w:rsidRDefault="004F2AF2" w:rsidP="00872B91">
      <w:pPr>
        <w:rPr>
          <w:rFonts w:cstheme="minorHAnsi"/>
        </w:rPr>
      </w:pPr>
      <w:r w:rsidRPr="000415E2">
        <w:rPr>
          <w:rFonts w:cstheme="minorHAnsi"/>
        </w:rPr>
        <w:t xml:space="preserve">    Highest-level owner legal name: ____.</w:t>
      </w:r>
    </w:p>
    <w:p w14:paraId="659461A2" w14:textId="77777777" w:rsidR="004F2AF2" w:rsidRPr="000415E2" w:rsidRDefault="004F2AF2" w:rsidP="00872B91">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659461A3" w14:textId="77777777" w:rsidR="004F2AF2" w:rsidRPr="000415E2" w:rsidRDefault="004F2AF2" w:rsidP="00872B91">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659461A4" w14:textId="77777777" w:rsidR="004F2AF2" w:rsidRPr="000415E2" w:rsidRDefault="004F2AF2" w:rsidP="00872B91">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659461A5" w14:textId="77777777" w:rsidR="004F2AF2" w:rsidRPr="000415E2" w:rsidRDefault="004F2AF2" w:rsidP="00872B91">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659461A6" w14:textId="77777777" w:rsidR="004F2AF2" w:rsidRPr="000415E2" w:rsidRDefault="004F2AF2" w:rsidP="00872B91">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659461A7" w14:textId="77777777" w:rsidR="004F2AF2" w:rsidRPr="000415E2" w:rsidRDefault="004F2AF2" w:rsidP="00872B91">
      <w:pPr>
        <w:rPr>
          <w:rFonts w:cstheme="minorHAnsi"/>
        </w:rPr>
      </w:pPr>
      <w:r w:rsidRPr="000415E2">
        <w:rPr>
          <w:rFonts w:cstheme="minorHAnsi"/>
        </w:rPr>
        <w:t xml:space="preserve">    (2) The Offeror represents that—</w:t>
      </w:r>
    </w:p>
    <w:p w14:paraId="659461A8" w14:textId="77777777" w:rsidR="004F2AF2" w:rsidRPr="000415E2" w:rsidRDefault="004F2AF2" w:rsidP="00872B91">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659461A9" w14:textId="77777777" w:rsidR="004F2AF2" w:rsidRPr="000415E2" w:rsidRDefault="004F2AF2" w:rsidP="00872B91">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659461AA" w14:textId="77777777" w:rsidR="004F2AF2" w:rsidRPr="000415E2" w:rsidRDefault="004F2AF2" w:rsidP="00872B91">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659461AB" w14:textId="77777777" w:rsidR="004F2AF2" w:rsidRPr="000415E2" w:rsidRDefault="004F2AF2" w:rsidP="00872B91">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659461AC" w14:textId="77777777" w:rsidR="004F2AF2" w:rsidRPr="000415E2" w:rsidRDefault="004F2AF2" w:rsidP="00872B91">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659461AD" w14:textId="77777777" w:rsidR="004F2AF2" w:rsidRPr="000415E2" w:rsidRDefault="004F2AF2" w:rsidP="00872B91">
      <w:pPr>
        <w:rPr>
          <w:rFonts w:cstheme="minorHAnsi"/>
        </w:rPr>
      </w:pPr>
      <w:r w:rsidRPr="000415E2">
        <w:rPr>
          <w:rFonts w:cstheme="minorHAnsi"/>
        </w:rPr>
        <w:t xml:space="preserve">    Predecessor CAGE code: ____ (or mark “Unknown”).</w:t>
      </w:r>
    </w:p>
    <w:p w14:paraId="659461AE" w14:textId="77777777" w:rsidR="004F2AF2" w:rsidRPr="000415E2" w:rsidRDefault="004F2AF2" w:rsidP="00872B91">
      <w:pPr>
        <w:rPr>
          <w:rFonts w:cstheme="minorHAnsi"/>
        </w:rPr>
      </w:pPr>
      <w:r w:rsidRPr="000415E2">
        <w:rPr>
          <w:rFonts w:cstheme="minorHAnsi"/>
        </w:rPr>
        <w:t xml:space="preserve">    Predecessor legal name: ____.</w:t>
      </w:r>
    </w:p>
    <w:p w14:paraId="659461AF" w14:textId="77777777" w:rsidR="004F2AF2" w:rsidRPr="000415E2" w:rsidRDefault="004F2AF2" w:rsidP="00872B91">
      <w:pPr>
        <w:rPr>
          <w:rFonts w:cstheme="minorHAnsi"/>
          <w:i/>
        </w:rPr>
      </w:pPr>
      <w:r w:rsidRPr="000415E2">
        <w:rPr>
          <w:rFonts w:cstheme="minorHAnsi"/>
          <w:i/>
        </w:rPr>
        <w:t xml:space="preserve">    (Do not use a “doing business as” name).</w:t>
      </w:r>
    </w:p>
    <w:p w14:paraId="659461B0" w14:textId="77777777" w:rsidR="004F2AF2" w:rsidRPr="000415E2" w:rsidRDefault="004F2AF2" w:rsidP="00872B91">
      <w:pPr>
        <w:rPr>
          <w:rFonts w:cstheme="minorHAnsi"/>
        </w:rPr>
      </w:pPr>
      <w:r w:rsidRPr="000415E2">
        <w:rPr>
          <w:rFonts w:cstheme="minorHAnsi"/>
        </w:rPr>
        <w:t xml:space="preserve">  (s) [Reserved]</w:t>
      </w:r>
    </w:p>
    <w:p w14:paraId="659461B1" w14:textId="77777777" w:rsidR="004F2AF2" w:rsidRPr="000415E2" w:rsidRDefault="004F2AF2" w:rsidP="00872B91">
      <w:pPr>
        <w:rPr>
          <w:rFonts w:cstheme="minorHAnsi"/>
          <w:iCs/>
        </w:rPr>
      </w:pPr>
      <w:r w:rsidRPr="000415E2">
        <w:rPr>
          <w:rFonts w:cstheme="minorHAnsi"/>
        </w:rPr>
        <w:t xml:space="preserve">  (t) </w:t>
      </w:r>
      <w:r w:rsidRPr="000415E2">
        <w:rPr>
          <w:rFonts w:cstheme="minorHAnsi"/>
          <w:iCs/>
        </w:rPr>
        <w:t>[Reserved]</w:t>
      </w:r>
    </w:p>
    <w:p w14:paraId="659461B2" w14:textId="77777777" w:rsidR="004F2AF2" w:rsidRPr="000415E2" w:rsidRDefault="004F2AF2" w:rsidP="00872B91">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659461B3" w14:textId="77777777" w:rsidR="004F2AF2" w:rsidRPr="000415E2" w:rsidRDefault="004F2AF2" w:rsidP="00872B91">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659461B4" w14:textId="77777777" w:rsidR="004F2AF2" w:rsidRPr="000415E2" w:rsidRDefault="004F2AF2" w:rsidP="00872B91">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659461B5" w14:textId="77777777" w:rsidR="004F2AF2" w:rsidRPr="000415E2" w:rsidRDefault="004F2AF2" w:rsidP="00872B91">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0" w:tgtFrame="_blank" w:history="1">
        <w:r w:rsidRPr="000415E2">
          <w:rPr>
            <w:rStyle w:val="Hyperlink"/>
            <w:rFonts w:cstheme="minorHAnsi"/>
            <w:szCs w:val="20"/>
          </w:rPr>
          <w:t>Public Law 115-232</w:t>
        </w:r>
      </w:hyperlink>
      <w:r w:rsidRPr="000415E2">
        <w:rPr>
          <w:rFonts w:cstheme="minorHAnsi"/>
        </w:rPr>
        <w:t>.</w:t>
      </w:r>
    </w:p>
    <w:p w14:paraId="659461B6" w14:textId="77777777" w:rsidR="004F2AF2" w:rsidRPr="000415E2" w:rsidRDefault="004F2AF2" w:rsidP="00872B91">
      <w:pPr>
        <w:rPr>
          <w:rFonts w:cstheme="minorHAnsi"/>
        </w:rPr>
      </w:pPr>
      <w:r w:rsidRPr="000415E2">
        <w:rPr>
          <w:rFonts w:cstheme="minorHAnsi"/>
        </w:rPr>
        <w:t xml:space="preserve">    (1) The Offeror shall review the list of excluded parties in the System for Award Management (SAM) (</w:t>
      </w:r>
      <w:hyperlink r:id="rId51"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659461B7" w14:textId="77777777" w:rsidR="004F2AF2" w:rsidRPr="000415E2" w:rsidRDefault="004F2AF2" w:rsidP="00872B91">
      <w:pPr>
        <w:rPr>
          <w:rFonts w:cstheme="minorHAnsi"/>
        </w:rPr>
      </w:pPr>
      <w:r w:rsidRPr="000415E2">
        <w:rPr>
          <w:rFonts w:cstheme="minorHAnsi"/>
        </w:rPr>
        <w:t xml:space="preserve">    (2) The Offeror represents that—</w:t>
      </w:r>
    </w:p>
    <w:p w14:paraId="659461B8" w14:textId="77777777" w:rsidR="004F2AF2" w:rsidRPr="000415E2" w:rsidRDefault="004F2AF2" w:rsidP="00872B91">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659461B9" w14:textId="77777777" w:rsidR="004F2AF2" w:rsidRPr="000415E2" w:rsidRDefault="004F2AF2" w:rsidP="00872B91">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659461BA" w14:textId="77777777" w:rsidR="004F2AF2" w:rsidRPr="00472B08" w:rsidRDefault="004F2AF2" w:rsidP="00872B91">
      <w:pPr>
        <w:jc w:val="center"/>
        <w:rPr>
          <w:rFonts w:cstheme="minorHAnsi"/>
        </w:rPr>
      </w:pPr>
      <w:r>
        <w:rPr>
          <w:rFonts w:cstheme="minorHAnsi"/>
        </w:rPr>
        <w:t>(End of Provision)</w:t>
      </w:r>
    </w:p>
    <w:sectPr w:rsidR="004F2AF2" w:rsidRPr="00472B08">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0A93D" w14:textId="77777777" w:rsidR="003116BC" w:rsidRDefault="003116BC">
      <w:pPr>
        <w:spacing w:after="0" w:line="240" w:lineRule="auto"/>
      </w:pPr>
      <w:r>
        <w:separator/>
      </w:r>
    </w:p>
  </w:endnote>
  <w:endnote w:type="continuationSeparator" w:id="0">
    <w:p w14:paraId="0846FFAE" w14:textId="77777777" w:rsidR="003116BC" w:rsidRDefault="00311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Std L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BF" w14:textId="77777777" w:rsidR="004F2AF2" w:rsidRDefault="004F2AF2">
    <w:pPr>
      <w:pStyle w:val="Footer"/>
    </w:pPr>
  </w:p>
  <w:p w14:paraId="659461C0" w14:textId="77777777" w:rsidR="00BD0422" w:rsidRDefault="004F2A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C1" w14:textId="77777777" w:rsidR="004F2AF2" w:rsidRDefault="004F2AF2">
    <w:pPr>
      <w:pStyle w:val="Footer"/>
    </w:pPr>
  </w:p>
  <w:p w14:paraId="659461C2" w14:textId="77777777" w:rsidR="00BD0422" w:rsidRDefault="004F2AF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77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C4" w14:textId="77777777" w:rsidR="004F2AF2" w:rsidRDefault="004F2AF2">
    <w:pPr>
      <w:pStyle w:val="Footer"/>
    </w:pPr>
  </w:p>
  <w:p w14:paraId="659461C5" w14:textId="77777777" w:rsidR="00BD0422" w:rsidRDefault="004F2A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C7" w14:textId="77777777" w:rsidR="00BD0422" w:rsidRDefault="004F2A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C8" w14:textId="77777777" w:rsidR="00BD0422" w:rsidRDefault="004F2AF2">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fldSimple w:instr=" NUMPAGES   \* MERGEFORMAT ">
      <w:r>
        <w:t>77</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C9" w14:textId="77777777" w:rsidR="00BD0422" w:rsidRDefault="004F2A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CC" w14:textId="77777777" w:rsidR="004F2AF2" w:rsidRDefault="004F2AF2">
    <w:pPr>
      <w:pStyle w:val="Footer"/>
    </w:pPr>
  </w:p>
  <w:p w14:paraId="659461CD" w14:textId="77777777" w:rsidR="00BD0422" w:rsidRDefault="004F2A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CE" w14:textId="77777777" w:rsidR="004F2AF2" w:rsidRDefault="004F2AF2">
    <w:pPr>
      <w:pStyle w:val="Footer"/>
    </w:pPr>
  </w:p>
  <w:p w14:paraId="659461CF" w14:textId="77777777" w:rsidR="00BD0422" w:rsidRDefault="004F2AF2">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fldSimple w:instr=" NUMPAGES   \* MERGEFORMAT ">
      <w:r>
        <w:t>77</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D1" w14:textId="77777777" w:rsidR="004F2AF2" w:rsidRDefault="004F2AF2">
    <w:pPr>
      <w:pStyle w:val="Footer"/>
    </w:pPr>
  </w:p>
  <w:p w14:paraId="659461D2" w14:textId="77777777" w:rsidR="00BD0422" w:rsidRDefault="004F2A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D5" w14:textId="77777777" w:rsidR="004F2AF2" w:rsidRDefault="004F2AF2">
    <w:pPr>
      <w:pStyle w:val="Footer"/>
    </w:pPr>
  </w:p>
  <w:p w14:paraId="659461D6" w14:textId="77777777" w:rsidR="00BD0422" w:rsidRDefault="004F2A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D7" w14:textId="77777777" w:rsidR="004F2AF2" w:rsidRDefault="004F2AF2">
    <w:pPr>
      <w:pStyle w:val="Footer"/>
    </w:pPr>
  </w:p>
  <w:p w14:paraId="659461D8" w14:textId="77777777" w:rsidR="00BD0422" w:rsidRDefault="004F2AF2">
    <w:pPr>
      <w:pStyle w:val="Header"/>
      <w:jc w:val="right"/>
    </w:pPr>
    <w:r>
      <w:t xml:space="preserve">Page </w:t>
    </w:r>
    <w:r>
      <w:fldChar w:fldCharType="begin"/>
    </w:r>
    <w:r>
      <w:instrText xml:space="preserve"> PAGE   \* MERGEFORMAT </w:instrText>
    </w:r>
    <w:r>
      <w:fldChar w:fldCharType="separate"/>
    </w:r>
    <w:r>
      <w:t>50</w:t>
    </w:r>
    <w:r>
      <w:fldChar w:fldCharType="end"/>
    </w:r>
    <w:r>
      <w:t xml:space="preserve"> of </w:t>
    </w:r>
    <w:fldSimple w:instr=" NUMPAGES   \* MERGEFORMAT ">
      <w:r>
        <w:t>77</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DA" w14:textId="77777777" w:rsidR="004F2AF2" w:rsidRDefault="004F2AF2">
    <w:pPr>
      <w:pStyle w:val="Footer"/>
    </w:pPr>
  </w:p>
  <w:p w14:paraId="659461DB" w14:textId="77777777" w:rsidR="00BD0422" w:rsidRDefault="004F2A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DE" w14:textId="77777777" w:rsidR="004F2AF2" w:rsidRDefault="004F2AF2">
    <w:pPr>
      <w:pStyle w:val="Footer"/>
    </w:pPr>
  </w:p>
  <w:p w14:paraId="659461DF" w14:textId="77777777" w:rsidR="00BD0422" w:rsidRDefault="004F2A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E0" w14:textId="77777777" w:rsidR="004F2AF2" w:rsidRDefault="004F2AF2">
    <w:pPr>
      <w:pStyle w:val="Footer"/>
    </w:pPr>
  </w:p>
  <w:p w14:paraId="659461E1" w14:textId="77777777" w:rsidR="00BD0422" w:rsidRDefault="004F2AF2">
    <w:pPr>
      <w:pStyle w:val="Header"/>
      <w:jc w:val="right"/>
    </w:pPr>
    <w:r>
      <w:t xml:space="preserve">Page </w:t>
    </w:r>
    <w:r>
      <w:fldChar w:fldCharType="begin"/>
    </w:r>
    <w:r>
      <w:instrText xml:space="preserve"> PAGE   \* MERGEFORMAT </w:instrText>
    </w:r>
    <w:r>
      <w:fldChar w:fldCharType="separate"/>
    </w:r>
    <w:r>
      <w:t>77</w:t>
    </w:r>
    <w:r>
      <w:fldChar w:fldCharType="end"/>
    </w:r>
    <w:r>
      <w:t xml:space="preserve"> of </w:t>
    </w:r>
    <w:fldSimple w:instr=" NUMPAGES   \* MERGEFORMAT ">
      <w:r>
        <w:t>77</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E3" w14:textId="77777777" w:rsidR="004F2AF2" w:rsidRDefault="004F2AF2">
    <w:pPr>
      <w:pStyle w:val="Footer"/>
    </w:pPr>
  </w:p>
  <w:p w14:paraId="659461E4" w14:textId="77777777" w:rsidR="00BD0422" w:rsidRDefault="004F2A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F3F04" w14:textId="77777777" w:rsidR="003116BC" w:rsidRDefault="003116BC">
      <w:pPr>
        <w:spacing w:after="0" w:line="240" w:lineRule="auto"/>
      </w:pPr>
      <w:r>
        <w:separator/>
      </w:r>
    </w:p>
  </w:footnote>
  <w:footnote w:type="continuationSeparator" w:id="0">
    <w:p w14:paraId="28ADF5F5" w14:textId="77777777" w:rsidR="003116BC" w:rsidRDefault="00311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BD" w14:textId="77777777" w:rsidR="004F2AF2" w:rsidRDefault="004F2A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BE" w14:textId="77777777" w:rsidR="004F2AF2" w:rsidRDefault="004F2AF2">
    <w:r>
      <w:t>36C26226R0001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C3" w14:textId="77777777" w:rsidR="004F2AF2" w:rsidRDefault="004F2A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C6" w14:textId="77777777" w:rsidR="004F2AF2" w:rsidRDefault="004F2AF2">
    <w:r>
      <w:t>36C26226R0001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CA" w14:textId="77777777" w:rsidR="004F2AF2" w:rsidRDefault="004F2AF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CB" w14:textId="77777777" w:rsidR="004F2AF2" w:rsidRDefault="004F2AF2">
    <w:r>
      <w:t>36C26226R0001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D0" w14:textId="77777777" w:rsidR="004F2AF2" w:rsidRDefault="004F2AF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D3" w14:textId="77777777" w:rsidR="004F2AF2" w:rsidRDefault="004F2AF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D4" w14:textId="77777777" w:rsidR="004F2AF2" w:rsidRDefault="004F2AF2">
    <w:r>
      <w:t>36C26226R0001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D9" w14:textId="77777777" w:rsidR="004F2AF2" w:rsidRDefault="004F2AF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DC" w14:textId="77777777" w:rsidR="004F2AF2" w:rsidRDefault="004F2AF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DD" w14:textId="77777777" w:rsidR="004F2AF2" w:rsidRDefault="004F2AF2">
    <w:r>
      <w:t>36C26226R0001</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61E2" w14:textId="77777777" w:rsidR="004F2AF2" w:rsidRDefault="004F2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779"/>
    <w:multiLevelType w:val="hybridMultilevel"/>
    <w:tmpl w:val="C1321048"/>
    <w:lvl w:ilvl="0" w:tplc="6D5AA1C2">
      <w:start w:val="1"/>
      <w:numFmt w:val="lowerLetter"/>
      <w:lvlText w:val="%1)"/>
      <w:lvlJc w:val="left"/>
      <w:pPr>
        <w:ind w:left="720" w:hanging="360"/>
      </w:pPr>
      <w:rPr>
        <w:b/>
        <w:bCs/>
      </w:rPr>
    </w:lvl>
    <w:lvl w:ilvl="1" w:tplc="890C0A62">
      <w:start w:val="1"/>
      <w:numFmt w:val="decimal"/>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083266"/>
    <w:multiLevelType w:val="multilevel"/>
    <w:tmpl w:val="4238D6EE"/>
    <w:lvl w:ilvl="0">
      <w:start w:val="4"/>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15:restartNumberingAfterBreak="0">
    <w:nsid w:val="18727671"/>
    <w:multiLevelType w:val="multilevel"/>
    <w:tmpl w:val="ECBEB484"/>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19B85B32"/>
    <w:multiLevelType w:val="multilevel"/>
    <w:tmpl w:val="939C58A8"/>
    <w:lvl w:ilvl="0">
      <w:start w:val="3"/>
      <w:numFmt w:val="decimal"/>
      <w:lvlText w:val="%1"/>
      <w:lvlJc w:val="left"/>
      <w:pPr>
        <w:ind w:left="560" w:hanging="560"/>
      </w:pPr>
      <w:rPr>
        <w:rFonts w:ascii="Tahoma" w:hAnsi="Tahoma" w:cs="Tahoma" w:hint="default"/>
      </w:rPr>
    </w:lvl>
    <w:lvl w:ilvl="1">
      <w:start w:val="1"/>
      <w:numFmt w:val="decimal"/>
      <w:lvlText w:val="%1.%2"/>
      <w:lvlJc w:val="left"/>
      <w:pPr>
        <w:ind w:left="920" w:hanging="560"/>
      </w:pPr>
      <w:rPr>
        <w:rFonts w:ascii="Tahoma" w:hAnsi="Tahoma" w:cs="Tahoma" w:hint="default"/>
      </w:rPr>
    </w:lvl>
    <w:lvl w:ilvl="2">
      <w:start w:val="1"/>
      <w:numFmt w:val="decimal"/>
      <w:lvlText w:val="%1.%2.%3"/>
      <w:lvlJc w:val="left"/>
      <w:pPr>
        <w:ind w:left="1440" w:hanging="720"/>
      </w:pPr>
      <w:rPr>
        <w:rFonts w:ascii="Tahoma" w:hAnsi="Tahoma" w:cs="Tahoma" w:hint="default"/>
      </w:rPr>
    </w:lvl>
    <w:lvl w:ilvl="3">
      <w:start w:val="1"/>
      <w:numFmt w:val="decimal"/>
      <w:lvlText w:val="%1.%2.%3.%4"/>
      <w:lvlJc w:val="left"/>
      <w:pPr>
        <w:ind w:left="1800" w:hanging="720"/>
      </w:pPr>
      <w:rPr>
        <w:rFonts w:ascii="Tahoma" w:hAnsi="Tahoma" w:cs="Tahoma" w:hint="default"/>
      </w:rPr>
    </w:lvl>
    <w:lvl w:ilvl="4">
      <w:start w:val="1"/>
      <w:numFmt w:val="decimal"/>
      <w:lvlText w:val="%1.%2.%3.%4.%5"/>
      <w:lvlJc w:val="left"/>
      <w:pPr>
        <w:ind w:left="2520" w:hanging="1080"/>
      </w:pPr>
      <w:rPr>
        <w:rFonts w:ascii="Tahoma" w:hAnsi="Tahoma" w:cs="Tahoma" w:hint="default"/>
      </w:rPr>
    </w:lvl>
    <w:lvl w:ilvl="5">
      <w:start w:val="1"/>
      <w:numFmt w:val="decimal"/>
      <w:lvlText w:val="%1.%2.%3.%4.%5.%6"/>
      <w:lvlJc w:val="left"/>
      <w:pPr>
        <w:ind w:left="2880" w:hanging="1080"/>
      </w:pPr>
      <w:rPr>
        <w:rFonts w:ascii="Tahoma" w:hAnsi="Tahoma" w:cs="Tahoma" w:hint="default"/>
      </w:rPr>
    </w:lvl>
    <w:lvl w:ilvl="6">
      <w:start w:val="1"/>
      <w:numFmt w:val="decimal"/>
      <w:lvlText w:val="%1.%2.%3.%4.%5.%6.%7"/>
      <w:lvlJc w:val="left"/>
      <w:pPr>
        <w:ind w:left="3600" w:hanging="1440"/>
      </w:pPr>
      <w:rPr>
        <w:rFonts w:ascii="Tahoma" w:hAnsi="Tahoma" w:cs="Tahoma" w:hint="default"/>
      </w:rPr>
    </w:lvl>
    <w:lvl w:ilvl="7">
      <w:start w:val="1"/>
      <w:numFmt w:val="decimal"/>
      <w:lvlText w:val="%1.%2.%3.%4.%5.%6.%7.%8"/>
      <w:lvlJc w:val="left"/>
      <w:pPr>
        <w:ind w:left="3960" w:hanging="1440"/>
      </w:pPr>
      <w:rPr>
        <w:rFonts w:ascii="Tahoma" w:hAnsi="Tahoma" w:cs="Tahoma" w:hint="default"/>
      </w:rPr>
    </w:lvl>
    <w:lvl w:ilvl="8">
      <w:start w:val="1"/>
      <w:numFmt w:val="decimal"/>
      <w:lvlText w:val="%1.%2.%3.%4.%5.%6.%7.%8.%9"/>
      <w:lvlJc w:val="left"/>
      <w:pPr>
        <w:ind w:left="4680" w:hanging="1800"/>
      </w:pPr>
      <w:rPr>
        <w:rFonts w:ascii="Tahoma" w:hAnsi="Tahoma" w:cs="Tahoma" w:hint="default"/>
      </w:rPr>
    </w:lvl>
  </w:abstractNum>
  <w:abstractNum w:abstractNumId="4" w15:restartNumberingAfterBreak="0">
    <w:nsid w:val="1A2B1DEE"/>
    <w:multiLevelType w:val="hybridMultilevel"/>
    <w:tmpl w:val="EF7285A2"/>
    <w:lvl w:ilvl="0" w:tplc="A27E5FD0">
      <w:start w:val="1"/>
      <w:numFmt w:val="decimal"/>
      <w:lvlText w:val="%1."/>
      <w:lvlJc w:val="left"/>
      <w:pPr>
        <w:ind w:left="720" w:hanging="360"/>
      </w:pPr>
      <w:rPr>
        <w:rFonts w:hint="default"/>
      </w:rPr>
    </w:lvl>
    <w:lvl w:ilvl="1" w:tplc="305A58D0" w:tentative="1">
      <w:start w:val="1"/>
      <w:numFmt w:val="bullet"/>
      <w:lvlText w:val="o"/>
      <w:lvlJc w:val="left"/>
      <w:pPr>
        <w:ind w:left="1440" w:hanging="360"/>
      </w:pPr>
      <w:rPr>
        <w:rFonts w:ascii="Courier New" w:hAnsi="Courier New" w:cs="Courier New" w:hint="default"/>
      </w:rPr>
    </w:lvl>
    <w:lvl w:ilvl="2" w:tplc="862A6F0A" w:tentative="1">
      <w:start w:val="1"/>
      <w:numFmt w:val="bullet"/>
      <w:lvlText w:val=""/>
      <w:lvlJc w:val="left"/>
      <w:pPr>
        <w:ind w:left="2160" w:hanging="360"/>
      </w:pPr>
      <w:rPr>
        <w:rFonts w:ascii="Wingdings" w:hAnsi="Wingdings" w:hint="default"/>
      </w:rPr>
    </w:lvl>
    <w:lvl w:ilvl="3" w:tplc="6B6228E2" w:tentative="1">
      <w:start w:val="1"/>
      <w:numFmt w:val="bullet"/>
      <w:lvlText w:val=""/>
      <w:lvlJc w:val="left"/>
      <w:pPr>
        <w:ind w:left="2880" w:hanging="360"/>
      </w:pPr>
      <w:rPr>
        <w:rFonts w:ascii="Symbol" w:hAnsi="Symbol" w:hint="default"/>
      </w:rPr>
    </w:lvl>
    <w:lvl w:ilvl="4" w:tplc="B664908A" w:tentative="1">
      <w:start w:val="1"/>
      <w:numFmt w:val="bullet"/>
      <w:lvlText w:val="o"/>
      <w:lvlJc w:val="left"/>
      <w:pPr>
        <w:ind w:left="3600" w:hanging="360"/>
      </w:pPr>
      <w:rPr>
        <w:rFonts w:ascii="Courier New" w:hAnsi="Courier New" w:cs="Courier New" w:hint="default"/>
      </w:rPr>
    </w:lvl>
    <w:lvl w:ilvl="5" w:tplc="A80449EA" w:tentative="1">
      <w:start w:val="1"/>
      <w:numFmt w:val="bullet"/>
      <w:lvlText w:val=""/>
      <w:lvlJc w:val="left"/>
      <w:pPr>
        <w:ind w:left="4320" w:hanging="360"/>
      </w:pPr>
      <w:rPr>
        <w:rFonts w:ascii="Wingdings" w:hAnsi="Wingdings" w:hint="default"/>
      </w:rPr>
    </w:lvl>
    <w:lvl w:ilvl="6" w:tplc="EBEA1B52" w:tentative="1">
      <w:start w:val="1"/>
      <w:numFmt w:val="bullet"/>
      <w:lvlText w:val=""/>
      <w:lvlJc w:val="left"/>
      <w:pPr>
        <w:ind w:left="5040" w:hanging="360"/>
      </w:pPr>
      <w:rPr>
        <w:rFonts w:ascii="Symbol" w:hAnsi="Symbol" w:hint="default"/>
      </w:rPr>
    </w:lvl>
    <w:lvl w:ilvl="7" w:tplc="8E1E77BA" w:tentative="1">
      <w:start w:val="1"/>
      <w:numFmt w:val="bullet"/>
      <w:lvlText w:val="o"/>
      <w:lvlJc w:val="left"/>
      <w:pPr>
        <w:ind w:left="5760" w:hanging="360"/>
      </w:pPr>
      <w:rPr>
        <w:rFonts w:ascii="Courier New" w:hAnsi="Courier New" w:cs="Courier New" w:hint="default"/>
      </w:rPr>
    </w:lvl>
    <w:lvl w:ilvl="8" w:tplc="A718C444" w:tentative="1">
      <w:start w:val="1"/>
      <w:numFmt w:val="bullet"/>
      <w:lvlText w:val=""/>
      <w:lvlJc w:val="left"/>
      <w:pPr>
        <w:ind w:left="6480" w:hanging="360"/>
      </w:pPr>
      <w:rPr>
        <w:rFonts w:ascii="Wingdings" w:hAnsi="Wingdings" w:hint="default"/>
      </w:rPr>
    </w:lvl>
  </w:abstractNum>
  <w:abstractNum w:abstractNumId="5" w15:restartNumberingAfterBreak="0">
    <w:nsid w:val="1D115EE2"/>
    <w:multiLevelType w:val="multilevel"/>
    <w:tmpl w:val="90C20958"/>
    <w:lvl w:ilvl="0">
      <w:start w:val="6"/>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DBB3791"/>
    <w:multiLevelType w:val="hybridMultilevel"/>
    <w:tmpl w:val="02E66A14"/>
    <w:lvl w:ilvl="0" w:tplc="CAFCB728">
      <w:start w:val="1"/>
      <w:numFmt w:val="decimal"/>
      <w:lvlText w:val="(%1)"/>
      <w:lvlJc w:val="left"/>
      <w:pPr>
        <w:ind w:left="900" w:hanging="360"/>
      </w:pPr>
      <w:rPr>
        <w:rFonts w:eastAsiaTheme="minorEastAsia" w:cstheme="minorBidi"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start w:val="1"/>
      <w:numFmt w:val="decimal"/>
      <w:lvlText w:val="%4."/>
      <w:lvlJc w:val="left"/>
      <w:pPr>
        <w:ind w:left="207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220B351C"/>
    <w:multiLevelType w:val="multilevel"/>
    <w:tmpl w:val="3A38CC7A"/>
    <w:lvl w:ilvl="0">
      <w:start w:val="1"/>
      <w:numFmt w:val="decimal"/>
      <w:lvlText w:val="%1."/>
      <w:lvlJc w:val="left"/>
      <w:pPr>
        <w:ind w:left="1440" w:hanging="360"/>
      </w:p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8" w15:restartNumberingAfterBreak="0">
    <w:nsid w:val="2936444B"/>
    <w:multiLevelType w:val="multilevel"/>
    <w:tmpl w:val="C900B550"/>
    <w:lvl w:ilvl="0">
      <w:start w:val="3"/>
      <w:numFmt w:val="decimal"/>
      <w:lvlText w:val="%1."/>
      <w:lvlJc w:val="left"/>
      <w:pPr>
        <w:ind w:left="630" w:hanging="630"/>
      </w:pPr>
      <w:rPr>
        <w:rFonts w:ascii="Tahoma" w:hAnsi="Tahoma" w:cs="Tahoma" w:hint="default"/>
        <w:b w:val="0"/>
        <w:bCs w:val="0"/>
      </w:rPr>
    </w:lvl>
    <w:lvl w:ilvl="1">
      <w:start w:val="1"/>
      <w:numFmt w:val="decimal"/>
      <w:lvlText w:val="%1.%2."/>
      <w:lvlJc w:val="left"/>
      <w:pPr>
        <w:ind w:left="1080" w:hanging="720"/>
      </w:pPr>
      <w:rPr>
        <w:rFonts w:ascii="Tahoma" w:hAnsi="Tahoma" w:cs="Tahoma" w:hint="default"/>
      </w:rPr>
    </w:lvl>
    <w:lvl w:ilvl="2">
      <w:start w:val="1"/>
      <w:numFmt w:val="decimal"/>
      <w:lvlText w:val="%1.%2.%3."/>
      <w:lvlJc w:val="left"/>
      <w:pPr>
        <w:ind w:left="1440" w:hanging="720"/>
      </w:pPr>
      <w:rPr>
        <w:rFonts w:ascii="Tahoma" w:hAnsi="Tahoma" w:cs="Tahoma" w:hint="default"/>
        <w:b w:val="0"/>
        <w:bCs w:val="0"/>
      </w:rPr>
    </w:lvl>
    <w:lvl w:ilvl="3">
      <w:start w:val="1"/>
      <w:numFmt w:val="decimal"/>
      <w:lvlText w:val="%1.%2.%3.%4."/>
      <w:lvlJc w:val="left"/>
      <w:pPr>
        <w:ind w:left="2160" w:hanging="1080"/>
      </w:pPr>
      <w:rPr>
        <w:rFonts w:ascii="Tahoma" w:hAnsi="Tahoma" w:cs="Tahoma" w:hint="default"/>
        <w:b w:val="0"/>
        <w:bCs w:val="0"/>
      </w:rPr>
    </w:lvl>
    <w:lvl w:ilvl="4">
      <w:start w:val="1"/>
      <w:numFmt w:val="decimal"/>
      <w:lvlText w:val="%1.%2.%3.%4.%5."/>
      <w:lvlJc w:val="left"/>
      <w:pPr>
        <w:ind w:left="2520" w:hanging="1080"/>
      </w:pPr>
      <w:rPr>
        <w:rFonts w:ascii="Tahoma" w:hAnsi="Tahoma" w:cs="Tahoma" w:hint="default"/>
      </w:rPr>
    </w:lvl>
    <w:lvl w:ilvl="5">
      <w:start w:val="1"/>
      <w:numFmt w:val="decimal"/>
      <w:lvlText w:val="%1.%2.%3.%4.%5.%6."/>
      <w:lvlJc w:val="left"/>
      <w:pPr>
        <w:ind w:left="3240" w:hanging="1440"/>
      </w:pPr>
      <w:rPr>
        <w:rFonts w:ascii="Tahoma" w:hAnsi="Tahoma" w:cs="Tahoma" w:hint="default"/>
      </w:rPr>
    </w:lvl>
    <w:lvl w:ilvl="6">
      <w:start w:val="1"/>
      <w:numFmt w:val="decimal"/>
      <w:lvlText w:val="%1.%2.%3.%4.%5.%6.%7."/>
      <w:lvlJc w:val="left"/>
      <w:pPr>
        <w:ind w:left="3600" w:hanging="1440"/>
      </w:pPr>
      <w:rPr>
        <w:rFonts w:ascii="Tahoma" w:hAnsi="Tahoma" w:cs="Tahoma" w:hint="default"/>
      </w:rPr>
    </w:lvl>
    <w:lvl w:ilvl="7">
      <w:start w:val="1"/>
      <w:numFmt w:val="decimal"/>
      <w:lvlText w:val="%1.%2.%3.%4.%5.%6.%7.%8."/>
      <w:lvlJc w:val="left"/>
      <w:pPr>
        <w:ind w:left="4320" w:hanging="1800"/>
      </w:pPr>
      <w:rPr>
        <w:rFonts w:ascii="Tahoma" w:hAnsi="Tahoma" w:cs="Tahoma" w:hint="default"/>
      </w:rPr>
    </w:lvl>
    <w:lvl w:ilvl="8">
      <w:start w:val="1"/>
      <w:numFmt w:val="decimal"/>
      <w:lvlText w:val="%1.%2.%3.%4.%5.%6.%7.%8.%9."/>
      <w:lvlJc w:val="left"/>
      <w:pPr>
        <w:ind w:left="4680" w:hanging="1800"/>
      </w:pPr>
      <w:rPr>
        <w:rFonts w:ascii="Tahoma" w:hAnsi="Tahoma" w:cs="Tahoma" w:hint="default"/>
      </w:rPr>
    </w:lvl>
  </w:abstractNum>
  <w:abstractNum w:abstractNumId="9" w15:restartNumberingAfterBreak="0">
    <w:nsid w:val="2D39209A"/>
    <w:multiLevelType w:val="hybridMultilevel"/>
    <w:tmpl w:val="80B2BC30"/>
    <w:lvl w:ilvl="0" w:tplc="653ACA8C">
      <w:start w:val="8"/>
      <w:numFmt w:val="lowerLetter"/>
      <w:lvlText w:val="%1)"/>
      <w:lvlJc w:val="left"/>
      <w:pPr>
        <w:ind w:left="720" w:hanging="360"/>
      </w:pPr>
      <w:rPr>
        <w:rFonts w:hint="default"/>
        <w:b/>
        <w:bCs/>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6129DE"/>
    <w:multiLevelType w:val="multilevel"/>
    <w:tmpl w:val="CE960CAE"/>
    <w:lvl w:ilvl="0">
      <w:start w:val="5"/>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E511132"/>
    <w:multiLevelType w:val="multilevel"/>
    <w:tmpl w:val="744AB1D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upperLetter"/>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E646E22"/>
    <w:multiLevelType w:val="multilevel"/>
    <w:tmpl w:val="95BCDA94"/>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3450A53"/>
    <w:multiLevelType w:val="multilevel"/>
    <w:tmpl w:val="2686383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76973B3"/>
    <w:multiLevelType w:val="multilevel"/>
    <w:tmpl w:val="B6546A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8FC5DF2"/>
    <w:multiLevelType w:val="hybridMultilevel"/>
    <w:tmpl w:val="E44AA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3F2F61"/>
    <w:multiLevelType w:val="multilevel"/>
    <w:tmpl w:val="C0FCFA72"/>
    <w:lvl w:ilvl="0">
      <w:start w:val="1"/>
      <w:numFmt w:val="decimal"/>
      <w:lvlText w:val="%1."/>
      <w:lvlJc w:val="left"/>
      <w:pPr>
        <w:ind w:left="1440" w:hanging="360"/>
      </w:pPr>
      <w:rPr>
        <w:rFonts w:hint="default"/>
      </w:rPr>
    </w:lvl>
    <w:lvl w:ilvl="1">
      <w:start w:val="11"/>
      <w:numFmt w:val="decimal"/>
      <w:isLgl/>
      <w:lvlText w:val="%1.%2"/>
      <w:lvlJc w:val="left"/>
      <w:pPr>
        <w:ind w:left="162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3F0EBC41"/>
    <w:multiLevelType w:val="hybridMultilevel"/>
    <w:tmpl w:val="DDEFF54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51703"/>
    <w:multiLevelType w:val="hybridMultilevel"/>
    <w:tmpl w:val="32B81A24"/>
    <w:lvl w:ilvl="0" w:tplc="B9E654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184DC6"/>
    <w:multiLevelType w:val="multilevel"/>
    <w:tmpl w:val="C7A0FAD4"/>
    <w:lvl w:ilvl="0">
      <w:start w:val="3"/>
      <w:numFmt w:val="decimal"/>
      <w:lvlText w:val="%1."/>
      <w:lvlJc w:val="left"/>
      <w:pPr>
        <w:ind w:left="510" w:hanging="510"/>
      </w:pPr>
      <w:rPr>
        <w:rFonts w:hint="default"/>
      </w:rPr>
    </w:lvl>
    <w:lvl w:ilvl="1">
      <w:start w:val="1"/>
      <w:numFmt w:val="decimal"/>
      <w:lvlText w:val="%1.%2."/>
      <w:lvlJc w:val="left"/>
      <w:pPr>
        <w:ind w:left="600" w:hanging="51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Zero"/>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0" w15:restartNumberingAfterBreak="0">
    <w:nsid w:val="4B900BB4"/>
    <w:multiLevelType w:val="hybridMultilevel"/>
    <w:tmpl w:val="507AE9C8"/>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1130DC1"/>
    <w:multiLevelType w:val="hybridMultilevel"/>
    <w:tmpl w:val="17AA480E"/>
    <w:lvl w:ilvl="0" w:tplc="523ACC2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1E7579C"/>
    <w:multiLevelType w:val="hybridMultilevel"/>
    <w:tmpl w:val="DCCACC9C"/>
    <w:lvl w:ilvl="0" w:tplc="04090001">
      <w:start w:val="1"/>
      <w:numFmt w:val="bullet"/>
      <w:lvlText w:val=""/>
      <w:lvlJc w:val="left"/>
      <w:pPr>
        <w:ind w:left="2340" w:hanging="360"/>
      </w:pPr>
      <w:rPr>
        <w:rFonts w:ascii="Symbol" w:hAnsi="Symbol" w:hint="default"/>
      </w:rPr>
    </w:lvl>
    <w:lvl w:ilvl="1" w:tplc="9D4CE468">
      <w:start w:val="1"/>
      <w:numFmt w:val="decimal"/>
      <w:lvlText w:val="%2."/>
      <w:lvlJc w:val="left"/>
      <w:pPr>
        <w:ind w:left="1080" w:hanging="360"/>
      </w:pPr>
    </w:lvl>
    <w:lvl w:ilvl="2" w:tplc="DF486EEA">
      <w:start w:val="1"/>
      <w:numFmt w:val="decimal"/>
      <w:lvlText w:val="(%3)"/>
      <w:lvlJc w:val="left"/>
      <w:pPr>
        <w:ind w:left="1080" w:hanging="360"/>
      </w:pPr>
      <w:rPr>
        <w:rFonts w:hint="default"/>
      </w:rPr>
    </w:lvl>
    <w:lvl w:ilvl="3" w:tplc="D7B61D10">
      <w:start w:val="1"/>
      <w:numFmt w:val="lowerLetter"/>
      <w:lvlText w:val="(%4)"/>
      <w:lvlJc w:val="left"/>
      <w:pPr>
        <w:ind w:left="1980" w:hanging="360"/>
      </w:pPr>
      <w:rPr>
        <w:rFonts w:hint="default"/>
      </w:rPr>
    </w:lvl>
    <w:lvl w:ilvl="4" w:tplc="32F2EC9E">
      <w:start w:val="6"/>
      <w:numFmt w:val="lowerLetter"/>
      <w:lvlText w:val="%5."/>
      <w:lvlJc w:val="left"/>
      <w:pPr>
        <w:ind w:left="360" w:hanging="360"/>
      </w:pPr>
      <w:rPr>
        <w:rFonts w:hint="default"/>
      </w:rPr>
    </w:lvl>
    <w:lvl w:ilvl="5" w:tplc="92DCAF52" w:tentative="1">
      <w:start w:val="1"/>
      <w:numFmt w:val="lowerRoman"/>
      <w:lvlText w:val="%6."/>
      <w:lvlJc w:val="right"/>
      <w:pPr>
        <w:ind w:left="3960" w:hanging="180"/>
      </w:pPr>
    </w:lvl>
    <w:lvl w:ilvl="6" w:tplc="47D2D742" w:tentative="1">
      <w:start w:val="1"/>
      <w:numFmt w:val="decimal"/>
      <w:lvlText w:val="%7."/>
      <w:lvlJc w:val="left"/>
      <w:pPr>
        <w:ind w:left="4680" w:hanging="360"/>
      </w:pPr>
    </w:lvl>
    <w:lvl w:ilvl="7" w:tplc="9594D9E2" w:tentative="1">
      <w:start w:val="1"/>
      <w:numFmt w:val="lowerLetter"/>
      <w:lvlText w:val="%8."/>
      <w:lvlJc w:val="left"/>
      <w:pPr>
        <w:ind w:left="5400" w:hanging="360"/>
      </w:pPr>
    </w:lvl>
    <w:lvl w:ilvl="8" w:tplc="4F5E4E8A" w:tentative="1">
      <w:start w:val="1"/>
      <w:numFmt w:val="lowerRoman"/>
      <w:lvlText w:val="%9."/>
      <w:lvlJc w:val="right"/>
      <w:pPr>
        <w:ind w:left="6120" w:hanging="180"/>
      </w:pPr>
    </w:lvl>
  </w:abstractNum>
  <w:abstractNum w:abstractNumId="23" w15:restartNumberingAfterBreak="0">
    <w:nsid w:val="574122D9"/>
    <w:multiLevelType w:val="hybridMultilevel"/>
    <w:tmpl w:val="6E343840"/>
    <w:lvl w:ilvl="0" w:tplc="04090001">
      <w:start w:val="1"/>
      <w:numFmt w:val="bullet"/>
      <w:lvlText w:val=""/>
      <w:lvlJc w:val="left"/>
      <w:pPr>
        <w:ind w:left="3150" w:hanging="360"/>
      </w:pPr>
      <w:rPr>
        <w:rFonts w:ascii="Symbol" w:hAnsi="Symbol"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24" w15:restartNumberingAfterBreak="0">
    <w:nsid w:val="574D78FC"/>
    <w:multiLevelType w:val="multilevel"/>
    <w:tmpl w:val="3D204F40"/>
    <w:lvl w:ilvl="0">
      <w:start w:val="4"/>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0">
    <w:nsid w:val="67449EAE"/>
    <w:multiLevelType w:val="hybridMultilevel"/>
    <w:tmpl w:val="3D8FA35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E7A1F9E"/>
    <w:multiLevelType w:val="multilevel"/>
    <w:tmpl w:val="67CED9BE"/>
    <w:lvl w:ilvl="0">
      <w:start w:val="8"/>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b w:val="0"/>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0041A61"/>
    <w:multiLevelType w:val="hybridMultilevel"/>
    <w:tmpl w:val="878A204C"/>
    <w:lvl w:ilvl="0" w:tplc="9FFCF64E">
      <w:start w:val="1"/>
      <w:numFmt w:val="decimal"/>
      <w:lvlText w:val="%1."/>
      <w:lvlJc w:val="left"/>
      <w:pPr>
        <w:ind w:left="720" w:hanging="360"/>
      </w:pPr>
      <w:rPr>
        <w:rFonts w:hint="default"/>
        <w:i w:val="0"/>
        <w:w w:val="100"/>
      </w:rPr>
    </w:lvl>
    <w:lvl w:ilvl="1" w:tplc="A43C0A0E" w:tentative="1">
      <w:start w:val="1"/>
      <w:numFmt w:val="lowerLetter"/>
      <w:lvlText w:val="%2."/>
      <w:lvlJc w:val="left"/>
      <w:pPr>
        <w:ind w:left="1440" w:hanging="360"/>
      </w:pPr>
    </w:lvl>
    <w:lvl w:ilvl="2" w:tplc="32041A40" w:tentative="1">
      <w:start w:val="1"/>
      <w:numFmt w:val="lowerRoman"/>
      <w:lvlText w:val="%3."/>
      <w:lvlJc w:val="right"/>
      <w:pPr>
        <w:ind w:left="2160" w:hanging="180"/>
      </w:pPr>
    </w:lvl>
    <w:lvl w:ilvl="3" w:tplc="4E2C5CC8" w:tentative="1">
      <w:start w:val="1"/>
      <w:numFmt w:val="decimal"/>
      <w:lvlText w:val="%4."/>
      <w:lvlJc w:val="left"/>
      <w:pPr>
        <w:ind w:left="2880" w:hanging="360"/>
      </w:pPr>
    </w:lvl>
    <w:lvl w:ilvl="4" w:tplc="C10EEEDA" w:tentative="1">
      <w:start w:val="1"/>
      <w:numFmt w:val="lowerLetter"/>
      <w:lvlText w:val="%5."/>
      <w:lvlJc w:val="left"/>
      <w:pPr>
        <w:ind w:left="3600" w:hanging="360"/>
      </w:pPr>
    </w:lvl>
    <w:lvl w:ilvl="5" w:tplc="A1AA734C" w:tentative="1">
      <w:start w:val="1"/>
      <w:numFmt w:val="lowerRoman"/>
      <w:lvlText w:val="%6."/>
      <w:lvlJc w:val="right"/>
      <w:pPr>
        <w:ind w:left="4320" w:hanging="180"/>
      </w:pPr>
    </w:lvl>
    <w:lvl w:ilvl="6" w:tplc="B93A6C8E" w:tentative="1">
      <w:start w:val="1"/>
      <w:numFmt w:val="decimal"/>
      <w:lvlText w:val="%7."/>
      <w:lvlJc w:val="left"/>
      <w:pPr>
        <w:ind w:left="5040" w:hanging="360"/>
      </w:pPr>
    </w:lvl>
    <w:lvl w:ilvl="7" w:tplc="FEEE764C" w:tentative="1">
      <w:start w:val="1"/>
      <w:numFmt w:val="lowerLetter"/>
      <w:lvlText w:val="%8."/>
      <w:lvlJc w:val="left"/>
      <w:pPr>
        <w:ind w:left="5760" w:hanging="360"/>
      </w:pPr>
    </w:lvl>
    <w:lvl w:ilvl="8" w:tplc="AD3A2BA6" w:tentative="1">
      <w:start w:val="1"/>
      <w:numFmt w:val="lowerRoman"/>
      <w:lvlText w:val="%9."/>
      <w:lvlJc w:val="right"/>
      <w:pPr>
        <w:ind w:left="6480" w:hanging="180"/>
      </w:pPr>
    </w:lvl>
  </w:abstractNum>
  <w:abstractNum w:abstractNumId="28" w15:restartNumberingAfterBreak="0">
    <w:nsid w:val="718B438E"/>
    <w:multiLevelType w:val="multilevel"/>
    <w:tmpl w:val="84E00B46"/>
    <w:lvl w:ilvl="0">
      <w:start w:val="10"/>
      <w:numFmt w:val="decimal"/>
      <w:lvlText w:val="%1."/>
      <w:lvlJc w:val="left"/>
      <w:pPr>
        <w:ind w:left="450" w:hanging="450"/>
      </w:pPr>
      <w:rPr>
        <w:rFonts w:hint="default"/>
        <w:color w:val="auto"/>
        <w:w w:val="105"/>
      </w:rPr>
    </w:lvl>
    <w:lvl w:ilvl="1">
      <w:start w:val="1"/>
      <w:numFmt w:val="decimal"/>
      <w:lvlText w:val="%1.%2."/>
      <w:lvlJc w:val="left"/>
      <w:pPr>
        <w:ind w:left="810" w:hanging="450"/>
      </w:pPr>
      <w:rPr>
        <w:rFonts w:hint="default"/>
        <w:b w:val="0"/>
        <w:bCs w:val="0"/>
        <w:color w:val="auto"/>
        <w:w w:val="105"/>
      </w:rPr>
    </w:lvl>
    <w:lvl w:ilvl="2">
      <w:start w:val="1"/>
      <w:numFmt w:val="decimal"/>
      <w:lvlText w:val="%1.%2.%3."/>
      <w:lvlJc w:val="left"/>
      <w:pPr>
        <w:ind w:left="1440" w:hanging="720"/>
      </w:pPr>
      <w:rPr>
        <w:rFonts w:hint="default"/>
        <w:b w:val="0"/>
        <w:bCs w:val="0"/>
        <w:w w:val="105"/>
      </w:rPr>
    </w:lvl>
    <w:lvl w:ilvl="3">
      <w:start w:val="1"/>
      <w:numFmt w:val="decimal"/>
      <w:lvlText w:val="%1.%2.%3.%4."/>
      <w:lvlJc w:val="left"/>
      <w:pPr>
        <w:ind w:left="1800" w:hanging="720"/>
      </w:pPr>
      <w:rPr>
        <w:rFonts w:hint="default"/>
        <w:w w:val="105"/>
      </w:rPr>
    </w:lvl>
    <w:lvl w:ilvl="4">
      <w:start w:val="1"/>
      <w:numFmt w:val="decimal"/>
      <w:lvlText w:val="%1.%2.%3.%4.%5."/>
      <w:lvlJc w:val="left"/>
      <w:pPr>
        <w:ind w:left="2520" w:hanging="1080"/>
      </w:pPr>
      <w:rPr>
        <w:rFonts w:hint="default"/>
        <w:w w:val="105"/>
      </w:rPr>
    </w:lvl>
    <w:lvl w:ilvl="5">
      <w:start w:val="1"/>
      <w:numFmt w:val="decimal"/>
      <w:lvlText w:val="%1.%2.%3.%4.%5.%6."/>
      <w:lvlJc w:val="left"/>
      <w:pPr>
        <w:ind w:left="2880" w:hanging="1080"/>
      </w:pPr>
      <w:rPr>
        <w:rFonts w:hint="default"/>
        <w:w w:val="105"/>
      </w:rPr>
    </w:lvl>
    <w:lvl w:ilvl="6">
      <w:start w:val="1"/>
      <w:numFmt w:val="decimal"/>
      <w:lvlText w:val="%1.%2.%3.%4.%5.%6.%7."/>
      <w:lvlJc w:val="left"/>
      <w:pPr>
        <w:ind w:left="3600" w:hanging="1440"/>
      </w:pPr>
      <w:rPr>
        <w:rFonts w:hint="default"/>
        <w:w w:val="105"/>
      </w:rPr>
    </w:lvl>
    <w:lvl w:ilvl="7">
      <w:start w:val="1"/>
      <w:numFmt w:val="decimal"/>
      <w:lvlText w:val="%1.%2.%3.%4.%5.%6.%7.%8."/>
      <w:lvlJc w:val="left"/>
      <w:pPr>
        <w:ind w:left="3960" w:hanging="1440"/>
      </w:pPr>
      <w:rPr>
        <w:rFonts w:hint="default"/>
        <w:w w:val="105"/>
      </w:rPr>
    </w:lvl>
    <w:lvl w:ilvl="8">
      <w:start w:val="1"/>
      <w:numFmt w:val="decimal"/>
      <w:lvlText w:val="%1.%2.%3.%4.%5.%6.%7.%8.%9."/>
      <w:lvlJc w:val="left"/>
      <w:pPr>
        <w:ind w:left="4320" w:hanging="1440"/>
      </w:pPr>
      <w:rPr>
        <w:rFonts w:hint="default"/>
        <w:w w:val="105"/>
      </w:rPr>
    </w:lvl>
  </w:abstractNum>
  <w:abstractNum w:abstractNumId="29" w15:restartNumberingAfterBreak="0">
    <w:nsid w:val="74006EE6"/>
    <w:multiLevelType w:val="multilevel"/>
    <w:tmpl w:val="9A20325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485683C"/>
    <w:multiLevelType w:val="multilevel"/>
    <w:tmpl w:val="061A9270"/>
    <w:lvl w:ilvl="0">
      <w:start w:val="3"/>
      <w:numFmt w:val="decimal"/>
      <w:lvlText w:val="%1."/>
      <w:lvlJc w:val="left"/>
      <w:pPr>
        <w:ind w:left="630" w:hanging="630"/>
      </w:pPr>
      <w:rPr>
        <w:rFonts w:ascii="Tahoma" w:hAnsi="Tahoma" w:cs="Tahoma" w:hint="default"/>
      </w:rPr>
    </w:lvl>
    <w:lvl w:ilvl="1">
      <w:start w:val="1"/>
      <w:numFmt w:val="decimal"/>
      <w:lvlText w:val="%1.%2."/>
      <w:lvlJc w:val="left"/>
      <w:pPr>
        <w:ind w:left="720" w:hanging="720"/>
      </w:pPr>
      <w:rPr>
        <w:rFonts w:ascii="Tahoma" w:hAnsi="Tahoma" w:cs="Tahoma" w:hint="default"/>
      </w:rPr>
    </w:lvl>
    <w:lvl w:ilvl="2">
      <w:start w:val="1"/>
      <w:numFmt w:val="decimal"/>
      <w:lvlText w:val="%1.%2.%3."/>
      <w:lvlJc w:val="left"/>
      <w:pPr>
        <w:ind w:left="720" w:hanging="720"/>
      </w:pPr>
      <w:rPr>
        <w:rFonts w:ascii="Tahoma" w:hAnsi="Tahoma" w:cs="Tahoma" w:hint="default"/>
      </w:rPr>
    </w:lvl>
    <w:lvl w:ilvl="3">
      <w:start w:val="1"/>
      <w:numFmt w:val="decimal"/>
      <w:lvlText w:val="%1.%2.%3.%4."/>
      <w:lvlJc w:val="left"/>
      <w:pPr>
        <w:ind w:left="1080" w:hanging="1080"/>
      </w:pPr>
      <w:rPr>
        <w:rFonts w:ascii="Tahoma" w:hAnsi="Tahoma" w:cs="Tahoma" w:hint="default"/>
      </w:rPr>
    </w:lvl>
    <w:lvl w:ilvl="4">
      <w:start w:val="1"/>
      <w:numFmt w:val="decimal"/>
      <w:lvlText w:val="%1.%2.%3.%4.%5."/>
      <w:lvlJc w:val="left"/>
      <w:pPr>
        <w:ind w:left="1080" w:hanging="1080"/>
      </w:pPr>
      <w:rPr>
        <w:rFonts w:ascii="Tahoma" w:hAnsi="Tahoma" w:cs="Tahoma" w:hint="default"/>
      </w:rPr>
    </w:lvl>
    <w:lvl w:ilvl="5">
      <w:start w:val="1"/>
      <w:numFmt w:val="decimal"/>
      <w:lvlText w:val="%1.%2.%3.%4.%5.%6."/>
      <w:lvlJc w:val="left"/>
      <w:pPr>
        <w:ind w:left="1440" w:hanging="1440"/>
      </w:pPr>
      <w:rPr>
        <w:rFonts w:ascii="Tahoma" w:hAnsi="Tahoma" w:cs="Tahoma" w:hint="default"/>
      </w:rPr>
    </w:lvl>
    <w:lvl w:ilvl="6">
      <w:start w:val="1"/>
      <w:numFmt w:val="decimal"/>
      <w:lvlText w:val="%1.%2.%3.%4.%5.%6.%7."/>
      <w:lvlJc w:val="left"/>
      <w:pPr>
        <w:ind w:left="1440" w:hanging="1440"/>
      </w:pPr>
      <w:rPr>
        <w:rFonts w:ascii="Tahoma" w:hAnsi="Tahoma" w:cs="Tahoma" w:hint="default"/>
      </w:rPr>
    </w:lvl>
    <w:lvl w:ilvl="7">
      <w:start w:val="1"/>
      <w:numFmt w:val="decimal"/>
      <w:lvlText w:val="%1.%2.%3.%4.%5.%6.%7.%8."/>
      <w:lvlJc w:val="left"/>
      <w:pPr>
        <w:ind w:left="1800" w:hanging="1800"/>
      </w:pPr>
      <w:rPr>
        <w:rFonts w:ascii="Tahoma" w:hAnsi="Tahoma" w:cs="Tahoma" w:hint="default"/>
      </w:rPr>
    </w:lvl>
    <w:lvl w:ilvl="8">
      <w:start w:val="1"/>
      <w:numFmt w:val="decimal"/>
      <w:lvlText w:val="%1.%2.%3.%4.%5.%6.%7.%8.%9."/>
      <w:lvlJc w:val="left"/>
      <w:pPr>
        <w:ind w:left="1800" w:hanging="1800"/>
      </w:pPr>
      <w:rPr>
        <w:rFonts w:ascii="Tahoma" w:hAnsi="Tahoma" w:cs="Tahoma" w:hint="default"/>
      </w:rPr>
    </w:lvl>
  </w:abstractNum>
  <w:abstractNum w:abstractNumId="31" w15:restartNumberingAfterBreak="0">
    <w:nsid w:val="77526053"/>
    <w:multiLevelType w:val="multilevel"/>
    <w:tmpl w:val="E3165790"/>
    <w:lvl w:ilvl="0">
      <w:start w:val="9"/>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288853356">
    <w:abstractNumId w:val="14"/>
  </w:num>
  <w:num w:numId="2" w16cid:durableId="1827940321">
    <w:abstractNumId w:val="13"/>
  </w:num>
  <w:num w:numId="3" w16cid:durableId="1925727181">
    <w:abstractNumId w:val="27"/>
  </w:num>
  <w:num w:numId="4" w16cid:durableId="2070373715">
    <w:abstractNumId w:val="12"/>
  </w:num>
  <w:num w:numId="5" w16cid:durableId="66996281">
    <w:abstractNumId w:val="5"/>
  </w:num>
  <w:num w:numId="6" w16cid:durableId="1415977379">
    <w:abstractNumId w:val="29"/>
  </w:num>
  <w:num w:numId="7" w16cid:durableId="1807696804">
    <w:abstractNumId w:val="22"/>
  </w:num>
  <w:num w:numId="8" w16cid:durableId="1505590704">
    <w:abstractNumId w:val="26"/>
  </w:num>
  <w:num w:numId="9" w16cid:durableId="48117760">
    <w:abstractNumId w:val="31"/>
  </w:num>
  <w:num w:numId="10" w16cid:durableId="1950090423">
    <w:abstractNumId w:val="4"/>
  </w:num>
  <w:num w:numId="11" w16cid:durableId="904756740">
    <w:abstractNumId w:val="28"/>
  </w:num>
  <w:num w:numId="12" w16cid:durableId="338168199">
    <w:abstractNumId w:val="16"/>
  </w:num>
  <w:num w:numId="13" w16cid:durableId="2079666515">
    <w:abstractNumId w:val="7"/>
  </w:num>
  <w:num w:numId="14" w16cid:durableId="1745175849">
    <w:abstractNumId w:val="10"/>
  </w:num>
  <w:num w:numId="15" w16cid:durableId="1688556779">
    <w:abstractNumId w:val="15"/>
  </w:num>
  <w:num w:numId="16" w16cid:durableId="1707678816">
    <w:abstractNumId w:val="25"/>
  </w:num>
  <w:num w:numId="17" w16cid:durableId="1192106821">
    <w:abstractNumId w:val="17"/>
  </w:num>
  <w:num w:numId="18" w16cid:durableId="884371203">
    <w:abstractNumId w:val="2"/>
  </w:num>
  <w:num w:numId="19" w16cid:durableId="1207062902">
    <w:abstractNumId w:val="18"/>
  </w:num>
  <w:num w:numId="20" w16cid:durableId="650135584">
    <w:abstractNumId w:val="21"/>
  </w:num>
  <w:num w:numId="21" w16cid:durableId="433399159">
    <w:abstractNumId w:val="0"/>
  </w:num>
  <w:num w:numId="22" w16cid:durableId="1317683399">
    <w:abstractNumId w:val="3"/>
  </w:num>
  <w:num w:numId="23" w16cid:durableId="497236518">
    <w:abstractNumId w:val="30"/>
  </w:num>
  <w:num w:numId="24" w16cid:durableId="659847186">
    <w:abstractNumId w:val="8"/>
  </w:num>
  <w:num w:numId="25" w16cid:durableId="1980723862">
    <w:abstractNumId w:val="9"/>
  </w:num>
  <w:num w:numId="26" w16cid:durableId="1323460855">
    <w:abstractNumId w:val="24"/>
  </w:num>
  <w:num w:numId="27" w16cid:durableId="3169652">
    <w:abstractNumId w:val="1"/>
  </w:num>
  <w:num w:numId="28" w16cid:durableId="739444018">
    <w:abstractNumId w:val="19"/>
  </w:num>
  <w:num w:numId="29" w16cid:durableId="1381511880">
    <w:abstractNumId w:val="23"/>
  </w:num>
  <w:num w:numId="30" w16cid:durableId="1439788276">
    <w:abstractNumId w:val="20"/>
  </w:num>
  <w:num w:numId="31" w16cid:durableId="382217724">
    <w:abstractNumId w:val="6"/>
  </w:num>
  <w:num w:numId="32" w16cid:durableId="209239141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a, Rebecca D.">
    <w15:presenceInfo w15:providerId="AD" w15:userId="S::Rebecca.Gaba@va.gov::0f1000d3-9506-46ba-a227-65a2b88861ba"/>
  </w15:person>
  <w15:person w15:author="Kapfer, Bailey L. (OGC)">
    <w15:presenceInfo w15:providerId="AD" w15:userId="S::Bailey.Kapfer@va.gov::25eb2f8a-d70e-46d7-9a53-e923e1f95f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422"/>
    <w:rsid w:val="00001A96"/>
    <w:rsid w:val="00002D62"/>
    <w:rsid w:val="000054AD"/>
    <w:rsid w:val="00012F33"/>
    <w:rsid w:val="000232D2"/>
    <w:rsid w:val="000244CC"/>
    <w:rsid w:val="0002648B"/>
    <w:rsid w:val="00031C43"/>
    <w:rsid w:val="00036B19"/>
    <w:rsid w:val="00036D23"/>
    <w:rsid w:val="00041BD3"/>
    <w:rsid w:val="000511F6"/>
    <w:rsid w:val="0006301D"/>
    <w:rsid w:val="000637DD"/>
    <w:rsid w:val="000641B8"/>
    <w:rsid w:val="0007698C"/>
    <w:rsid w:val="000842F4"/>
    <w:rsid w:val="000851F3"/>
    <w:rsid w:val="0008524A"/>
    <w:rsid w:val="00094BB3"/>
    <w:rsid w:val="000B3164"/>
    <w:rsid w:val="000B3674"/>
    <w:rsid w:val="000B3FAF"/>
    <w:rsid w:val="000B4B38"/>
    <w:rsid w:val="000C2FC6"/>
    <w:rsid w:val="000C3E75"/>
    <w:rsid w:val="000C492A"/>
    <w:rsid w:val="000C6B67"/>
    <w:rsid w:val="000E1F5D"/>
    <w:rsid w:val="000E32E4"/>
    <w:rsid w:val="000E4DAF"/>
    <w:rsid w:val="000E66EE"/>
    <w:rsid w:val="000F6C63"/>
    <w:rsid w:val="00100AA0"/>
    <w:rsid w:val="00111320"/>
    <w:rsid w:val="00115559"/>
    <w:rsid w:val="001174D4"/>
    <w:rsid w:val="00125079"/>
    <w:rsid w:val="001301FA"/>
    <w:rsid w:val="001339C1"/>
    <w:rsid w:val="00136A25"/>
    <w:rsid w:val="001401F0"/>
    <w:rsid w:val="00152851"/>
    <w:rsid w:val="001632FD"/>
    <w:rsid w:val="00164916"/>
    <w:rsid w:val="00165C9A"/>
    <w:rsid w:val="00170B57"/>
    <w:rsid w:val="00171FAA"/>
    <w:rsid w:val="00181139"/>
    <w:rsid w:val="00182FD1"/>
    <w:rsid w:val="0018309A"/>
    <w:rsid w:val="001842AF"/>
    <w:rsid w:val="0019371D"/>
    <w:rsid w:val="00196C58"/>
    <w:rsid w:val="00197359"/>
    <w:rsid w:val="001A092A"/>
    <w:rsid w:val="001A4473"/>
    <w:rsid w:val="001A6992"/>
    <w:rsid w:val="001A6BD4"/>
    <w:rsid w:val="001A6F7B"/>
    <w:rsid w:val="001C1587"/>
    <w:rsid w:val="001C764B"/>
    <w:rsid w:val="001D2A71"/>
    <w:rsid w:val="001D752F"/>
    <w:rsid w:val="001E3632"/>
    <w:rsid w:val="001E3F9F"/>
    <w:rsid w:val="001F0E53"/>
    <w:rsid w:val="001F267F"/>
    <w:rsid w:val="001F5D3F"/>
    <w:rsid w:val="00204D2B"/>
    <w:rsid w:val="00221114"/>
    <w:rsid w:val="00221CFB"/>
    <w:rsid w:val="00223CDD"/>
    <w:rsid w:val="002249B8"/>
    <w:rsid w:val="00226D91"/>
    <w:rsid w:val="00230F42"/>
    <w:rsid w:val="00233629"/>
    <w:rsid w:val="002350B8"/>
    <w:rsid w:val="002354DC"/>
    <w:rsid w:val="00240F84"/>
    <w:rsid w:val="00250BB8"/>
    <w:rsid w:val="002536E1"/>
    <w:rsid w:val="00257B72"/>
    <w:rsid w:val="00262F75"/>
    <w:rsid w:val="00267C33"/>
    <w:rsid w:val="00275C8A"/>
    <w:rsid w:val="00277EE3"/>
    <w:rsid w:val="00281F23"/>
    <w:rsid w:val="00296AF1"/>
    <w:rsid w:val="002A1CD2"/>
    <w:rsid w:val="002A2298"/>
    <w:rsid w:val="002B1A22"/>
    <w:rsid w:val="002C30C2"/>
    <w:rsid w:val="002C69EC"/>
    <w:rsid w:val="002D11A6"/>
    <w:rsid w:val="0030190D"/>
    <w:rsid w:val="003060CB"/>
    <w:rsid w:val="003116BC"/>
    <w:rsid w:val="003317DA"/>
    <w:rsid w:val="00332ABF"/>
    <w:rsid w:val="00337348"/>
    <w:rsid w:val="0034033B"/>
    <w:rsid w:val="003465CF"/>
    <w:rsid w:val="0035490B"/>
    <w:rsid w:val="00355FE7"/>
    <w:rsid w:val="003629DD"/>
    <w:rsid w:val="0037036A"/>
    <w:rsid w:val="0037219A"/>
    <w:rsid w:val="003B0D53"/>
    <w:rsid w:val="003B2DC1"/>
    <w:rsid w:val="003C2691"/>
    <w:rsid w:val="003E066B"/>
    <w:rsid w:val="003E14D7"/>
    <w:rsid w:val="003E23E0"/>
    <w:rsid w:val="003E257C"/>
    <w:rsid w:val="003F086C"/>
    <w:rsid w:val="003F6586"/>
    <w:rsid w:val="004108E0"/>
    <w:rsid w:val="00416356"/>
    <w:rsid w:val="004205C3"/>
    <w:rsid w:val="00441BCB"/>
    <w:rsid w:val="004476C6"/>
    <w:rsid w:val="00450E59"/>
    <w:rsid w:val="00460EAB"/>
    <w:rsid w:val="00471C87"/>
    <w:rsid w:val="00482777"/>
    <w:rsid w:val="004855F8"/>
    <w:rsid w:val="00490598"/>
    <w:rsid w:val="004A6383"/>
    <w:rsid w:val="004A6467"/>
    <w:rsid w:val="004C2EB2"/>
    <w:rsid w:val="004C6F93"/>
    <w:rsid w:val="004C7DB1"/>
    <w:rsid w:val="004D2C61"/>
    <w:rsid w:val="004D387D"/>
    <w:rsid w:val="004E415A"/>
    <w:rsid w:val="004F0BCE"/>
    <w:rsid w:val="004F2AF2"/>
    <w:rsid w:val="004F5FF5"/>
    <w:rsid w:val="0050326A"/>
    <w:rsid w:val="00511835"/>
    <w:rsid w:val="005158D5"/>
    <w:rsid w:val="00525BED"/>
    <w:rsid w:val="0053357F"/>
    <w:rsid w:val="00544001"/>
    <w:rsid w:val="00546BCB"/>
    <w:rsid w:val="00563D6E"/>
    <w:rsid w:val="005747E8"/>
    <w:rsid w:val="00581D49"/>
    <w:rsid w:val="00585CB6"/>
    <w:rsid w:val="0058736D"/>
    <w:rsid w:val="00591D97"/>
    <w:rsid w:val="00592D69"/>
    <w:rsid w:val="005A5802"/>
    <w:rsid w:val="005A5D5F"/>
    <w:rsid w:val="005A6264"/>
    <w:rsid w:val="005B084D"/>
    <w:rsid w:val="005B116C"/>
    <w:rsid w:val="005C0BC6"/>
    <w:rsid w:val="005C7E43"/>
    <w:rsid w:val="005E2752"/>
    <w:rsid w:val="005F0B57"/>
    <w:rsid w:val="00603267"/>
    <w:rsid w:val="00604380"/>
    <w:rsid w:val="00604780"/>
    <w:rsid w:val="0062535A"/>
    <w:rsid w:val="00625E07"/>
    <w:rsid w:val="006310C6"/>
    <w:rsid w:val="006400BD"/>
    <w:rsid w:val="006404A3"/>
    <w:rsid w:val="00641794"/>
    <w:rsid w:val="00661652"/>
    <w:rsid w:val="00662342"/>
    <w:rsid w:val="006630E5"/>
    <w:rsid w:val="0067028C"/>
    <w:rsid w:val="0067498D"/>
    <w:rsid w:val="00675529"/>
    <w:rsid w:val="00676465"/>
    <w:rsid w:val="006767C4"/>
    <w:rsid w:val="00696399"/>
    <w:rsid w:val="006A5C55"/>
    <w:rsid w:val="006B4BEC"/>
    <w:rsid w:val="006C08EF"/>
    <w:rsid w:val="006C75F9"/>
    <w:rsid w:val="006C7648"/>
    <w:rsid w:val="006E3096"/>
    <w:rsid w:val="006E693A"/>
    <w:rsid w:val="00702499"/>
    <w:rsid w:val="00702CE0"/>
    <w:rsid w:val="00704895"/>
    <w:rsid w:val="00712358"/>
    <w:rsid w:val="00714B16"/>
    <w:rsid w:val="00725701"/>
    <w:rsid w:val="007277AC"/>
    <w:rsid w:val="00737ECD"/>
    <w:rsid w:val="00741458"/>
    <w:rsid w:val="0074169D"/>
    <w:rsid w:val="00763BD3"/>
    <w:rsid w:val="00766479"/>
    <w:rsid w:val="00767552"/>
    <w:rsid w:val="007704A9"/>
    <w:rsid w:val="00770957"/>
    <w:rsid w:val="00772859"/>
    <w:rsid w:val="0077360B"/>
    <w:rsid w:val="00774DF9"/>
    <w:rsid w:val="00777EFF"/>
    <w:rsid w:val="0078211F"/>
    <w:rsid w:val="007860D3"/>
    <w:rsid w:val="007866E0"/>
    <w:rsid w:val="0079302C"/>
    <w:rsid w:val="00796437"/>
    <w:rsid w:val="00797D95"/>
    <w:rsid w:val="007A1542"/>
    <w:rsid w:val="007A3F39"/>
    <w:rsid w:val="007A77DC"/>
    <w:rsid w:val="007B3248"/>
    <w:rsid w:val="007B482B"/>
    <w:rsid w:val="007C05ED"/>
    <w:rsid w:val="007C2D7B"/>
    <w:rsid w:val="007C6794"/>
    <w:rsid w:val="007D0779"/>
    <w:rsid w:val="007D3DA8"/>
    <w:rsid w:val="007E2E01"/>
    <w:rsid w:val="007E3C4F"/>
    <w:rsid w:val="007F538B"/>
    <w:rsid w:val="00800454"/>
    <w:rsid w:val="00800E61"/>
    <w:rsid w:val="00807A96"/>
    <w:rsid w:val="0082118E"/>
    <w:rsid w:val="0082406F"/>
    <w:rsid w:val="008269A8"/>
    <w:rsid w:val="00827E73"/>
    <w:rsid w:val="00834A71"/>
    <w:rsid w:val="0084092C"/>
    <w:rsid w:val="00842C5D"/>
    <w:rsid w:val="0084615A"/>
    <w:rsid w:val="0085122C"/>
    <w:rsid w:val="00861F1D"/>
    <w:rsid w:val="00871233"/>
    <w:rsid w:val="00872B91"/>
    <w:rsid w:val="00882B9F"/>
    <w:rsid w:val="00884515"/>
    <w:rsid w:val="0088517B"/>
    <w:rsid w:val="008916E5"/>
    <w:rsid w:val="00894CA2"/>
    <w:rsid w:val="00894F2A"/>
    <w:rsid w:val="008A15A0"/>
    <w:rsid w:val="008A33F8"/>
    <w:rsid w:val="008B5B14"/>
    <w:rsid w:val="008B618B"/>
    <w:rsid w:val="008B6BDF"/>
    <w:rsid w:val="008C1CD8"/>
    <w:rsid w:val="008C2212"/>
    <w:rsid w:val="008C6A68"/>
    <w:rsid w:val="008D2E80"/>
    <w:rsid w:val="008D706D"/>
    <w:rsid w:val="008F0C79"/>
    <w:rsid w:val="008F4B99"/>
    <w:rsid w:val="008F5A58"/>
    <w:rsid w:val="00901B40"/>
    <w:rsid w:val="009038C3"/>
    <w:rsid w:val="00907E2B"/>
    <w:rsid w:val="00915A2F"/>
    <w:rsid w:val="009171AE"/>
    <w:rsid w:val="00920231"/>
    <w:rsid w:val="009204F0"/>
    <w:rsid w:val="0092381D"/>
    <w:rsid w:val="00923824"/>
    <w:rsid w:val="00927307"/>
    <w:rsid w:val="00931E57"/>
    <w:rsid w:val="00940ACF"/>
    <w:rsid w:val="0094286B"/>
    <w:rsid w:val="00943669"/>
    <w:rsid w:val="009463AD"/>
    <w:rsid w:val="00957BCB"/>
    <w:rsid w:val="00963A45"/>
    <w:rsid w:val="00976B70"/>
    <w:rsid w:val="00984C52"/>
    <w:rsid w:val="00986D2F"/>
    <w:rsid w:val="00993FA3"/>
    <w:rsid w:val="00994CFB"/>
    <w:rsid w:val="00996D54"/>
    <w:rsid w:val="009A405B"/>
    <w:rsid w:val="009B7AD5"/>
    <w:rsid w:val="009D3AB6"/>
    <w:rsid w:val="009E1B42"/>
    <w:rsid w:val="009E4375"/>
    <w:rsid w:val="009E4791"/>
    <w:rsid w:val="009E764B"/>
    <w:rsid w:val="009F0359"/>
    <w:rsid w:val="009F1815"/>
    <w:rsid w:val="009F25B8"/>
    <w:rsid w:val="009F3FE1"/>
    <w:rsid w:val="009F4DC1"/>
    <w:rsid w:val="009F77F6"/>
    <w:rsid w:val="00A04B41"/>
    <w:rsid w:val="00A0781D"/>
    <w:rsid w:val="00A121E1"/>
    <w:rsid w:val="00A1771D"/>
    <w:rsid w:val="00A27DCF"/>
    <w:rsid w:val="00A328BF"/>
    <w:rsid w:val="00A401ED"/>
    <w:rsid w:val="00A429DA"/>
    <w:rsid w:val="00A44186"/>
    <w:rsid w:val="00A533A1"/>
    <w:rsid w:val="00A533F8"/>
    <w:rsid w:val="00A5697B"/>
    <w:rsid w:val="00A60E51"/>
    <w:rsid w:val="00A73FC0"/>
    <w:rsid w:val="00AA03E6"/>
    <w:rsid w:val="00AA56C1"/>
    <w:rsid w:val="00AC271E"/>
    <w:rsid w:val="00AC519C"/>
    <w:rsid w:val="00AD2C40"/>
    <w:rsid w:val="00AD5974"/>
    <w:rsid w:val="00AD6AFA"/>
    <w:rsid w:val="00AE7EAB"/>
    <w:rsid w:val="00B03166"/>
    <w:rsid w:val="00B03220"/>
    <w:rsid w:val="00B06602"/>
    <w:rsid w:val="00B112F1"/>
    <w:rsid w:val="00B3760A"/>
    <w:rsid w:val="00B37ABB"/>
    <w:rsid w:val="00B40141"/>
    <w:rsid w:val="00B41F4F"/>
    <w:rsid w:val="00B42857"/>
    <w:rsid w:val="00B46D01"/>
    <w:rsid w:val="00B4760F"/>
    <w:rsid w:val="00B54023"/>
    <w:rsid w:val="00B71EC7"/>
    <w:rsid w:val="00B725AC"/>
    <w:rsid w:val="00B7353C"/>
    <w:rsid w:val="00B7708F"/>
    <w:rsid w:val="00B869D2"/>
    <w:rsid w:val="00BA65BC"/>
    <w:rsid w:val="00BB37F5"/>
    <w:rsid w:val="00BC0AF5"/>
    <w:rsid w:val="00BC6FB8"/>
    <w:rsid w:val="00BC773C"/>
    <w:rsid w:val="00BD0422"/>
    <w:rsid w:val="00BD6898"/>
    <w:rsid w:val="00BE0784"/>
    <w:rsid w:val="00BF15D2"/>
    <w:rsid w:val="00BF38F9"/>
    <w:rsid w:val="00C017E4"/>
    <w:rsid w:val="00C024A5"/>
    <w:rsid w:val="00C033C1"/>
    <w:rsid w:val="00C05598"/>
    <w:rsid w:val="00C22173"/>
    <w:rsid w:val="00C276D5"/>
    <w:rsid w:val="00C335AC"/>
    <w:rsid w:val="00C37281"/>
    <w:rsid w:val="00C37E70"/>
    <w:rsid w:val="00C40686"/>
    <w:rsid w:val="00C421F9"/>
    <w:rsid w:val="00C42C28"/>
    <w:rsid w:val="00C457B5"/>
    <w:rsid w:val="00C7641F"/>
    <w:rsid w:val="00C80606"/>
    <w:rsid w:val="00C84BB8"/>
    <w:rsid w:val="00C96901"/>
    <w:rsid w:val="00CA0F2C"/>
    <w:rsid w:val="00CA5D76"/>
    <w:rsid w:val="00CA7B88"/>
    <w:rsid w:val="00CC4F0B"/>
    <w:rsid w:val="00CC6BA0"/>
    <w:rsid w:val="00CD47CD"/>
    <w:rsid w:val="00CD7149"/>
    <w:rsid w:val="00CE2776"/>
    <w:rsid w:val="00CE5341"/>
    <w:rsid w:val="00CE67A9"/>
    <w:rsid w:val="00CF0473"/>
    <w:rsid w:val="00CF0D53"/>
    <w:rsid w:val="00CF5073"/>
    <w:rsid w:val="00CF71E7"/>
    <w:rsid w:val="00D00296"/>
    <w:rsid w:val="00D00C50"/>
    <w:rsid w:val="00D019DD"/>
    <w:rsid w:val="00D05206"/>
    <w:rsid w:val="00D055DF"/>
    <w:rsid w:val="00D06DDF"/>
    <w:rsid w:val="00D0747F"/>
    <w:rsid w:val="00D11A4A"/>
    <w:rsid w:val="00D234E3"/>
    <w:rsid w:val="00D24F56"/>
    <w:rsid w:val="00D26D2F"/>
    <w:rsid w:val="00D35399"/>
    <w:rsid w:val="00D3647B"/>
    <w:rsid w:val="00D460E9"/>
    <w:rsid w:val="00D634A2"/>
    <w:rsid w:val="00D6444C"/>
    <w:rsid w:val="00D728D6"/>
    <w:rsid w:val="00D75554"/>
    <w:rsid w:val="00D7659C"/>
    <w:rsid w:val="00D80066"/>
    <w:rsid w:val="00D80B2A"/>
    <w:rsid w:val="00D86B02"/>
    <w:rsid w:val="00D93A03"/>
    <w:rsid w:val="00D970F0"/>
    <w:rsid w:val="00DA1EA5"/>
    <w:rsid w:val="00DA21AB"/>
    <w:rsid w:val="00DC63E2"/>
    <w:rsid w:val="00DE24CB"/>
    <w:rsid w:val="00DF7977"/>
    <w:rsid w:val="00E12438"/>
    <w:rsid w:val="00E23E67"/>
    <w:rsid w:val="00E24C7E"/>
    <w:rsid w:val="00E253A7"/>
    <w:rsid w:val="00E2661C"/>
    <w:rsid w:val="00E27DEC"/>
    <w:rsid w:val="00E30DB7"/>
    <w:rsid w:val="00E31B02"/>
    <w:rsid w:val="00E3541A"/>
    <w:rsid w:val="00E41928"/>
    <w:rsid w:val="00E43208"/>
    <w:rsid w:val="00E46417"/>
    <w:rsid w:val="00E52962"/>
    <w:rsid w:val="00E60DF4"/>
    <w:rsid w:val="00E63228"/>
    <w:rsid w:val="00E70F91"/>
    <w:rsid w:val="00E72DF7"/>
    <w:rsid w:val="00E81887"/>
    <w:rsid w:val="00E944B3"/>
    <w:rsid w:val="00E979E8"/>
    <w:rsid w:val="00EA0B4F"/>
    <w:rsid w:val="00EA43D2"/>
    <w:rsid w:val="00EB202D"/>
    <w:rsid w:val="00EB450B"/>
    <w:rsid w:val="00EC523A"/>
    <w:rsid w:val="00EC5EF5"/>
    <w:rsid w:val="00EC6B93"/>
    <w:rsid w:val="00ED137A"/>
    <w:rsid w:val="00ED2D07"/>
    <w:rsid w:val="00ED303C"/>
    <w:rsid w:val="00ED60E8"/>
    <w:rsid w:val="00ED6E54"/>
    <w:rsid w:val="00EE6B1D"/>
    <w:rsid w:val="00EF4AF0"/>
    <w:rsid w:val="00EF54C6"/>
    <w:rsid w:val="00EF6CC1"/>
    <w:rsid w:val="00F01484"/>
    <w:rsid w:val="00F03E34"/>
    <w:rsid w:val="00F074B3"/>
    <w:rsid w:val="00F1208C"/>
    <w:rsid w:val="00F12332"/>
    <w:rsid w:val="00F201A3"/>
    <w:rsid w:val="00F26ABE"/>
    <w:rsid w:val="00F42BF4"/>
    <w:rsid w:val="00F4477B"/>
    <w:rsid w:val="00F4511C"/>
    <w:rsid w:val="00F51D4D"/>
    <w:rsid w:val="00F563A1"/>
    <w:rsid w:val="00F61308"/>
    <w:rsid w:val="00F614B3"/>
    <w:rsid w:val="00F62844"/>
    <w:rsid w:val="00F86032"/>
    <w:rsid w:val="00F87518"/>
    <w:rsid w:val="00F954F6"/>
    <w:rsid w:val="00FA7859"/>
    <w:rsid w:val="00FB127E"/>
    <w:rsid w:val="00FB72BD"/>
    <w:rsid w:val="00FC2A89"/>
    <w:rsid w:val="00FE0B7F"/>
    <w:rsid w:val="00FE30A0"/>
    <w:rsid w:val="00FE346E"/>
    <w:rsid w:val="00FE57D1"/>
    <w:rsid w:val="00FF7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5BAF"/>
  <w15:docId w15:val="{CFECE5BF-9034-46D2-926E-DF2AE1C0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4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764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C4C"/>
    <w:rPr>
      <w:rFonts w:eastAsiaTheme="majorEastAsia" w:cstheme="majorBidi"/>
      <w:color w:val="272727" w:themeColor="text1" w:themeTint="D8"/>
    </w:rPr>
  </w:style>
  <w:style w:type="paragraph" w:styleId="Quote">
    <w:name w:val="Quote"/>
    <w:basedOn w:val="Normal"/>
    <w:next w:val="Normal"/>
    <w:link w:val="QuoteChar"/>
    <w:uiPriority w:val="29"/>
    <w:qFormat/>
    <w:rsid w:val="00764C4C"/>
    <w:pPr>
      <w:spacing w:before="160"/>
      <w:jc w:val="center"/>
    </w:pPr>
    <w:rPr>
      <w:i/>
      <w:iCs/>
      <w:color w:val="404040" w:themeColor="text1" w:themeTint="BF"/>
    </w:rPr>
  </w:style>
  <w:style w:type="character" w:customStyle="1" w:styleId="QuoteChar">
    <w:name w:val="Quote Char"/>
    <w:basedOn w:val="DefaultParagraphFont"/>
    <w:link w:val="Quote"/>
    <w:uiPriority w:val="29"/>
    <w:rsid w:val="00764C4C"/>
    <w:rPr>
      <w:i/>
      <w:iCs/>
      <w:color w:val="404040" w:themeColor="text1" w:themeTint="BF"/>
    </w:rPr>
  </w:style>
  <w:style w:type="paragraph" w:styleId="IntenseQuote">
    <w:name w:val="Intense Quote"/>
    <w:basedOn w:val="Normal"/>
    <w:next w:val="Normal"/>
    <w:link w:val="IntenseQuoteChar"/>
    <w:uiPriority w:val="30"/>
    <w:qFormat/>
    <w:rsid w:val="00764C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4C4C"/>
    <w:rPr>
      <w:i/>
      <w:iCs/>
      <w:color w:val="365F91" w:themeColor="accent1" w:themeShade="BF"/>
    </w:rPr>
  </w:style>
  <w:style w:type="character" w:styleId="IntenseReference">
    <w:name w:val="Intense Reference"/>
    <w:basedOn w:val="DefaultParagraphFont"/>
    <w:uiPriority w:val="32"/>
    <w:qFormat/>
    <w:rsid w:val="00764C4C"/>
    <w:rPr>
      <w:b/>
      <w:bCs/>
      <w:smallCaps/>
      <w:color w:val="365F91" w:themeColor="accent1" w:themeShade="BF"/>
      <w:spacing w:val="5"/>
    </w:rPr>
  </w:style>
  <w:style w:type="character" w:styleId="Hyperlink">
    <w:name w:val="Hyperlink"/>
    <w:basedOn w:val="DefaultParagraphFont"/>
    <w:uiPriority w:val="99"/>
    <w:unhideWhenUsed/>
    <w:rsid w:val="00C82243"/>
    <w:rPr>
      <w:rFonts w:ascii="Times New Roman" w:hAnsi="Times New Roman" w:cs="Times New Roman" w:hint="default"/>
      <w:color w:val="0000FF"/>
      <w:u w:val="single"/>
    </w:rPr>
  </w:style>
  <w:style w:type="character" w:styleId="HTMLAcronym">
    <w:name w:val="HTML Acronym"/>
    <w:basedOn w:val="DefaultParagraphFont"/>
    <w:semiHidden/>
    <w:unhideWhenUsed/>
    <w:rsid w:val="00C82243"/>
  </w:style>
  <w:style w:type="character" w:styleId="Strong">
    <w:name w:val="Strong"/>
    <w:basedOn w:val="DefaultParagraphFont"/>
    <w:uiPriority w:val="22"/>
    <w:qFormat/>
    <w:rsid w:val="00C82243"/>
    <w:rPr>
      <w:b/>
      <w:bCs/>
    </w:rPr>
  </w:style>
  <w:style w:type="character" w:customStyle="1" w:styleId="xbe">
    <w:name w:val="_xbe"/>
    <w:basedOn w:val="DefaultParagraphFont"/>
    <w:rsid w:val="00C82243"/>
  </w:style>
  <w:style w:type="character" w:customStyle="1" w:styleId="ListParagraphChar">
    <w:name w:val="List Paragraph Char"/>
    <w:link w:val="ListParagraph"/>
    <w:uiPriority w:val="34"/>
    <w:locked/>
    <w:rsid w:val="00C82243"/>
  </w:style>
  <w:style w:type="paragraph" w:styleId="BodyTextIndent">
    <w:name w:val="Body Text Indent"/>
    <w:basedOn w:val="Normal"/>
    <w:link w:val="BodyTextIndentChar"/>
    <w:uiPriority w:val="99"/>
    <w:unhideWhenUsed/>
    <w:rsid w:val="00C82243"/>
    <w:pPr>
      <w:tabs>
        <w:tab w:val="left" w:pos="1380"/>
      </w:tabs>
      <w:ind w:left="1260" w:hanging="1260"/>
      <w:jc w:val="both"/>
    </w:pPr>
    <w:rPr>
      <w:rFonts w:ascii="Arial" w:eastAsia="Times New Roman" w:hAnsi="Arial" w:cs="Arial"/>
      <w:sz w:val="20"/>
    </w:rPr>
  </w:style>
  <w:style w:type="character" w:customStyle="1" w:styleId="BodyTextIndentChar">
    <w:name w:val="Body Text Indent Char"/>
    <w:basedOn w:val="DefaultParagraphFont"/>
    <w:link w:val="BodyTextIndent"/>
    <w:uiPriority w:val="99"/>
    <w:rsid w:val="00C82243"/>
    <w:rPr>
      <w:rFonts w:ascii="Arial" w:eastAsia="Times New Roman" w:hAnsi="Arial" w:cs="Arial"/>
      <w:sz w:val="20"/>
    </w:rPr>
  </w:style>
  <w:style w:type="paragraph" w:styleId="FootnoteText">
    <w:name w:val="footnote text"/>
    <w:basedOn w:val="Normal"/>
    <w:link w:val="FootnoteTextChar"/>
    <w:uiPriority w:val="99"/>
    <w:semiHidden/>
    <w:unhideWhenUsed/>
    <w:rsid w:val="00C82243"/>
    <w:rPr>
      <w:rFonts w:eastAsia="Times New Roman"/>
      <w:sz w:val="20"/>
      <w:szCs w:val="20"/>
    </w:rPr>
  </w:style>
  <w:style w:type="character" w:customStyle="1" w:styleId="FootnoteTextChar">
    <w:name w:val="Footnote Text Char"/>
    <w:basedOn w:val="DefaultParagraphFont"/>
    <w:link w:val="FootnoteText"/>
    <w:uiPriority w:val="99"/>
    <w:semiHidden/>
    <w:rsid w:val="00C82243"/>
    <w:rPr>
      <w:rFonts w:eastAsia="Times New Roman"/>
      <w:sz w:val="20"/>
      <w:szCs w:val="20"/>
    </w:rPr>
  </w:style>
  <w:style w:type="character" w:customStyle="1" w:styleId="A2">
    <w:name w:val="A2"/>
    <w:uiPriority w:val="99"/>
    <w:rsid w:val="00C82243"/>
    <w:rPr>
      <w:rFonts w:cs="HelveticaNeueLT Std Lt"/>
      <w:color w:val="000000"/>
      <w:sz w:val="28"/>
      <w:szCs w:val="28"/>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3C05E7"/>
    <w:rPr>
      <w:color w:val="605E5C"/>
      <w:shd w:val="clear" w:color="auto" w:fill="E1DFDD"/>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1">
    <w:name w:val="Unresolved Mention11"/>
    <w:basedOn w:val="DefaultParagraphFont"/>
    <w:uiPriority w:val="99"/>
    <w:semiHidden/>
    <w:unhideWhenUsed/>
    <w:rsid w:val="0008790E"/>
    <w:rPr>
      <w:color w:val="605E5C"/>
      <w:shd w:val="clear" w:color="auto" w:fill="E1DFDD"/>
    </w:rPr>
  </w:style>
  <w:style w:type="character" w:styleId="CommentReference">
    <w:name w:val="annotation reference"/>
    <w:basedOn w:val="DefaultParagraphFont"/>
    <w:uiPriority w:val="99"/>
    <w:semiHidden/>
    <w:unhideWhenUsed/>
    <w:rsid w:val="006404A3"/>
    <w:rPr>
      <w:sz w:val="16"/>
      <w:szCs w:val="16"/>
    </w:rPr>
  </w:style>
  <w:style w:type="paragraph" w:styleId="CommentSubject">
    <w:name w:val="annotation subject"/>
    <w:basedOn w:val="CommentText"/>
    <w:next w:val="CommentText"/>
    <w:link w:val="CommentSubjectChar"/>
    <w:uiPriority w:val="99"/>
    <w:semiHidden/>
    <w:unhideWhenUsed/>
    <w:rsid w:val="006404A3"/>
    <w:rPr>
      <w:b/>
      <w:bCs/>
      <w:i w:val="0"/>
      <w:color w:val="auto"/>
      <w:sz w:val="20"/>
    </w:rPr>
  </w:style>
  <w:style w:type="character" w:customStyle="1" w:styleId="CommentSubjectChar">
    <w:name w:val="Comment Subject Char"/>
    <w:basedOn w:val="CommentTextChar"/>
    <w:link w:val="CommentSubject"/>
    <w:uiPriority w:val="99"/>
    <w:semiHidden/>
    <w:rsid w:val="006404A3"/>
    <w:rPr>
      <w:rFonts w:eastAsiaTheme="minorEastAsia"/>
      <w:b/>
      <w:bCs/>
      <w:i w:val="0"/>
      <w:color w:val="808080" w:themeColor="background1" w:themeShade="80"/>
      <w:sz w:val="20"/>
      <w:szCs w:val="20"/>
    </w:rPr>
  </w:style>
  <w:style w:type="paragraph" w:styleId="Revision">
    <w:name w:val="Revision"/>
    <w:hidden/>
    <w:uiPriority w:val="99"/>
    <w:semiHidden/>
    <w:rsid w:val="001D2A71"/>
    <w:pPr>
      <w:spacing w:after="0" w:line="240" w:lineRule="auto"/>
    </w:pPr>
    <w:rPr>
      <w:rFonts w:eastAsiaTheme="minorEastAsia"/>
    </w:rPr>
  </w:style>
  <w:style w:type="paragraph" w:customStyle="1" w:styleId="Default">
    <w:name w:val="Default"/>
    <w:rsid w:val="00CC4F0B"/>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ED1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848211">
      <w:bodyDiv w:val="1"/>
      <w:marLeft w:val="0"/>
      <w:marRight w:val="0"/>
      <w:marTop w:val="0"/>
      <w:marBottom w:val="0"/>
      <w:divBdr>
        <w:top w:val="none" w:sz="0" w:space="0" w:color="auto"/>
        <w:left w:val="none" w:sz="0" w:space="0" w:color="auto"/>
        <w:bottom w:val="none" w:sz="0" w:space="0" w:color="auto"/>
        <w:right w:val="none" w:sz="0" w:space="0" w:color="auto"/>
      </w:divBdr>
    </w:div>
    <w:div w:id="989557687">
      <w:bodyDiv w:val="1"/>
      <w:marLeft w:val="0"/>
      <w:marRight w:val="0"/>
      <w:marTop w:val="0"/>
      <w:marBottom w:val="0"/>
      <w:divBdr>
        <w:top w:val="none" w:sz="0" w:space="0" w:color="auto"/>
        <w:left w:val="none" w:sz="0" w:space="0" w:color="auto"/>
        <w:bottom w:val="none" w:sz="0" w:space="0" w:color="auto"/>
        <w:right w:val="none" w:sz="0" w:space="0" w:color="auto"/>
      </w:divBdr>
    </w:div>
    <w:div w:id="1018628264">
      <w:bodyDiv w:val="1"/>
      <w:marLeft w:val="0"/>
      <w:marRight w:val="0"/>
      <w:marTop w:val="0"/>
      <w:marBottom w:val="0"/>
      <w:divBdr>
        <w:top w:val="none" w:sz="0" w:space="0" w:color="auto"/>
        <w:left w:val="none" w:sz="0" w:space="0" w:color="auto"/>
        <w:bottom w:val="none" w:sz="0" w:space="0" w:color="auto"/>
        <w:right w:val="none" w:sz="0" w:space="0" w:color="auto"/>
      </w:divBdr>
    </w:div>
    <w:div w:id="1846632231">
      <w:bodyDiv w:val="1"/>
      <w:marLeft w:val="0"/>
      <w:marRight w:val="0"/>
      <w:marTop w:val="0"/>
      <w:marBottom w:val="0"/>
      <w:divBdr>
        <w:top w:val="none" w:sz="0" w:space="0" w:color="auto"/>
        <w:left w:val="none" w:sz="0" w:space="0" w:color="auto"/>
        <w:bottom w:val="none" w:sz="0" w:space="0" w:color="auto"/>
        <w:right w:val="none" w:sz="0" w:space="0" w:color="auto"/>
      </w:divBdr>
    </w:div>
    <w:div w:id="194183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www.SAM.gov" TargetMode="External"/><Relationship Id="rId26" Type="http://schemas.openxmlformats.org/officeDocument/2006/relationships/footer" Target="footer8.xml"/><Relationship Id="rId39" Type="http://schemas.openxmlformats.org/officeDocument/2006/relationships/hyperlink" Target="https://www.sam.gov/SAM/" TargetMode="External"/><Relationship Id="rId21" Type="http://schemas.openxmlformats.org/officeDocument/2006/relationships/footer" Target="footer5.xml"/><Relationship Id="rId34" Type="http://schemas.openxmlformats.org/officeDocument/2006/relationships/header" Target="header10.xml"/><Relationship Id="rId42" Type="http://schemas.openxmlformats.org/officeDocument/2006/relationships/hyperlink" Target="mailto:Rebecca.Gaba@va.gov" TargetMode="External"/><Relationship Id="rId47" Type="http://schemas.openxmlformats.org/officeDocument/2006/relationships/hyperlink" Target="http://www.sam.gov" TargetMode="External"/><Relationship Id="rId50" Type="http://schemas.openxmlformats.org/officeDocument/2006/relationships/hyperlink" Target="https://www.govinfo.gov/link/plaw/115/public/232?link-type=html" TargetMode="External"/><Relationship Id="rId55" Type="http://schemas.openxmlformats.org/officeDocument/2006/relationships/footer" Target="footer14.xml"/><Relationship Id="rId7" Type="http://schemas.openxmlformats.org/officeDocument/2006/relationships/hyperlink" Target="https://dvagov-my.sharepoint.com/personal/rebecca_gaba_va_gov/Documents/CONTRACTS/VISN%20CONTRACTS/VISN22%20REFERENCE%20LAB%20TESTING/RFP/S02%20RFP%2036C26226R0001%20REFERENCE%20LAB%20TESTING%20OGC.docx" TargetMode="External"/><Relationship Id="rId12" Type="http://schemas.openxmlformats.org/officeDocument/2006/relationships/footer" Target="footer2.xml"/><Relationship Id="rId17" Type="http://schemas.openxmlformats.org/officeDocument/2006/relationships/hyperlink" Target="http://www.tungsten-network.com/customer-campaigns/veterans-affairs/" TargetMode="Externa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yperlink" Target="https://assist.dla.mil/feedback" TargetMode="External"/><Relationship Id="rId46" Type="http://schemas.openxmlformats.org/officeDocument/2006/relationships/hyperlink" Target="https://www.sam.gov" TargetMode="External"/><Relationship Id="rId59"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www.hl7.org/" TargetMode="External"/><Relationship Id="rId20" Type="http://schemas.openxmlformats.org/officeDocument/2006/relationships/footer" Target="footer4.xml"/><Relationship Id="rId29" Type="http://schemas.openxmlformats.org/officeDocument/2006/relationships/hyperlink" Target="https://www.vaoig.gov/hotline/online-forms" TargetMode="External"/><Relationship Id="rId41" Type="http://schemas.openxmlformats.org/officeDocument/2006/relationships/hyperlink" Target="mailto:Kevin.Ceponis@va.gov" TargetMode="External"/><Relationship Id="rId54"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footer" Target="footer10.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hyperlink" Target="https://www.sam.gov" TargetMode="External"/><Relationship Id="rId53" Type="http://schemas.openxmlformats.org/officeDocument/2006/relationships/header" Target="header12.xm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Kevin.Ceponis@va.gov" TargetMode="External"/><Relationship Id="rId23" Type="http://schemas.openxmlformats.org/officeDocument/2006/relationships/header" Target="header5.xml"/><Relationship Id="rId28" Type="http://schemas.openxmlformats.org/officeDocument/2006/relationships/footer" Target="footer9.xml"/><Relationship Id="rId36" Type="http://schemas.openxmlformats.org/officeDocument/2006/relationships/hyperlink" Target="https://assist.dla.mil" TargetMode="External"/><Relationship Id="rId49" Type="http://schemas.openxmlformats.org/officeDocument/2006/relationships/hyperlink" Target="https://www.treasury.gov/resource-center/sanctions/SDN-List/Pages/default.aspx" TargetMode="External"/><Relationship Id="rId57" Type="http://schemas.openxmlformats.org/officeDocument/2006/relationships/footer" Target="footer15.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header" Target="header9.xml"/><Relationship Id="rId44" Type="http://schemas.openxmlformats.org/officeDocument/2006/relationships/hyperlink" Target="https://www.sam.gov" TargetMode="External"/><Relationship Id="rId52" Type="http://schemas.openxmlformats.org/officeDocument/2006/relationships/header" Target="header11.xm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yperlink" Target="mailto:Rebecca.Gaba@va.gov" TargetMode="External"/><Relationship Id="rId48" Type="http://schemas.openxmlformats.org/officeDocument/2006/relationships/hyperlink" Target="mailto:CISADA106@state.gov" TargetMode="External"/><Relationship Id="rId56" Type="http://schemas.openxmlformats.org/officeDocument/2006/relationships/header" Target="header13.xml"/><Relationship Id="rId8" Type="http://schemas.openxmlformats.org/officeDocument/2006/relationships/hyperlink" Target="https://dvagov-my.sharepoint.com/personal/rebecca_gaba_va_gov/Documents/CONTRACTS/VISN%20CONTRACTS/VISN22%20REFERENCE%20LAB%20TESTING/RFP/S02%20RFP%2036C26226R0001%20REFERENCE%20LAB%20TESTING%20OGC.docx" TargetMode="External"/><Relationship Id="rId51" Type="http://schemas.openxmlformats.org/officeDocument/2006/relationships/hyperlink" Target="https://www.sam.gov/"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31168</Words>
  <Characters>174854</Characters>
  <Application>Microsoft Office Word</Application>
  <DocSecurity>0</DocSecurity>
  <Lines>3238</Lines>
  <Paragraphs>1572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Gaba, Rebecca D.</dc:creator>
  <cp:keywords/>
  <dc:description/>
  <cp:lastModifiedBy>Gaba, Rebecca D.</cp:lastModifiedBy>
  <cp:revision>2</cp:revision>
  <dcterms:created xsi:type="dcterms:W3CDTF">2026-01-06T21:28:00Z</dcterms:created>
  <dcterms:modified xsi:type="dcterms:W3CDTF">2026-01-06T21:28:00Z</dcterms:modified>
</cp:coreProperties>
</file>